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AA88" w14:textId="77777777" w:rsidR="00CB2FF0" w:rsidRPr="005D40D0" w:rsidRDefault="00000000">
      <w:pPr>
        <w:spacing w:line="641" w:lineRule="exact"/>
        <w:ind w:left="68" w:right="569"/>
        <w:jc w:val="center"/>
        <w:rPr>
          <w:rFonts w:eastAsia="標楷體"/>
          <w:b/>
          <w:sz w:val="44"/>
        </w:rPr>
      </w:pPr>
      <w:r w:rsidRPr="005D40D0">
        <w:rPr>
          <w:rFonts w:eastAsia="標楷體"/>
          <w:b/>
          <w:spacing w:val="-5"/>
          <w:sz w:val="44"/>
        </w:rPr>
        <w:t>東海大學資訊管理研究所</w:t>
      </w:r>
    </w:p>
    <w:p w14:paraId="2C15DDB4" w14:textId="77777777" w:rsidR="00CB2FF0" w:rsidRPr="005D40D0" w:rsidRDefault="00000000">
      <w:pPr>
        <w:spacing w:line="796" w:lineRule="exact"/>
        <w:ind w:left="68" w:right="570"/>
        <w:jc w:val="center"/>
        <w:rPr>
          <w:rFonts w:eastAsia="標楷體"/>
          <w:b/>
          <w:sz w:val="44"/>
        </w:rPr>
      </w:pPr>
      <w:r w:rsidRPr="005D40D0">
        <w:rPr>
          <w:rFonts w:eastAsia="標楷體"/>
          <w:b/>
          <w:spacing w:val="-5"/>
          <w:sz w:val="44"/>
        </w:rPr>
        <w:t>碩士學位論文</w:t>
      </w:r>
    </w:p>
    <w:p w14:paraId="5DE70201" w14:textId="77777777" w:rsidR="00CB2FF0" w:rsidRPr="005D40D0" w:rsidRDefault="00CB2FF0">
      <w:pPr>
        <w:pStyle w:val="a3"/>
        <w:rPr>
          <w:rFonts w:eastAsia="標楷體"/>
          <w:b/>
          <w:sz w:val="44"/>
        </w:rPr>
      </w:pPr>
    </w:p>
    <w:p w14:paraId="0244C260" w14:textId="77777777" w:rsidR="00CB2FF0" w:rsidRPr="005D40D0" w:rsidRDefault="00CB2FF0">
      <w:pPr>
        <w:pStyle w:val="a3"/>
        <w:rPr>
          <w:rFonts w:eastAsia="標楷體"/>
          <w:b/>
          <w:sz w:val="44"/>
        </w:rPr>
      </w:pPr>
    </w:p>
    <w:p w14:paraId="22E18078" w14:textId="77777777" w:rsidR="00CB2FF0" w:rsidRPr="005D40D0" w:rsidRDefault="00CB2FF0">
      <w:pPr>
        <w:pStyle w:val="a3"/>
        <w:spacing w:before="517"/>
        <w:rPr>
          <w:rFonts w:eastAsia="標楷體"/>
          <w:b/>
          <w:sz w:val="44"/>
        </w:rPr>
      </w:pPr>
    </w:p>
    <w:p w14:paraId="400A39C9" w14:textId="77777777" w:rsidR="00CB2FF0" w:rsidRPr="005D40D0" w:rsidRDefault="00000000">
      <w:pPr>
        <w:ind w:left="68" w:right="567"/>
        <w:jc w:val="center"/>
        <w:rPr>
          <w:rFonts w:eastAsia="標楷體"/>
          <w:b/>
          <w:sz w:val="40"/>
        </w:rPr>
      </w:pPr>
      <w:r w:rsidRPr="005D40D0">
        <w:rPr>
          <w:rFonts w:eastAsia="標楷體"/>
          <w:b/>
          <w:spacing w:val="-3"/>
          <w:sz w:val="40"/>
        </w:rPr>
        <w:t>應用雲端平台於複合式寵物醫院之資訊系統</w:t>
      </w:r>
    </w:p>
    <w:p w14:paraId="6357BBB8" w14:textId="77777777" w:rsidR="00CB2FF0" w:rsidRPr="005D40D0" w:rsidRDefault="00000000">
      <w:pPr>
        <w:spacing w:before="163" w:line="470" w:lineRule="auto"/>
        <w:ind w:left="68" w:right="564"/>
        <w:jc w:val="center"/>
        <w:rPr>
          <w:rFonts w:eastAsia="標楷體"/>
          <w:b/>
          <w:sz w:val="32"/>
        </w:rPr>
      </w:pPr>
      <w:r w:rsidRPr="005D40D0">
        <w:rPr>
          <w:rFonts w:eastAsia="標楷體"/>
          <w:b/>
          <w:sz w:val="32"/>
        </w:rPr>
        <w:t>Applying</w:t>
      </w:r>
      <w:r w:rsidRPr="005D40D0">
        <w:rPr>
          <w:rFonts w:eastAsia="標楷體"/>
          <w:b/>
          <w:spacing w:val="-4"/>
          <w:sz w:val="32"/>
        </w:rPr>
        <w:t xml:space="preserve"> </w:t>
      </w:r>
      <w:r w:rsidRPr="005D40D0">
        <w:rPr>
          <w:rFonts w:eastAsia="標楷體"/>
          <w:b/>
          <w:sz w:val="32"/>
        </w:rPr>
        <w:t>the</w:t>
      </w:r>
      <w:r w:rsidRPr="005D40D0">
        <w:rPr>
          <w:rFonts w:eastAsia="標楷體"/>
          <w:b/>
          <w:spacing w:val="-3"/>
          <w:sz w:val="32"/>
        </w:rPr>
        <w:t xml:space="preserve"> </w:t>
      </w:r>
      <w:r w:rsidRPr="005D40D0">
        <w:rPr>
          <w:rFonts w:eastAsia="標楷體"/>
          <w:b/>
          <w:sz w:val="32"/>
        </w:rPr>
        <w:t>Cloud</w:t>
      </w:r>
      <w:r w:rsidRPr="005D40D0">
        <w:rPr>
          <w:rFonts w:eastAsia="標楷體"/>
          <w:b/>
          <w:spacing w:val="-5"/>
          <w:sz w:val="32"/>
        </w:rPr>
        <w:t xml:space="preserve"> </w:t>
      </w:r>
      <w:r w:rsidRPr="005D40D0">
        <w:rPr>
          <w:rFonts w:eastAsia="標楷體"/>
          <w:b/>
          <w:sz w:val="32"/>
        </w:rPr>
        <w:t>Platform</w:t>
      </w:r>
      <w:r w:rsidRPr="005D40D0">
        <w:rPr>
          <w:rFonts w:eastAsia="標楷體"/>
          <w:b/>
          <w:spacing w:val="-7"/>
          <w:sz w:val="32"/>
        </w:rPr>
        <w:t xml:space="preserve"> </w:t>
      </w:r>
      <w:r w:rsidRPr="005D40D0">
        <w:rPr>
          <w:rFonts w:eastAsia="標楷體"/>
          <w:b/>
          <w:sz w:val="32"/>
        </w:rPr>
        <w:t>to</w:t>
      </w:r>
      <w:r w:rsidRPr="005D40D0">
        <w:rPr>
          <w:rFonts w:eastAsia="標楷體"/>
          <w:b/>
          <w:spacing w:val="-3"/>
          <w:sz w:val="32"/>
        </w:rPr>
        <w:t xml:space="preserve"> </w:t>
      </w:r>
      <w:r w:rsidRPr="005D40D0">
        <w:rPr>
          <w:rFonts w:eastAsia="標楷體"/>
          <w:b/>
          <w:sz w:val="32"/>
        </w:rPr>
        <w:t>the</w:t>
      </w:r>
      <w:r w:rsidRPr="005D40D0">
        <w:rPr>
          <w:rFonts w:eastAsia="標楷體"/>
          <w:b/>
          <w:spacing w:val="-5"/>
          <w:sz w:val="32"/>
        </w:rPr>
        <w:t xml:space="preserve"> </w:t>
      </w:r>
      <w:r w:rsidRPr="005D40D0">
        <w:rPr>
          <w:rFonts w:eastAsia="標楷體"/>
          <w:b/>
          <w:sz w:val="32"/>
        </w:rPr>
        <w:t>Information</w:t>
      </w:r>
      <w:r w:rsidRPr="005D40D0">
        <w:rPr>
          <w:rFonts w:eastAsia="標楷體"/>
          <w:b/>
          <w:spacing w:val="-5"/>
          <w:sz w:val="32"/>
        </w:rPr>
        <w:t xml:space="preserve"> </w:t>
      </w:r>
      <w:r w:rsidRPr="005D40D0">
        <w:rPr>
          <w:rFonts w:eastAsia="標楷體"/>
          <w:b/>
          <w:sz w:val="32"/>
        </w:rPr>
        <w:t>System</w:t>
      </w:r>
      <w:r w:rsidRPr="005D40D0">
        <w:rPr>
          <w:rFonts w:eastAsia="標楷體"/>
          <w:b/>
          <w:spacing w:val="-7"/>
          <w:sz w:val="32"/>
        </w:rPr>
        <w:t xml:space="preserve"> </w:t>
      </w:r>
      <w:r w:rsidRPr="005D40D0">
        <w:rPr>
          <w:rFonts w:eastAsia="標楷體"/>
          <w:b/>
          <w:sz w:val="32"/>
        </w:rPr>
        <w:t>for Compound Veterinary Hospital</w:t>
      </w:r>
    </w:p>
    <w:p w14:paraId="37C96AAB" w14:textId="77777777" w:rsidR="00CB2FF0" w:rsidRPr="005D40D0" w:rsidRDefault="00CB2FF0">
      <w:pPr>
        <w:pStyle w:val="a3"/>
        <w:rPr>
          <w:rFonts w:eastAsia="標楷體"/>
          <w:b/>
          <w:sz w:val="20"/>
        </w:rPr>
      </w:pPr>
    </w:p>
    <w:p w14:paraId="450E0062" w14:textId="77777777" w:rsidR="00CB2FF0" w:rsidRPr="005D40D0" w:rsidRDefault="00CB2FF0">
      <w:pPr>
        <w:pStyle w:val="a3"/>
        <w:rPr>
          <w:rFonts w:eastAsia="標楷體"/>
          <w:b/>
          <w:sz w:val="20"/>
        </w:rPr>
      </w:pPr>
    </w:p>
    <w:p w14:paraId="45317669" w14:textId="77777777" w:rsidR="00CB2FF0" w:rsidRPr="005D40D0" w:rsidRDefault="00CB2FF0">
      <w:pPr>
        <w:pStyle w:val="a3"/>
        <w:rPr>
          <w:rFonts w:eastAsia="標楷體"/>
          <w:b/>
          <w:sz w:val="20"/>
        </w:rPr>
      </w:pPr>
    </w:p>
    <w:p w14:paraId="15986693" w14:textId="77777777" w:rsidR="00CB2FF0" w:rsidRPr="005D40D0" w:rsidRDefault="00CB2FF0">
      <w:pPr>
        <w:pStyle w:val="a3"/>
        <w:rPr>
          <w:rFonts w:eastAsia="標楷體"/>
          <w:b/>
          <w:sz w:val="20"/>
        </w:rPr>
      </w:pPr>
    </w:p>
    <w:p w14:paraId="12A3D35F" w14:textId="77777777" w:rsidR="00CB2FF0" w:rsidRPr="005D40D0" w:rsidRDefault="00CB2FF0">
      <w:pPr>
        <w:pStyle w:val="a3"/>
        <w:rPr>
          <w:rFonts w:eastAsia="標楷體"/>
          <w:b/>
          <w:sz w:val="20"/>
        </w:rPr>
      </w:pPr>
    </w:p>
    <w:p w14:paraId="31F09F4E" w14:textId="77777777" w:rsidR="00CB2FF0" w:rsidRPr="005D40D0" w:rsidRDefault="00CB2FF0">
      <w:pPr>
        <w:pStyle w:val="a3"/>
        <w:spacing w:before="17"/>
        <w:rPr>
          <w:rFonts w:eastAsia="標楷體"/>
          <w:b/>
          <w:sz w:val="20"/>
        </w:rPr>
      </w:pPr>
    </w:p>
    <w:tbl>
      <w:tblPr>
        <w:tblStyle w:val="TableNormal"/>
        <w:tblW w:w="0" w:type="auto"/>
        <w:tblInd w:w="1789" w:type="dxa"/>
        <w:tblLayout w:type="fixed"/>
        <w:tblLook w:val="01E0" w:firstRow="1" w:lastRow="1" w:firstColumn="1" w:lastColumn="1" w:noHBand="0" w:noVBand="0"/>
      </w:tblPr>
      <w:tblGrid>
        <w:gridCol w:w="2858"/>
        <w:gridCol w:w="669"/>
        <w:gridCol w:w="669"/>
        <w:gridCol w:w="1050"/>
      </w:tblGrid>
      <w:tr w:rsidR="00CB2FF0" w:rsidRPr="005D40D0" w14:paraId="09468BD9" w14:textId="77777777">
        <w:trPr>
          <w:trHeight w:val="579"/>
        </w:trPr>
        <w:tc>
          <w:tcPr>
            <w:tcW w:w="2858" w:type="dxa"/>
          </w:tcPr>
          <w:p w14:paraId="771C4B39" w14:textId="77777777" w:rsidR="00CB2FF0" w:rsidRPr="005D40D0" w:rsidRDefault="00000000">
            <w:pPr>
              <w:pStyle w:val="TableParagraph"/>
              <w:spacing w:before="0" w:line="560" w:lineRule="exact"/>
              <w:ind w:left="0" w:right="131"/>
              <w:jc w:val="right"/>
              <w:rPr>
                <w:rFonts w:eastAsia="標楷體"/>
                <w:b/>
                <w:sz w:val="44"/>
              </w:rPr>
            </w:pPr>
            <w:r w:rsidRPr="005D40D0">
              <w:rPr>
                <w:rFonts w:eastAsia="標楷體"/>
                <w:b/>
                <w:spacing w:val="-1"/>
                <w:sz w:val="44"/>
              </w:rPr>
              <w:t>指導教授：陳</w:t>
            </w:r>
          </w:p>
        </w:tc>
        <w:tc>
          <w:tcPr>
            <w:tcW w:w="669" w:type="dxa"/>
          </w:tcPr>
          <w:p w14:paraId="137ECC63" w14:textId="77777777" w:rsidR="00CB2FF0" w:rsidRPr="005D40D0" w:rsidRDefault="00000000">
            <w:pPr>
              <w:pStyle w:val="TableParagraph"/>
              <w:spacing w:before="0" w:line="560" w:lineRule="exact"/>
              <w:ind w:left="0" w:right="33"/>
              <w:jc w:val="center"/>
              <w:rPr>
                <w:rFonts w:eastAsia="標楷體"/>
                <w:b/>
                <w:sz w:val="44"/>
              </w:rPr>
            </w:pPr>
            <w:r w:rsidRPr="005D40D0">
              <w:rPr>
                <w:rFonts w:eastAsia="標楷體"/>
                <w:b/>
                <w:spacing w:val="-10"/>
                <w:sz w:val="44"/>
              </w:rPr>
              <w:t>澤</w:t>
            </w:r>
          </w:p>
        </w:tc>
        <w:tc>
          <w:tcPr>
            <w:tcW w:w="669" w:type="dxa"/>
          </w:tcPr>
          <w:p w14:paraId="02739D0D" w14:textId="77777777" w:rsidR="00CB2FF0" w:rsidRPr="005D40D0" w:rsidRDefault="00000000">
            <w:pPr>
              <w:pStyle w:val="TableParagraph"/>
              <w:spacing w:before="0" w:line="560" w:lineRule="exact"/>
              <w:ind w:left="0" w:right="48"/>
              <w:jc w:val="center"/>
              <w:rPr>
                <w:rFonts w:eastAsia="標楷體"/>
                <w:b/>
                <w:sz w:val="44"/>
              </w:rPr>
            </w:pPr>
            <w:r w:rsidRPr="005D40D0">
              <w:rPr>
                <w:rFonts w:eastAsia="標楷體"/>
                <w:b/>
                <w:spacing w:val="-10"/>
                <w:sz w:val="44"/>
              </w:rPr>
              <w:t>雄</w:t>
            </w:r>
          </w:p>
        </w:tc>
        <w:tc>
          <w:tcPr>
            <w:tcW w:w="1050" w:type="dxa"/>
          </w:tcPr>
          <w:p w14:paraId="285CC035" w14:textId="77777777" w:rsidR="00CB2FF0" w:rsidRPr="005D40D0" w:rsidRDefault="00000000">
            <w:pPr>
              <w:pStyle w:val="TableParagraph"/>
              <w:spacing w:before="0" w:line="560" w:lineRule="exact"/>
              <w:ind w:left="78"/>
              <w:rPr>
                <w:rFonts w:eastAsia="標楷體"/>
                <w:b/>
                <w:sz w:val="44"/>
              </w:rPr>
            </w:pPr>
            <w:r w:rsidRPr="005D40D0">
              <w:rPr>
                <w:rFonts w:eastAsia="標楷體"/>
                <w:b/>
                <w:spacing w:val="-6"/>
                <w:sz w:val="44"/>
              </w:rPr>
              <w:t>博士</w:t>
            </w:r>
          </w:p>
        </w:tc>
      </w:tr>
      <w:tr w:rsidR="00CB2FF0" w:rsidRPr="005D40D0" w14:paraId="078E115B" w14:textId="77777777">
        <w:trPr>
          <w:trHeight w:val="720"/>
        </w:trPr>
        <w:tc>
          <w:tcPr>
            <w:tcW w:w="2858" w:type="dxa"/>
          </w:tcPr>
          <w:p w14:paraId="726FBF19" w14:textId="77777777" w:rsidR="00CB2FF0" w:rsidRPr="005D40D0" w:rsidRDefault="00000000">
            <w:pPr>
              <w:pStyle w:val="TableParagraph"/>
              <w:spacing w:before="0" w:line="700" w:lineRule="exact"/>
              <w:ind w:left="0" w:right="95"/>
              <w:jc w:val="right"/>
              <w:rPr>
                <w:rFonts w:eastAsia="標楷體"/>
                <w:b/>
                <w:sz w:val="44"/>
              </w:rPr>
            </w:pPr>
            <w:r w:rsidRPr="005D40D0">
              <w:rPr>
                <w:rFonts w:eastAsia="標楷體"/>
                <w:b/>
                <w:spacing w:val="-10"/>
                <w:sz w:val="44"/>
              </w:rPr>
              <w:t>黃</w:t>
            </w:r>
          </w:p>
        </w:tc>
        <w:tc>
          <w:tcPr>
            <w:tcW w:w="669" w:type="dxa"/>
          </w:tcPr>
          <w:p w14:paraId="440315EC" w14:textId="77777777" w:rsidR="00CB2FF0" w:rsidRPr="005D40D0" w:rsidRDefault="00000000">
            <w:pPr>
              <w:pStyle w:val="TableParagraph"/>
              <w:spacing w:before="0" w:line="700" w:lineRule="exact"/>
              <w:ind w:left="69" w:right="48"/>
              <w:jc w:val="center"/>
              <w:rPr>
                <w:rFonts w:eastAsia="標楷體"/>
                <w:b/>
                <w:sz w:val="44"/>
              </w:rPr>
            </w:pPr>
            <w:r w:rsidRPr="005D40D0">
              <w:rPr>
                <w:rFonts w:eastAsia="標楷體"/>
                <w:b/>
                <w:spacing w:val="-10"/>
                <w:sz w:val="44"/>
              </w:rPr>
              <w:t>愉</w:t>
            </w:r>
          </w:p>
        </w:tc>
        <w:tc>
          <w:tcPr>
            <w:tcW w:w="669" w:type="dxa"/>
          </w:tcPr>
          <w:p w14:paraId="456CD1AE" w14:textId="77777777" w:rsidR="00CB2FF0" w:rsidRPr="005D40D0" w:rsidRDefault="00000000">
            <w:pPr>
              <w:pStyle w:val="TableParagraph"/>
              <w:spacing w:before="0" w:line="700" w:lineRule="exact"/>
              <w:ind w:left="66" w:right="58"/>
              <w:jc w:val="center"/>
              <w:rPr>
                <w:rFonts w:eastAsia="標楷體"/>
                <w:b/>
                <w:sz w:val="44"/>
              </w:rPr>
            </w:pPr>
            <w:r w:rsidRPr="005D40D0">
              <w:rPr>
                <w:rFonts w:eastAsia="標楷體"/>
                <w:b/>
                <w:spacing w:val="-10"/>
                <w:sz w:val="44"/>
              </w:rPr>
              <w:t>閔</w:t>
            </w:r>
          </w:p>
        </w:tc>
        <w:tc>
          <w:tcPr>
            <w:tcW w:w="1050" w:type="dxa"/>
          </w:tcPr>
          <w:p w14:paraId="7AB4DCF8" w14:textId="77777777" w:rsidR="00CB2FF0" w:rsidRPr="005D40D0" w:rsidRDefault="00000000">
            <w:pPr>
              <w:pStyle w:val="TableParagraph"/>
              <w:spacing w:before="0" w:line="700" w:lineRule="exact"/>
              <w:ind w:left="115"/>
              <w:rPr>
                <w:rFonts w:eastAsia="標楷體"/>
                <w:b/>
                <w:sz w:val="44"/>
              </w:rPr>
            </w:pPr>
            <w:r w:rsidRPr="005D40D0">
              <w:rPr>
                <w:rFonts w:eastAsia="標楷體"/>
                <w:b/>
                <w:spacing w:val="-6"/>
                <w:sz w:val="44"/>
              </w:rPr>
              <w:t>博士</w:t>
            </w:r>
          </w:p>
        </w:tc>
      </w:tr>
      <w:tr w:rsidR="00CB2FF0" w:rsidRPr="005D40D0" w14:paraId="043200EA" w14:textId="77777777">
        <w:trPr>
          <w:trHeight w:val="579"/>
        </w:trPr>
        <w:tc>
          <w:tcPr>
            <w:tcW w:w="2858" w:type="dxa"/>
          </w:tcPr>
          <w:p w14:paraId="703C7BE4" w14:textId="77777777" w:rsidR="00CB2FF0" w:rsidRPr="005D40D0" w:rsidRDefault="00000000">
            <w:pPr>
              <w:pStyle w:val="TableParagraph"/>
              <w:spacing w:before="0" w:line="560" w:lineRule="exact"/>
              <w:ind w:left="0" w:right="104"/>
              <w:jc w:val="right"/>
              <w:rPr>
                <w:rFonts w:eastAsia="標楷體"/>
                <w:b/>
                <w:sz w:val="44"/>
              </w:rPr>
            </w:pPr>
            <w:r w:rsidRPr="005D40D0">
              <w:rPr>
                <w:rFonts w:eastAsia="標楷體"/>
                <w:b/>
                <w:sz w:val="44"/>
              </w:rPr>
              <w:t>研</w:t>
            </w:r>
            <w:r w:rsidRPr="005D40D0">
              <w:rPr>
                <w:rFonts w:eastAsia="標楷體"/>
                <w:b/>
                <w:spacing w:val="57"/>
                <w:w w:val="150"/>
                <w:sz w:val="44"/>
              </w:rPr>
              <w:t xml:space="preserve"> </w:t>
            </w:r>
            <w:r w:rsidRPr="005D40D0">
              <w:rPr>
                <w:rFonts w:eastAsia="標楷體"/>
                <w:b/>
                <w:sz w:val="44"/>
              </w:rPr>
              <w:t>究</w:t>
            </w:r>
            <w:r w:rsidRPr="005D40D0">
              <w:rPr>
                <w:rFonts w:eastAsia="標楷體"/>
                <w:b/>
                <w:spacing w:val="54"/>
                <w:w w:val="150"/>
                <w:sz w:val="44"/>
              </w:rPr>
              <w:t xml:space="preserve"> </w:t>
            </w:r>
            <w:r w:rsidRPr="005D40D0">
              <w:rPr>
                <w:rFonts w:eastAsia="標楷體"/>
                <w:b/>
                <w:spacing w:val="4"/>
                <w:sz w:val="44"/>
              </w:rPr>
              <w:t>生：許</w:t>
            </w:r>
          </w:p>
        </w:tc>
        <w:tc>
          <w:tcPr>
            <w:tcW w:w="669" w:type="dxa"/>
          </w:tcPr>
          <w:p w14:paraId="5B69BDA2" w14:textId="77777777" w:rsidR="00CB2FF0" w:rsidRPr="005D40D0" w:rsidRDefault="00000000">
            <w:pPr>
              <w:pStyle w:val="TableParagraph"/>
              <w:spacing w:before="0" w:line="560" w:lineRule="exact"/>
              <w:ind w:left="45"/>
              <w:jc w:val="center"/>
              <w:rPr>
                <w:rFonts w:eastAsia="標楷體"/>
                <w:b/>
                <w:sz w:val="44"/>
              </w:rPr>
            </w:pPr>
            <w:r w:rsidRPr="005D40D0">
              <w:rPr>
                <w:rFonts w:eastAsia="標楷體"/>
                <w:b/>
                <w:spacing w:val="-10"/>
                <w:sz w:val="44"/>
              </w:rPr>
              <w:t>哲</w:t>
            </w:r>
          </w:p>
        </w:tc>
        <w:tc>
          <w:tcPr>
            <w:tcW w:w="669" w:type="dxa"/>
          </w:tcPr>
          <w:p w14:paraId="029CC799" w14:textId="77777777" w:rsidR="00CB2FF0" w:rsidRPr="005D40D0" w:rsidRDefault="00000000">
            <w:pPr>
              <w:pStyle w:val="TableParagraph"/>
              <w:spacing w:before="0" w:line="560" w:lineRule="exact"/>
              <w:ind w:left="66"/>
              <w:jc w:val="center"/>
              <w:rPr>
                <w:rFonts w:eastAsia="標楷體"/>
                <w:b/>
                <w:sz w:val="44"/>
              </w:rPr>
            </w:pPr>
            <w:r w:rsidRPr="005D40D0">
              <w:rPr>
                <w:rFonts w:eastAsia="標楷體"/>
                <w:b/>
                <w:spacing w:val="-10"/>
                <w:sz w:val="44"/>
              </w:rPr>
              <w:t>駿</w:t>
            </w:r>
          </w:p>
        </w:tc>
        <w:tc>
          <w:tcPr>
            <w:tcW w:w="1050" w:type="dxa"/>
          </w:tcPr>
          <w:p w14:paraId="53A1E098" w14:textId="77777777" w:rsidR="00CB2FF0" w:rsidRPr="005D40D0" w:rsidRDefault="00000000">
            <w:pPr>
              <w:pStyle w:val="TableParagraph"/>
              <w:spacing w:before="0" w:line="560" w:lineRule="exact"/>
              <w:ind w:left="151"/>
              <w:rPr>
                <w:rFonts w:eastAsia="標楷體"/>
                <w:b/>
                <w:sz w:val="44"/>
              </w:rPr>
            </w:pPr>
            <w:r w:rsidRPr="005D40D0">
              <w:rPr>
                <w:rFonts w:eastAsia="標楷體"/>
                <w:b/>
                <w:spacing w:val="-10"/>
                <w:sz w:val="44"/>
              </w:rPr>
              <w:t>撰</w:t>
            </w:r>
          </w:p>
        </w:tc>
      </w:tr>
    </w:tbl>
    <w:p w14:paraId="0D59C563" w14:textId="77777777" w:rsidR="00CB2FF0" w:rsidRPr="005D40D0" w:rsidRDefault="00CB2FF0">
      <w:pPr>
        <w:spacing w:line="560" w:lineRule="exact"/>
        <w:rPr>
          <w:rFonts w:eastAsia="標楷體"/>
          <w:sz w:val="44"/>
        </w:rPr>
        <w:sectPr w:rsidR="00CB2FF0" w:rsidRPr="005D40D0">
          <w:footerReference w:type="default" r:id="rId7"/>
          <w:type w:val="continuous"/>
          <w:pgSz w:w="11910" w:h="16840"/>
          <w:pgMar w:top="1460" w:right="1180" w:bottom="2680" w:left="1680" w:header="0" w:footer="2495" w:gutter="0"/>
          <w:pgNumType w:start="1"/>
          <w:cols w:space="720"/>
        </w:sectPr>
      </w:pPr>
    </w:p>
    <w:p w14:paraId="47F6192B" w14:textId="77777777" w:rsidR="00CB2FF0" w:rsidRPr="005D40D0" w:rsidRDefault="00000000">
      <w:pPr>
        <w:spacing w:line="641" w:lineRule="exact"/>
        <w:ind w:left="68" w:right="569"/>
        <w:jc w:val="center"/>
        <w:rPr>
          <w:rFonts w:eastAsia="標楷體"/>
          <w:b/>
          <w:sz w:val="44"/>
        </w:rPr>
      </w:pPr>
      <w:r w:rsidRPr="005D40D0">
        <w:rPr>
          <w:rFonts w:eastAsia="標楷體"/>
          <w:b/>
          <w:spacing w:val="-5"/>
          <w:sz w:val="44"/>
        </w:rPr>
        <w:lastRenderedPageBreak/>
        <w:t>東海大學資訊管理研究所</w:t>
      </w:r>
    </w:p>
    <w:p w14:paraId="473054EC" w14:textId="77777777" w:rsidR="00CB2FF0" w:rsidRPr="005D40D0" w:rsidRDefault="00000000">
      <w:pPr>
        <w:spacing w:line="796" w:lineRule="exact"/>
        <w:ind w:left="68" w:right="570"/>
        <w:jc w:val="center"/>
        <w:rPr>
          <w:rFonts w:eastAsia="標楷體"/>
          <w:b/>
          <w:sz w:val="44"/>
        </w:rPr>
      </w:pPr>
      <w:r w:rsidRPr="005D40D0">
        <w:rPr>
          <w:rFonts w:eastAsia="標楷體"/>
          <w:b/>
          <w:spacing w:val="-5"/>
          <w:sz w:val="44"/>
        </w:rPr>
        <w:t>碩士學位論文</w:t>
      </w:r>
    </w:p>
    <w:p w14:paraId="2436B475" w14:textId="77777777" w:rsidR="00CB2FF0" w:rsidRPr="005D40D0" w:rsidRDefault="00CB2FF0">
      <w:pPr>
        <w:pStyle w:val="a3"/>
        <w:rPr>
          <w:rFonts w:eastAsia="標楷體"/>
          <w:b/>
          <w:sz w:val="44"/>
        </w:rPr>
      </w:pPr>
    </w:p>
    <w:p w14:paraId="61B5B45C" w14:textId="77777777" w:rsidR="00CB2FF0" w:rsidRPr="005D40D0" w:rsidRDefault="00CB2FF0">
      <w:pPr>
        <w:pStyle w:val="a3"/>
        <w:rPr>
          <w:rFonts w:eastAsia="標楷體"/>
          <w:b/>
          <w:sz w:val="44"/>
        </w:rPr>
      </w:pPr>
    </w:p>
    <w:p w14:paraId="12D50EAF" w14:textId="77777777" w:rsidR="00CB2FF0" w:rsidRPr="005D40D0" w:rsidRDefault="00CB2FF0">
      <w:pPr>
        <w:pStyle w:val="a3"/>
        <w:spacing w:before="517"/>
        <w:rPr>
          <w:rFonts w:eastAsia="標楷體"/>
          <w:b/>
          <w:sz w:val="44"/>
        </w:rPr>
      </w:pPr>
    </w:p>
    <w:p w14:paraId="12A0FA36" w14:textId="77777777" w:rsidR="00CB2FF0" w:rsidRPr="005D40D0" w:rsidRDefault="00000000">
      <w:pPr>
        <w:ind w:left="68" w:right="567"/>
        <w:jc w:val="center"/>
        <w:rPr>
          <w:rFonts w:eastAsia="標楷體"/>
          <w:b/>
          <w:sz w:val="40"/>
        </w:rPr>
      </w:pPr>
      <w:r w:rsidRPr="005D40D0">
        <w:rPr>
          <w:rFonts w:eastAsia="標楷體"/>
          <w:noProof/>
        </w:rPr>
        <w:drawing>
          <wp:anchor distT="0" distB="0" distL="0" distR="0" simplePos="0" relativeHeight="251596288" behindDoc="1" locked="0" layoutInCell="1" allowOverlap="1" wp14:anchorId="66FA041E" wp14:editId="207CD9DA">
            <wp:simplePos x="0" y="0"/>
            <wp:positionH relativeFrom="page">
              <wp:posOffset>1472550</wp:posOffset>
            </wp:positionH>
            <wp:positionV relativeFrom="paragraph">
              <wp:posOffset>-886007</wp:posOffset>
            </wp:positionV>
            <wp:extent cx="4628860" cy="4728872"/>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b/>
          <w:spacing w:val="-3"/>
          <w:sz w:val="40"/>
        </w:rPr>
        <w:t>應用雲端平台於複合式寵物醫院之資訊系統</w:t>
      </w:r>
    </w:p>
    <w:p w14:paraId="44ABAAA8" w14:textId="77777777" w:rsidR="00CB2FF0" w:rsidRPr="005D40D0" w:rsidRDefault="00000000">
      <w:pPr>
        <w:spacing w:before="163" w:line="470" w:lineRule="auto"/>
        <w:ind w:left="68" w:right="567"/>
        <w:jc w:val="center"/>
        <w:rPr>
          <w:rFonts w:eastAsia="標楷體"/>
          <w:b/>
          <w:sz w:val="32"/>
        </w:rPr>
      </w:pPr>
      <w:r w:rsidRPr="005D40D0">
        <w:rPr>
          <w:rFonts w:eastAsia="標楷體"/>
          <w:b/>
          <w:sz w:val="32"/>
        </w:rPr>
        <w:t>Applying</w:t>
      </w:r>
      <w:r w:rsidRPr="005D40D0">
        <w:rPr>
          <w:rFonts w:eastAsia="標楷體"/>
          <w:b/>
          <w:spacing w:val="-5"/>
          <w:sz w:val="32"/>
        </w:rPr>
        <w:t xml:space="preserve"> </w:t>
      </w:r>
      <w:r w:rsidRPr="005D40D0">
        <w:rPr>
          <w:rFonts w:eastAsia="標楷體"/>
          <w:b/>
          <w:sz w:val="32"/>
        </w:rPr>
        <w:t>the</w:t>
      </w:r>
      <w:r w:rsidRPr="005D40D0">
        <w:rPr>
          <w:rFonts w:eastAsia="標楷體"/>
          <w:b/>
          <w:spacing w:val="-3"/>
          <w:sz w:val="32"/>
        </w:rPr>
        <w:t xml:space="preserve"> </w:t>
      </w:r>
      <w:r w:rsidRPr="005D40D0">
        <w:rPr>
          <w:rFonts w:eastAsia="標楷體"/>
          <w:b/>
          <w:sz w:val="32"/>
        </w:rPr>
        <w:t>Cloud</w:t>
      </w:r>
      <w:r w:rsidRPr="005D40D0">
        <w:rPr>
          <w:rFonts w:eastAsia="標楷體"/>
          <w:b/>
          <w:spacing w:val="-6"/>
          <w:sz w:val="32"/>
        </w:rPr>
        <w:t xml:space="preserve"> </w:t>
      </w:r>
      <w:r w:rsidRPr="005D40D0">
        <w:rPr>
          <w:rFonts w:eastAsia="標楷體"/>
          <w:b/>
          <w:sz w:val="32"/>
        </w:rPr>
        <w:t>Platform</w:t>
      </w:r>
      <w:r w:rsidRPr="005D40D0">
        <w:rPr>
          <w:rFonts w:eastAsia="標楷體"/>
          <w:b/>
          <w:spacing w:val="-8"/>
          <w:sz w:val="32"/>
        </w:rPr>
        <w:t xml:space="preserve"> </w:t>
      </w:r>
      <w:r w:rsidRPr="005D40D0">
        <w:rPr>
          <w:rFonts w:eastAsia="標楷體"/>
          <w:b/>
          <w:sz w:val="32"/>
        </w:rPr>
        <w:t>to</w:t>
      </w:r>
      <w:r w:rsidRPr="005D40D0">
        <w:rPr>
          <w:rFonts w:eastAsia="標楷體"/>
          <w:b/>
          <w:spacing w:val="-3"/>
          <w:sz w:val="32"/>
        </w:rPr>
        <w:t xml:space="preserve"> </w:t>
      </w:r>
      <w:r w:rsidRPr="005D40D0">
        <w:rPr>
          <w:rFonts w:eastAsia="標楷體"/>
          <w:b/>
          <w:sz w:val="32"/>
        </w:rPr>
        <w:t>the</w:t>
      </w:r>
      <w:r w:rsidRPr="005D40D0">
        <w:rPr>
          <w:rFonts w:eastAsia="標楷體"/>
          <w:b/>
          <w:spacing w:val="-6"/>
          <w:sz w:val="32"/>
        </w:rPr>
        <w:t xml:space="preserve"> </w:t>
      </w:r>
      <w:r w:rsidRPr="005D40D0">
        <w:rPr>
          <w:rFonts w:eastAsia="標楷體"/>
          <w:b/>
          <w:sz w:val="32"/>
        </w:rPr>
        <w:t>Information</w:t>
      </w:r>
      <w:r w:rsidRPr="005D40D0">
        <w:rPr>
          <w:rFonts w:eastAsia="標楷體"/>
          <w:b/>
          <w:spacing w:val="-6"/>
          <w:sz w:val="32"/>
        </w:rPr>
        <w:t xml:space="preserve"> </w:t>
      </w:r>
      <w:r w:rsidRPr="005D40D0">
        <w:rPr>
          <w:rFonts w:eastAsia="標楷體"/>
          <w:b/>
          <w:sz w:val="32"/>
        </w:rPr>
        <w:t>System</w:t>
      </w:r>
      <w:r w:rsidRPr="005D40D0">
        <w:rPr>
          <w:rFonts w:eastAsia="標楷體"/>
          <w:b/>
          <w:spacing w:val="-8"/>
          <w:sz w:val="32"/>
        </w:rPr>
        <w:t xml:space="preserve"> </w:t>
      </w:r>
      <w:r w:rsidRPr="005D40D0">
        <w:rPr>
          <w:rFonts w:eastAsia="標楷體"/>
          <w:b/>
          <w:sz w:val="32"/>
        </w:rPr>
        <w:t>for Compound Veterinary Hospital</w:t>
      </w:r>
    </w:p>
    <w:p w14:paraId="08BEBBFC" w14:textId="77777777" w:rsidR="00CB2FF0" w:rsidRPr="005D40D0" w:rsidRDefault="00CB2FF0">
      <w:pPr>
        <w:pStyle w:val="a3"/>
        <w:rPr>
          <w:rFonts w:eastAsia="標楷體"/>
          <w:b/>
          <w:sz w:val="20"/>
        </w:rPr>
      </w:pPr>
    </w:p>
    <w:p w14:paraId="183E7AEE" w14:textId="77777777" w:rsidR="00CB2FF0" w:rsidRPr="005D40D0" w:rsidRDefault="00CB2FF0">
      <w:pPr>
        <w:pStyle w:val="a3"/>
        <w:rPr>
          <w:rFonts w:eastAsia="標楷體"/>
          <w:b/>
          <w:sz w:val="20"/>
        </w:rPr>
      </w:pPr>
    </w:p>
    <w:p w14:paraId="2FFEC1C5" w14:textId="77777777" w:rsidR="00CB2FF0" w:rsidRPr="005D40D0" w:rsidRDefault="00CB2FF0">
      <w:pPr>
        <w:pStyle w:val="a3"/>
        <w:rPr>
          <w:rFonts w:eastAsia="標楷體"/>
          <w:b/>
          <w:sz w:val="20"/>
        </w:rPr>
      </w:pPr>
    </w:p>
    <w:p w14:paraId="5B5C7D14" w14:textId="77777777" w:rsidR="00CB2FF0" w:rsidRPr="005D40D0" w:rsidRDefault="00CB2FF0">
      <w:pPr>
        <w:pStyle w:val="a3"/>
        <w:rPr>
          <w:rFonts w:eastAsia="標楷體"/>
          <w:b/>
          <w:sz w:val="20"/>
        </w:rPr>
      </w:pPr>
    </w:p>
    <w:p w14:paraId="0637524B" w14:textId="77777777" w:rsidR="00CB2FF0" w:rsidRPr="005D40D0" w:rsidRDefault="00CB2FF0">
      <w:pPr>
        <w:pStyle w:val="a3"/>
        <w:rPr>
          <w:rFonts w:eastAsia="標楷體"/>
          <w:b/>
          <w:sz w:val="20"/>
        </w:rPr>
      </w:pPr>
    </w:p>
    <w:p w14:paraId="135CBB8D" w14:textId="77777777" w:rsidR="00CB2FF0" w:rsidRPr="005D40D0" w:rsidRDefault="00CB2FF0">
      <w:pPr>
        <w:pStyle w:val="a3"/>
        <w:spacing w:before="17"/>
        <w:rPr>
          <w:rFonts w:eastAsia="標楷體"/>
          <w:b/>
          <w:sz w:val="20"/>
        </w:rPr>
      </w:pPr>
    </w:p>
    <w:tbl>
      <w:tblPr>
        <w:tblStyle w:val="TableNormal"/>
        <w:tblW w:w="0" w:type="auto"/>
        <w:tblInd w:w="1789" w:type="dxa"/>
        <w:tblLayout w:type="fixed"/>
        <w:tblLook w:val="01E0" w:firstRow="1" w:lastRow="1" w:firstColumn="1" w:lastColumn="1" w:noHBand="0" w:noVBand="0"/>
      </w:tblPr>
      <w:tblGrid>
        <w:gridCol w:w="2858"/>
        <w:gridCol w:w="669"/>
        <w:gridCol w:w="669"/>
        <w:gridCol w:w="1050"/>
      </w:tblGrid>
      <w:tr w:rsidR="00CB2FF0" w:rsidRPr="005D40D0" w14:paraId="62778E3E" w14:textId="77777777">
        <w:trPr>
          <w:trHeight w:val="579"/>
        </w:trPr>
        <w:tc>
          <w:tcPr>
            <w:tcW w:w="2858" w:type="dxa"/>
          </w:tcPr>
          <w:p w14:paraId="6793BB74" w14:textId="77777777" w:rsidR="00CB2FF0" w:rsidRPr="005D40D0" w:rsidRDefault="00000000">
            <w:pPr>
              <w:pStyle w:val="TableParagraph"/>
              <w:spacing w:before="0" w:line="560" w:lineRule="exact"/>
              <w:ind w:left="0" w:right="131"/>
              <w:jc w:val="right"/>
              <w:rPr>
                <w:rFonts w:eastAsia="標楷體"/>
                <w:b/>
                <w:sz w:val="44"/>
              </w:rPr>
            </w:pPr>
            <w:r w:rsidRPr="005D40D0">
              <w:rPr>
                <w:rFonts w:eastAsia="標楷體"/>
                <w:b/>
                <w:spacing w:val="-1"/>
                <w:sz w:val="44"/>
              </w:rPr>
              <w:t>指導教授：陳</w:t>
            </w:r>
          </w:p>
        </w:tc>
        <w:tc>
          <w:tcPr>
            <w:tcW w:w="669" w:type="dxa"/>
          </w:tcPr>
          <w:p w14:paraId="298B49ED" w14:textId="77777777" w:rsidR="00CB2FF0" w:rsidRPr="005D40D0" w:rsidRDefault="00000000">
            <w:pPr>
              <w:pStyle w:val="TableParagraph"/>
              <w:spacing w:before="0" w:line="560" w:lineRule="exact"/>
              <w:ind w:left="0" w:right="33"/>
              <w:jc w:val="center"/>
              <w:rPr>
                <w:rFonts w:eastAsia="標楷體"/>
                <w:b/>
                <w:sz w:val="44"/>
              </w:rPr>
            </w:pPr>
            <w:r w:rsidRPr="005D40D0">
              <w:rPr>
                <w:rFonts w:eastAsia="標楷體"/>
                <w:b/>
                <w:spacing w:val="-10"/>
                <w:sz w:val="44"/>
              </w:rPr>
              <w:t>澤</w:t>
            </w:r>
          </w:p>
        </w:tc>
        <w:tc>
          <w:tcPr>
            <w:tcW w:w="669" w:type="dxa"/>
          </w:tcPr>
          <w:p w14:paraId="5F9FDB71" w14:textId="77777777" w:rsidR="00CB2FF0" w:rsidRPr="005D40D0" w:rsidRDefault="00000000">
            <w:pPr>
              <w:pStyle w:val="TableParagraph"/>
              <w:spacing w:before="0" w:line="560" w:lineRule="exact"/>
              <w:ind w:left="0" w:right="48"/>
              <w:jc w:val="center"/>
              <w:rPr>
                <w:rFonts w:eastAsia="標楷體"/>
                <w:b/>
                <w:sz w:val="44"/>
              </w:rPr>
            </w:pPr>
            <w:r w:rsidRPr="005D40D0">
              <w:rPr>
                <w:rFonts w:eastAsia="標楷體"/>
                <w:b/>
                <w:spacing w:val="-10"/>
                <w:sz w:val="44"/>
              </w:rPr>
              <w:t>雄</w:t>
            </w:r>
          </w:p>
        </w:tc>
        <w:tc>
          <w:tcPr>
            <w:tcW w:w="1050" w:type="dxa"/>
          </w:tcPr>
          <w:p w14:paraId="12B26FCC" w14:textId="77777777" w:rsidR="00CB2FF0" w:rsidRPr="005D40D0" w:rsidRDefault="00000000">
            <w:pPr>
              <w:pStyle w:val="TableParagraph"/>
              <w:spacing w:before="0" w:line="560" w:lineRule="exact"/>
              <w:ind w:left="78"/>
              <w:rPr>
                <w:rFonts w:eastAsia="標楷體"/>
                <w:b/>
                <w:sz w:val="44"/>
              </w:rPr>
            </w:pPr>
            <w:r w:rsidRPr="005D40D0">
              <w:rPr>
                <w:rFonts w:eastAsia="標楷體"/>
                <w:b/>
                <w:spacing w:val="-6"/>
                <w:sz w:val="44"/>
              </w:rPr>
              <w:t>博士</w:t>
            </w:r>
          </w:p>
        </w:tc>
      </w:tr>
      <w:tr w:rsidR="00CB2FF0" w:rsidRPr="005D40D0" w14:paraId="1EF64EC9" w14:textId="77777777">
        <w:trPr>
          <w:trHeight w:val="720"/>
        </w:trPr>
        <w:tc>
          <w:tcPr>
            <w:tcW w:w="2858" w:type="dxa"/>
          </w:tcPr>
          <w:p w14:paraId="1F98D603" w14:textId="77777777" w:rsidR="00CB2FF0" w:rsidRPr="005D40D0" w:rsidRDefault="00000000">
            <w:pPr>
              <w:pStyle w:val="TableParagraph"/>
              <w:spacing w:before="0" w:line="700" w:lineRule="exact"/>
              <w:ind w:left="0" w:right="95"/>
              <w:jc w:val="right"/>
              <w:rPr>
                <w:rFonts w:eastAsia="標楷體"/>
                <w:b/>
                <w:sz w:val="44"/>
              </w:rPr>
            </w:pPr>
            <w:r w:rsidRPr="005D40D0">
              <w:rPr>
                <w:rFonts w:eastAsia="標楷體"/>
                <w:b/>
                <w:spacing w:val="-10"/>
                <w:sz w:val="44"/>
              </w:rPr>
              <w:t>黃</w:t>
            </w:r>
          </w:p>
        </w:tc>
        <w:tc>
          <w:tcPr>
            <w:tcW w:w="669" w:type="dxa"/>
          </w:tcPr>
          <w:p w14:paraId="455703BC" w14:textId="77777777" w:rsidR="00CB2FF0" w:rsidRPr="005D40D0" w:rsidRDefault="00000000">
            <w:pPr>
              <w:pStyle w:val="TableParagraph"/>
              <w:spacing w:before="0" w:line="700" w:lineRule="exact"/>
              <w:ind w:left="69" w:right="48"/>
              <w:jc w:val="center"/>
              <w:rPr>
                <w:rFonts w:eastAsia="標楷體"/>
                <w:b/>
                <w:sz w:val="44"/>
              </w:rPr>
            </w:pPr>
            <w:r w:rsidRPr="005D40D0">
              <w:rPr>
                <w:rFonts w:eastAsia="標楷體"/>
                <w:b/>
                <w:spacing w:val="-10"/>
                <w:sz w:val="44"/>
              </w:rPr>
              <w:t>愉</w:t>
            </w:r>
          </w:p>
        </w:tc>
        <w:tc>
          <w:tcPr>
            <w:tcW w:w="669" w:type="dxa"/>
          </w:tcPr>
          <w:p w14:paraId="36372A8D" w14:textId="77777777" w:rsidR="00CB2FF0" w:rsidRPr="005D40D0" w:rsidRDefault="00000000">
            <w:pPr>
              <w:pStyle w:val="TableParagraph"/>
              <w:spacing w:before="0" w:line="700" w:lineRule="exact"/>
              <w:ind w:left="66" w:right="58"/>
              <w:jc w:val="center"/>
              <w:rPr>
                <w:rFonts w:eastAsia="標楷體"/>
                <w:b/>
                <w:sz w:val="44"/>
              </w:rPr>
            </w:pPr>
            <w:r w:rsidRPr="005D40D0">
              <w:rPr>
                <w:rFonts w:eastAsia="標楷體"/>
                <w:b/>
                <w:spacing w:val="-10"/>
                <w:sz w:val="44"/>
              </w:rPr>
              <w:t>閔</w:t>
            </w:r>
          </w:p>
        </w:tc>
        <w:tc>
          <w:tcPr>
            <w:tcW w:w="1050" w:type="dxa"/>
          </w:tcPr>
          <w:p w14:paraId="7D68223C" w14:textId="77777777" w:rsidR="00CB2FF0" w:rsidRPr="005D40D0" w:rsidRDefault="00000000">
            <w:pPr>
              <w:pStyle w:val="TableParagraph"/>
              <w:spacing w:before="0" w:line="700" w:lineRule="exact"/>
              <w:ind w:left="115"/>
              <w:rPr>
                <w:rFonts w:eastAsia="標楷體"/>
                <w:b/>
                <w:sz w:val="44"/>
              </w:rPr>
            </w:pPr>
            <w:r w:rsidRPr="005D40D0">
              <w:rPr>
                <w:rFonts w:eastAsia="標楷體"/>
                <w:b/>
                <w:spacing w:val="-6"/>
                <w:sz w:val="44"/>
              </w:rPr>
              <w:t>博士</w:t>
            </w:r>
          </w:p>
        </w:tc>
      </w:tr>
      <w:tr w:rsidR="00CB2FF0" w:rsidRPr="005D40D0" w14:paraId="76E94782" w14:textId="77777777">
        <w:trPr>
          <w:trHeight w:val="579"/>
        </w:trPr>
        <w:tc>
          <w:tcPr>
            <w:tcW w:w="2858" w:type="dxa"/>
          </w:tcPr>
          <w:p w14:paraId="6A393994" w14:textId="77777777" w:rsidR="00CB2FF0" w:rsidRPr="005D40D0" w:rsidRDefault="00000000">
            <w:pPr>
              <w:pStyle w:val="TableParagraph"/>
              <w:spacing w:before="0" w:line="560" w:lineRule="exact"/>
              <w:ind w:left="0" w:right="104"/>
              <w:jc w:val="right"/>
              <w:rPr>
                <w:rFonts w:eastAsia="標楷體"/>
                <w:b/>
                <w:sz w:val="44"/>
              </w:rPr>
            </w:pPr>
            <w:r w:rsidRPr="005D40D0">
              <w:rPr>
                <w:rFonts w:eastAsia="標楷體"/>
                <w:b/>
                <w:sz w:val="44"/>
              </w:rPr>
              <w:t>研</w:t>
            </w:r>
            <w:r w:rsidRPr="005D40D0">
              <w:rPr>
                <w:rFonts w:eastAsia="標楷體"/>
                <w:b/>
                <w:spacing w:val="57"/>
                <w:w w:val="150"/>
                <w:sz w:val="44"/>
              </w:rPr>
              <w:t xml:space="preserve"> </w:t>
            </w:r>
            <w:r w:rsidRPr="005D40D0">
              <w:rPr>
                <w:rFonts w:eastAsia="標楷體"/>
                <w:b/>
                <w:sz w:val="44"/>
              </w:rPr>
              <w:t>究</w:t>
            </w:r>
            <w:r w:rsidRPr="005D40D0">
              <w:rPr>
                <w:rFonts w:eastAsia="標楷體"/>
                <w:b/>
                <w:spacing w:val="54"/>
                <w:w w:val="150"/>
                <w:sz w:val="44"/>
              </w:rPr>
              <w:t xml:space="preserve"> </w:t>
            </w:r>
            <w:r w:rsidRPr="005D40D0">
              <w:rPr>
                <w:rFonts w:eastAsia="標楷體"/>
                <w:b/>
                <w:spacing w:val="4"/>
                <w:sz w:val="44"/>
              </w:rPr>
              <w:t>生：許</w:t>
            </w:r>
          </w:p>
        </w:tc>
        <w:tc>
          <w:tcPr>
            <w:tcW w:w="669" w:type="dxa"/>
          </w:tcPr>
          <w:p w14:paraId="3062C453" w14:textId="77777777" w:rsidR="00CB2FF0" w:rsidRPr="005D40D0" w:rsidRDefault="00000000">
            <w:pPr>
              <w:pStyle w:val="TableParagraph"/>
              <w:spacing w:before="0" w:line="560" w:lineRule="exact"/>
              <w:ind w:left="45"/>
              <w:jc w:val="center"/>
              <w:rPr>
                <w:rFonts w:eastAsia="標楷體"/>
                <w:b/>
                <w:sz w:val="44"/>
              </w:rPr>
            </w:pPr>
            <w:r w:rsidRPr="005D40D0">
              <w:rPr>
                <w:rFonts w:eastAsia="標楷體"/>
                <w:b/>
                <w:spacing w:val="-10"/>
                <w:sz w:val="44"/>
              </w:rPr>
              <w:t>哲</w:t>
            </w:r>
          </w:p>
        </w:tc>
        <w:tc>
          <w:tcPr>
            <w:tcW w:w="669" w:type="dxa"/>
          </w:tcPr>
          <w:p w14:paraId="58126AA9" w14:textId="77777777" w:rsidR="00CB2FF0" w:rsidRPr="005D40D0" w:rsidRDefault="00000000">
            <w:pPr>
              <w:pStyle w:val="TableParagraph"/>
              <w:spacing w:before="0" w:line="560" w:lineRule="exact"/>
              <w:ind w:left="66"/>
              <w:jc w:val="center"/>
              <w:rPr>
                <w:rFonts w:eastAsia="標楷體"/>
                <w:b/>
                <w:sz w:val="44"/>
              </w:rPr>
            </w:pPr>
            <w:r w:rsidRPr="005D40D0">
              <w:rPr>
                <w:rFonts w:eastAsia="標楷體"/>
                <w:b/>
                <w:spacing w:val="-10"/>
                <w:sz w:val="44"/>
              </w:rPr>
              <w:t>駿</w:t>
            </w:r>
          </w:p>
        </w:tc>
        <w:tc>
          <w:tcPr>
            <w:tcW w:w="1050" w:type="dxa"/>
          </w:tcPr>
          <w:p w14:paraId="5592AC4F" w14:textId="77777777" w:rsidR="00CB2FF0" w:rsidRPr="005D40D0" w:rsidRDefault="00000000">
            <w:pPr>
              <w:pStyle w:val="TableParagraph"/>
              <w:spacing w:before="0" w:line="560" w:lineRule="exact"/>
              <w:ind w:left="151"/>
              <w:rPr>
                <w:rFonts w:eastAsia="標楷體"/>
                <w:b/>
                <w:sz w:val="44"/>
              </w:rPr>
            </w:pPr>
            <w:r w:rsidRPr="005D40D0">
              <w:rPr>
                <w:rFonts w:eastAsia="標楷體"/>
                <w:b/>
                <w:spacing w:val="-10"/>
                <w:sz w:val="44"/>
              </w:rPr>
              <w:t>撰</w:t>
            </w:r>
          </w:p>
        </w:tc>
      </w:tr>
    </w:tbl>
    <w:p w14:paraId="6E694D3F" w14:textId="77777777" w:rsidR="00CB2FF0" w:rsidRPr="005D40D0" w:rsidRDefault="00CB2FF0">
      <w:pPr>
        <w:spacing w:line="560" w:lineRule="exact"/>
        <w:rPr>
          <w:rFonts w:eastAsia="標楷體"/>
          <w:sz w:val="44"/>
        </w:rPr>
        <w:sectPr w:rsidR="00CB2FF0" w:rsidRPr="005D40D0">
          <w:pgSz w:w="11910" w:h="16840"/>
          <w:pgMar w:top="1460" w:right="1180" w:bottom="2680" w:left="1680" w:header="0" w:footer="2495" w:gutter="0"/>
          <w:cols w:space="720"/>
        </w:sectPr>
      </w:pPr>
    </w:p>
    <w:p w14:paraId="58C55003" w14:textId="77777777" w:rsidR="00CB2FF0" w:rsidRPr="005D40D0" w:rsidRDefault="00000000">
      <w:pPr>
        <w:tabs>
          <w:tab w:val="left" w:pos="783"/>
          <w:tab w:val="left" w:pos="1497"/>
        </w:tabs>
        <w:spacing w:before="44"/>
        <w:ind w:left="68"/>
        <w:jc w:val="center"/>
        <w:rPr>
          <w:rFonts w:eastAsia="標楷體"/>
          <w:sz w:val="36"/>
        </w:rPr>
      </w:pPr>
      <w:r w:rsidRPr="005D40D0">
        <w:rPr>
          <w:rFonts w:eastAsia="標楷體" w:hint="eastAsia"/>
          <w:spacing w:val="-10"/>
          <w:sz w:val="36"/>
        </w:rPr>
        <w:lastRenderedPageBreak/>
        <w:t>審</w:t>
      </w:r>
      <w:r w:rsidRPr="005D40D0">
        <w:rPr>
          <w:rFonts w:eastAsia="標楷體" w:hint="eastAsia"/>
          <w:sz w:val="36"/>
        </w:rPr>
        <w:tab/>
      </w:r>
      <w:r w:rsidRPr="005D40D0">
        <w:rPr>
          <w:rFonts w:eastAsia="標楷體" w:hint="eastAsia"/>
          <w:spacing w:val="-10"/>
          <w:sz w:val="36"/>
        </w:rPr>
        <w:t>定</w:t>
      </w:r>
      <w:r w:rsidRPr="005D40D0">
        <w:rPr>
          <w:rFonts w:eastAsia="標楷體" w:hint="eastAsia"/>
          <w:sz w:val="36"/>
        </w:rPr>
        <w:tab/>
      </w:r>
      <w:r w:rsidRPr="005D40D0">
        <w:rPr>
          <w:rFonts w:eastAsia="標楷體" w:hint="eastAsia"/>
          <w:spacing w:val="-10"/>
          <w:sz w:val="36"/>
        </w:rPr>
        <w:t>書</w:t>
      </w:r>
    </w:p>
    <w:p w14:paraId="249B731C" w14:textId="77777777" w:rsidR="00CB2FF0" w:rsidRPr="005D40D0" w:rsidRDefault="00000000">
      <w:pPr>
        <w:pStyle w:val="a3"/>
        <w:spacing w:before="220"/>
        <w:rPr>
          <w:rFonts w:eastAsia="標楷體"/>
          <w:sz w:val="20"/>
        </w:rPr>
      </w:pPr>
      <w:r w:rsidRPr="005D40D0">
        <w:rPr>
          <w:rFonts w:eastAsia="標楷體"/>
          <w:noProof/>
        </w:rPr>
        <w:drawing>
          <wp:anchor distT="0" distB="0" distL="0" distR="0" simplePos="0" relativeHeight="251736576" behindDoc="1" locked="0" layoutInCell="1" allowOverlap="1" wp14:anchorId="70BE49B3" wp14:editId="4F1E3922">
            <wp:simplePos x="0" y="0"/>
            <wp:positionH relativeFrom="page">
              <wp:posOffset>1260475</wp:posOffset>
            </wp:positionH>
            <wp:positionV relativeFrom="paragraph">
              <wp:posOffset>320040</wp:posOffset>
            </wp:positionV>
            <wp:extent cx="4848312" cy="7605807"/>
            <wp:effectExtent l="0" t="0" r="0" b="0"/>
            <wp:wrapTopAndBottom/>
            <wp:docPr id="3" name="Image 3" descr="00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0001"/>
                    <pic:cNvPicPr/>
                  </pic:nvPicPr>
                  <pic:blipFill>
                    <a:blip r:embed="rId9" cstate="print"/>
                    <a:stretch>
                      <a:fillRect/>
                    </a:stretch>
                  </pic:blipFill>
                  <pic:spPr>
                    <a:xfrm>
                      <a:off x="0" y="0"/>
                      <a:ext cx="4848312" cy="7605807"/>
                    </a:xfrm>
                    <a:prstGeom prst="rect">
                      <a:avLst/>
                    </a:prstGeom>
                  </pic:spPr>
                </pic:pic>
              </a:graphicData>
            </a:graphic>
          </wp:anchor>
        </w:drawing>
      </w:r>
    </w:p>
    <w:p w14:paraId="7A9BC1D9" w14:textId="77777777" w:rsidR="00CB2FF0" w:rsidRPr="005D40D0" w:rsidRDefault="00CB2FF0">
      <w:pPr>
        <w:rPr>
          <w:rFonts w:eastAsia="標楷體"/>
          <w:sz w:val="20"/>
        </w:rPr>
        <w:sectPr w:rsidR="00CB2FF0" w:rsidRPr="005D40D0">
          <w:footerReference w:type="default" r:id="rId10"/>
          <w:pgSz w:w="11910" w:h="16840"/>
          <w:pgMar w:top="1500" w:right="1180" w:bottom="280" w:left="1680" w:header="0" w:footer="0" w:gutter="0"/>
          <w:cols w:space="720"/>
        </w:sectPr>
      </w:pPr>
    </w:p>
    <w:p w14:paraId="4468A961" w14:textId="77777777" w:rsidR="00CB2FF0" w:rsidRPr="005D40D0" w:rsidRDefault="00000000">
      <w:pPr>
        <w:tabs>
          <w:tab w:val="left" w:pos="753"/>
        </w:tabs>
        <w:spacing w:before="44"/>
        <w:ind w:left="37"/>
        <w:jc w:val="center"/>
        <w:rPr>
          <w:rFonts w:eastAsia="標楷體"/>
          <w:sz w:val="36"/>
        </w:rPr>
      </w:pPr>
      <w:r w:rsidRPr="005D40D0">
        <w:rPr>
          <w:rFonts w:eastAsia="標楷體" w:hint="eastAsia"/>
          <w:spacing w:val="-10"/>
          <w:sz w:val="36"/>
        </w:rPr>
        <w:lastRenderedPageBreak/>
        <w:t>誌</w:t>
      </w:r>
      <w:r w:rsidRPr="005D40D0">
        <w:rPr>
          <w:rFonts w:eastAsia="標楷體" w:hint="eastAsia"/>
          <w:sz w:val="36"/>
        </w:rPr>
        <w:tab/>
      </w:r>
      <w:r w:rsidRPr="005D40D0">
        <w:rPr>
          <w:rFonts w:eastAsia="標楷體" w:hint="eastAsia"/>
          <w:spacing w:val="-10"/>
          <w:sz w:val="36"/>
        </w:rPr>
        <w:t>謝</w:t>
      </w:r>
    </w:p>
    <w:p w14:paraId="7E36B857" w14:textId="77777777" w:rsidR="00CB2FF0" w:rsidRPr="005D40D0" w:rsidRDefault="00000000">
      <w:pPr>
        <w:pStyle w:val="a3"/>
        <w:spacing w:before="355" w:line="415" w:lineRule="auto"/>
        <w:ind w:left="305" w:right="232" w:firstLine="479"/>
        <w:jc w:val="both"/>
        <w:rPr>
          <w:rFonts w:eastAsia="標楷體"/>
        </w:rPr>
      </w:pPr>
      <w:r w:rsidRPr="005D40D0">
        <w:rPr>
          <w:rFonts w:eastAsia="標楷體" w:hint="eastAsia"/>
          <w:spacing w:val="-2"/>
        </w:rPr>
        <w:t>光陰荏苒，如白駒過隙般轉瞬即逝，而青春也同飛鳥般，一去不復返。碩士的生涯即將到一個段落，回想起大學時期，從未想過自己讀完學士後會繼續攻讀碩士，當時只希望能快速畢業，踏入職場。然而，命運的轉輪，總是指向你意想不到的地方，在碩士求學的階段中，不僅改變了我人生的方向，同時也決定在畢業後，繼續踏入學術研究的領域。人生若寄，期望自己可以在有限的生命中，將</w:t>
      </w:r>
      <w:r w:rsidRPr="005D40D0">
        <w:rPr>
          <w:rFonts w:eastAsia="標楷體" w:hint="eastAsia"/>
          <w:spacing w:val="-8"/>
        </w:rPr>
        <w:t>所見、所學回饋給社會，對社會產生貢獻。聖經上說：「人若賺得全世界，賠上自</w:t>
      </w:r>
      <w:r w:rsidRPr="005D40D0">
        <w:rPr>
          <w:rFonts w:eastAsia="標楷體" w:hint="eastAsia"/>
          <w:spacing w:val="-2"/>
        </w:rPr>
        <w:t>己的生命，有什麼益處呢？人還能拿什麼換生命呢？」期望自己在面對忙碌複雜</w:t>
      </w:r>
      <w:r w:rsidRPr="005D40D0">
        <w:rPr>
          <w:rFonts w:eastAsia="標楷體" w:hint="eastAsia"/>
          <w:spacing w:val="-4"/>
        </w:rPr>
        <w:t>的世界，能夠保有初衷，活出豐富精彩的生命，為世界帶來光亮，如陳老師常說，</w:t>
      </w:r>
      <w:r w:rsidRPr="005D40D0">
        <w:rPr>
          <w:rFonts w:eastAsia="標楷體" w:hint="eastAsia"/>
          <w:spacing w:val="-2"/>
        </w:rPr>
        <w:t>要成為別人黑暗中的一盞明燈，照亮別人的生命，也照亮自己的生命。</w:t>
      </w:r>
    </w:p>
    <w:p w14:paraId="144AD419" w14:textId="77777777" w:rsidR="00CB2FF0" w:rsidRPr="005D40D0" w:rsidRDefault="00000000">
      <w:pPr>
        <w:pStyle w:val="a3"/>
        <w:spacing w:before="3" w:line="415" w:lineRule="auto"/>
        <w:ind w:left="305" w:right="236" w:firstLine="482"/>
        <w:jc w:val="both"/>
        <w:rPr>
          <w:rFonts w:eastAsia="標楷體"/>
        </w:rPr>
      </w:pPr>
      <w:r w:rsidRPr="005D40D0">
        <w:rPr>
          <w:rFonts w:eastAsia="標楷體" w:hint="eastAsia"/>
          <w:spacing w:val="-2"/>
        </w:rPr>
        <w:t>我最要感謝我的指導教授，陳澤雄教授，不僅在我撰寫論文的過程中給予我許多的建議和方向，更給予我許多人生的建言，讓我對於人生的面貌有了許多不同的想法與看見，這是我碩士生涯，所學習到最寶貴的一門課程。</w:t>
      </w:r>
    </w:p>
    <w:p w14:paraId="15B78B8A" w14:textId="77777777" w:rsidR="00CB2FF0" w:rsidRPr="005D40D0" w:rsidRDefault="00000000">
      <w:pPr>
        <w:pStyle w:val="a3"/>
        <w:spacing w:before="1" w:line="415" w:lineRule="auto"/>
        <w:ind w:left="305" w:right="232" w:firstLine="482"/>
        <w:jc w:val="both"/>
        <w:rPr>
          <w:rFonts w:eastAsia="標楷體"/>
        </w:rPr>
      </w:pPr>
      <w:r w:rsidRPr="005D40D0">
        <w:rPr>
          <w:rFonts w:eastAsia="標楷體" w:hint="eastAsia"/>
          <w:spacing w:val="-10"/>
        </w:rPr>
        <w:t>我要感謝擔任口試委員的沈榮麟教授，提出我許多文法及語句結構上的指點；</w:t>
      </w:r>
      <w:r w:rsidRPr="005D40D0">
        <w:rPr>
          <w:rFonts w:eastAsia="標楷體" w:hint="eastAsia"/>
          <w:spacing w:val="-2"/>
        </w:rPr>
        <w:t>鄭富國教授給予我在論文結構上的建議及調整；陳澤龍教授提醒我在文獻探討及系統功能說明上所不及之處；黃愉閔教授幫助我修改論文語句的表達方式，感謝口試委員的不吝指教，讓我的論文可以以更完整的形式呈現。</w:t>
      </w:r>
    </w:p>
    <w:p w14:paraId="3D70F969" w14:textId="77777777" w:rsidR="00CB2FF0" w:rsidRPr="005D40D0" w:rsidRDefault="00000000">
      <w:pPr>
        <w:pStyle w:val="a3"/>
        <w:spacing w:before="1" w:line="415" w:lineRule="auto"/>
        <w:ind w:left="305" w:right="236" w:firstLine="482"/>
        <w:jc w:val="both"/>
        <w:rPr>
          <w:rFonts w:eastAsia="標楷體"/>
        </w:rPr>
      </w:pPr>
      <w:r w:rsidRPr="005D40D0">
        <w:rPr>
          <w:rFonts w:eastAsia="標楷體" w:hint="eastAsia"/>
          <w:spacing w:val="-2"/>
        </w:rPr>
        <w:t>我要感謝雄家的小天使們，寶哥、尹姿、睏睏、耀民、博睿、岱倫、雅昕及</w:t>
      </w:r>
      <w:r w:rsidRPr="005D40D0">
        <w:rPr>
          <w:rFonts w:eastAsia="標楷體" w:hint="eastAsia"/>
          <w:spacing w:val="-4"/>
        </w:rPr>
        <w:t>郁婷，在我需要幫助時，不吝伸出援手，也要感謝口試當天前來幫忙的小天使們，</w:t>
      </w:r>
      <w:r w:rsidRPr="005D40D0">
        <w:rPr>
          <w:rFonts w:eastAsia="標楷體" w:hint="eastAsia"/>
          <w:spacing w:val="-2"/>
        </w:rPr>
        <w:t>讓我們能夠不慌不忙的將場地設置完成，另外我也要感謝雄家球球團的各位，讓我在撰寫論文的途中，可以透過打球來緩解煩悶的心情。</w:t>
      </w:r>
    </w:p>
    <w:p w14:paraId="321D078A" w14:textId="77777777" w:rsidR="00CB2FF0" w:rsidRPr="005D40D0" w:rsidRDefault="00000000">
      <w:pPr>
        <w:pStyle w:val="a3"/>
        <w:spacing w:before="1" w:line="415" w:lineRule="auto"/>
        <w:ind w:left="305" w:right="236" w:firstLine="482"/>
        <w:rPr>
          <w:rFonts w:eastAsia="標楷體"/>
        </w:rPr>
      </w:pPr>
      <w:r w:rsidRPr="005D40D0">
        <w:rPr>
          <w:rFonts w:eastAsia="標楷體" w:hint="eastAsia"/>
        </w:rPr>
        <w:t>最後我要感謝一直在背後默默支持我的家人，感謝家人對我的期許，以及過</w:t>
      </w:r>
      <w:r w:rsidRPr="005D40D0">
        <w:rPr>
          <w:rFonts w:eastAsia="標楷體" w:hint="eastAsia"/>
          <w:spacing w:val="-2"/>
        </w:rPr>
        <w:t>程中所有的陪伴與幫助，沒有家人的支持與了解，我難以順利完成學業。</w:t>
      </w:r>
    </w:p>
    <w:p w14:paraId="1EB6FD2C" w14:textId="77777777" w:rsidR="00CB2FF0" w:rsidRPr="005D40D0" w:rsidRDefault="00000000">
      <w:pPr>
        <w:pStyle w:val="a3"/>
        <w:spacing w:before="121" w:line="410" w:lineRule="auto"/>
        <w:ind w:left="6666" w:right="232" w:firstLine="835"/>
        <w:rPr>
          <w:rFonts w:eastAsia="標楷體"/>
        </w:rPr>
      </w:pPr>
      <w:r w:rsidRPr="005D40D0">
        <w:rPr>
          <w:rFonts w:eastAsia="標楷體" w:hint="eastAsia"/>
          <w:spacing w:val="1"/>
        </w:rPr>
        <w:t>許哲駿</w:t>
      </w:r>
      <w:r w:rsidRPr="005D40D0">
        <w:rPr>
          <w:rFonts w:eastAsia="標楷體" w:hint="eastAsia"/>
          <w:spacing w:val="1"/>
        </w:rPr>
        <w:t xml:space="preserve"> </w:t>
      </w:r>
      <w:r w:rsidRPr="005D40D0">
        <w:rPr>
          <w:rFonts w:eastAsia="標楷體" w:hint="eastAsia"/>
          <w:spacing w:val="1"/>
        </w:rPr>
        <w:t>謹誌</w:t>
      </w:r>
      <w:r w:rsidRPr="005D40D0">
        <w:rPr>
          <w:rFonts w:eastAsia="標楷體" w:hint="eastAsia"/>
          <w:spacing w:val="-2"/>
        </w:rPr>
        <w:t>中華民國</w:t>
      </w:r>
      <w:r w:rsidRPr="005D40D0">
        <w:rPr>
          <w:rFonts w:eastAsia="標楷體" w:hint="eastAsia"/>
          <w:spacing w:val="-2"/>
        </w:rPr>
        <w:t xml:space="preserve"> </w:t>
      </w:r>
      <w:r w:rsidRPr="005D40D0">
        <w:rPr>
          <w:rFonts w:eastAsia="標楷體"/>
        </w:rPr>
        <w:t>106</w:t>
      </w:r>
      <w:r w:rsidRPr="005D40D0">
        <w:rPr>
          <w:rFonts w:eastAsia="標楷體"/>
          <w:spacing w:val="-5"/>
        </w:rPr>
        <w:t xml:space="preserve"> </w:t>
      </w:r>
      <w:r w:rsidRPr="005D40D0">
        <w:rPr>
          <w:rFonts w:eastAsia="標楷體" w:hint="eastAsia"/>
          <w:spacing w:val="-4"/>
        </w:rPr>
        <w:t>年</w:t>
      </w:r>
      <w:r w:rsidRPr="005D40D0">
        <w:rPr>
          <w:rFonts w:eastAsia="標楷體" w:hint="eastAsia"/>
          <w:spacing w:val="-4"/>
        </w:rPr>
        <w:t xml:space="preserve"> </w:t>
      </w:r>
      <w:r w:rsidRPr="005D40D0">
        <w:rPr>
          <w:rFonts w:eastAsia="標楷體"/>
        </w:rPr>
        <w:t>7</w:t>
      </w:r>
      <w:r w:rsidRPr="005D40D0">
        <w:rPr>
          <w:rFonts w:eastAsia="標楷體"/>
          <w:spacing w:val="-2"/>
        </w:rPr>
        <w:t xml:space="preserve"> </w:t>
      </w:r>
      <w:r w:rsidRPr="005D40D0">
        <w:rPr>
          <w:rFonts w:eastAsia="標楷體" w:hint="eastAsia"/>
          <w:spacing w:val="-10"/>
        </w:rPr>
        <w:t>月</w:t>
      </w:r>
    </w:p>
    <w:p w14:paraId="6D1B31C3" w14:textId="77777777" w:rsidR="00CB2FF0" w:rsidRPr="005D40D0" w:rsidRDefault="00CB2FF0">
      <w:pPr>
        <w:spacing w:line="410" w:lineRule="auto"/>
        <w:rPr>
          <w:rFonts w:eastAsia="標楷體"/>
        </w:rPr>
        <w:sectPr w:rsidR="00CB2FF0" w:rsidRPr="005D40D0">
          <w:footerReference w:type="default" r:id="rId11"/>
          <w:pgSz w:w="11910" w:h="16840"/>
          <w:pgMar w:top="1500" w:right="1180" w:bottom="280" w:left="1680" w:header="0" w:footer="0" w:gutter="0"/>
          <w:cols w:space="720"/>
        </w:sectPr>
      </w:pPr>
    </w:p>
    <w:p w14:paraId="4750E932" w14:textId="77777777" w:rsidR="00CB2FF0" w:rsidRPr="005D40D0" w:rsidRDefault="00000000">
      <w:pPr>
        <w:pStyle w:val="a3"/>
        <w:spacing w:before="47" w:line="415" w:lineRule="auto"/>
        <w:ind w:left="305" w:right="2978"/>
        <w:rPr>
          <w:rFonts w:eastAsia="標楷體"/>
        </w:rPr>
      </w:pPr>
      <w:r w:rsidRPr="005D40D0">
        <w:rPr>
          <w:rFonts w:eastAsia="標楷體" w:hint="eastAsia"/>
          <w:spacing w:val="-2"/>
        </w:rPr>
        <w:lastRenderedPageBreak/>
        <w:t>論文名稱：應用雲端平台於複合式寵物醫院之資訊系統校所名稱：東海大學資訊管理學系研究所</w:t>
      </w:r>
    </w:p>
    <w:p w14:paraId="060EF79D" w14:textId="77777777" w:rsidR="00CB2FF0" w:rsidRPr="005D40D0" w:rsidRDefault="00000000">
      <w:pPr>
        <w:pStyle w:val="a3"/>
        <w:spacing w:line="312" w:lineRule="exact"/>
        <w:ind w:left="305"/>
        <w:rPr>
          <w:rFonts w:eastAsia="標楷體"/>
        </w:rPr>
      </w:pPr>
      <w:r w:rsidRPr="005D40D0">
        <w:rPr>
          <w:rFonts w:eastAsia="標楷體" w:hint="eastAsia"/>
          <w:spacing w:val="-2"/>
        </w:rPr>
        <w:t>畢業時間：</w:t>
      </w:r>
      <w:r w:rsidRPr="005D40D0">
        <w:rPr>
          <w:rFonts w:eastAsia="標楷體"/>
          <w:spacing w:val="-2"/>
        </w:rPr>
        <w:t>2017</w:t>
      </w:r>
      <w:r w:rsidRPr="005D40D0">
        <w:rPr>
          <w:rFonts w:eastAsia="標楷體" w:hint="eastAsia"/>
          <w:spacing w:val="-2"/>
        </w:rPr>
        <w:t>年</w:t>
      </w:r>
      <w:r w:rsidRPr="005D40D0">
        <w:rPr>
          <w:rFonts w:eastAsia="標楷體"/>
          <w:spacing w:val="-2"/>
        </w:rPr>
        <w:t>07</w:t>
      </w:r>
      <w:r w:rsidRPr="005D40D0">
        <w:rPr>
          <w:rFonts w:eastAsia="標楷體" w:hint="eastAsia"/>
          <w:spacing w:val="-10"/>
        </w:rPr>
        <w:t>月</w:t>
      </w:r>
    </w:p>
    <w:p w14:paraId="073DEA5A" w14:textId="77777777" w:rsidR="00CB2FF0" w:rsidRPr="005D40D0" w:rsidRDefault="00000000">
      <w:pPr>
        <w:pStyle w:val="a3"/>
        <w:tabs>
          <w:tab w:val="left" w:pos="6420"/>
        </w:tabs>
        <w:spacing w:before="228"/>
        <w:ind w:right="234"/>
        <w:jc w:val="right"/>
        <w:rPr>
          <w:rFonts w:eastAsia="標楷體"/>
        </w:rPr>
      </w:pPr>
      <w:r w:rsidRPr="005D40D0">
        <w:rPr>
          <w:rFonts w:eastAsia="標楷體" w:hint="eastAsia"/>
        </w:rPr>
        <w:t>研究生：許</w:t>
      </w:r>
      <w:r w:rsidRPr="005D40D0">
        <w:rPr>
          <w:rFonts w:eastAsia="標楷體" w:hint="eastAsia"/>
          <w:spacing w:val="56"/>
        </w:rPr>
        <w:t xml:space="preserve"> </w:t>
      </w:r>
      <w:r w:rsidRPr="005D40D0">
        <w:rPr>
          <w:rFonts w:eastAsia="標楷體" w:hint="eastAsia"/>
        </w:rPr>
        <w:t>哲</w:t>
      </w:r>
      <w:r w:rsidRPr="005D40D0">
        <w:rPr>
          <w:rFonts w:eastAsia="標楷體" w:hint="eastAsia"/>
          <w:spacing w:val="57"/>
        </w:rPr>
        <w:t xml:space="preserve"> </w:t>
      </w:r>
      <w:r w:rsidRPr="005D40D0">
        <w:rPr>
          <w:rFonts w:eastAsia="標楷體" w:hint="eastAsia"/>
          <w:spacing w:val="-10"/>
        </w:rPr>
        <w:t>駿</w:t>
      </w:r>
      <w:r w:rsidRPr="005D40D0">
        <w:rPr>
          <w:rFonts w:eastAsia="標楷體" w:hint="eastAsia"/>
        </w:rPr>
        <w:tab/>
      </w:r>
      <w:r w:rsidRPr="005D40D0">
        <w:rPr>
          <w:rFonts w:eastAsia="標楷體" w:hint="eastAsia"/>
        </w:rPr>
        <w:t>指導教授：陳</w:t>
      </w:r>
      <w:r w:rsidRPr="005D40D0">
        <w:rPr>
          <w:rFonts w:eastAsia="標楷體" w:hint="eastAsia"/>
          <w:spacing w:val="18"/>
        </w:rPr>
        <w:t xml:space="preserve"> </w:t>
      </w:r>
      <w:r w:rsidRPr="005D40D0">
        <w:rPr>
          <w:rFonts w:eastAsia="標楷體" w:hint="eastAsia"/>
        </w:rPr>
        <w:t>澤</w:t>
      </w:r>
      <w:r w:rsidRPr="005D40D0">
        <w:rPr>
          <w:rFonts w:eastAsia="標楷體" w:hint="eastAsia"/>
          <w:spacing w:val="19"/>
        </w:rPr>
        <w:t xml:space="preserve"> </w:t>
      </w:r>
      <w:r w:rsidRPr="005D40D0">
        <w:rPr>
          <w:rFonts w:eastAsia="標楷體" w:hint="eastAsia"/>
          <w:spacing w:val="-10"/>
        </w:rPr>
        <w:t>雄</w:t>
      </w:r>
    </w:p>
    <w:p w14:paraId="6D542787" w14:textId="77777777" w:rsidR="00CB2FF0" w:rsidRPr="005D40D0" w:rsidRDefault="00000000">
      <w:pPr>
        <w:pStyle w:val="a3"/>
        <w:spacing w:before="228"/>
        <w:ind w:right="234"/>
        <w:jc w:val="right"/>
        <w:rPr>
          <w:rFonts w:eastAsia="標楷體"/>
        </w:rPr>
      </w:pPr>
      <w:r w:rsidRPr="005D40D0">
        <w:rPr>
          <w:rFonts w:eastAsia="標楷體" w:hint="eastAsia"/>
          <w:spacing w:val="19"/>
        </w:rPr>
        <w:t>黃</w:t>
      </w:r>
      <w:r w:rsidRPr="005D40D0">
        <w:rPr>
          <w:rFonts w:eastAsia="標楷體" w:hint="eastAsia"/>
          <w:spacing w:val="19"/>
        </w:rPr>
        <w:t xml:space="preserve"> </w:t>
      </w:r>
      <w:r w:rsidRPr="005D40D0">
        <w:rPr>
          <w:rFonts w:eastAsia="標楷體" w:hint="eastAsia"/>
          <w:spacing w:val="19"/>
        </w:rPr>
        <w:t>愉</w:t>
      </w:r>
      <w:r w:rsidRPr="005D40D0">
        <w:rPr>
          <w:rFonts w:eastAsia="標楷體" w:hint="eastAsia"/>
          <w:spacing w:val="19"/>
        </w:rPr>
        <w:t xml:space="preserve"> </w:t>
      </w:r>
      <w:r w:rsidRPr="005D40D0">
        <w:rPr>
          <w:rFonts w:eastAsia="標楷體" w:hint="eastAsia"/>
          <w:spacing w:val="19"/>
        </w:rPr>
        <w:t>閔</w:t>
      </w:r>
    </w:p>
    <w:p w14:paraId="507D6605" w14:textId="77777777" w:rsidR="00CB2FF0" w:rsidRPr="005D40D0" w:rsidRDefault="00000000">
      <w:pPr>
        <w:pStyle w:val="3"/>
        <w:rPr>
          <w:rFonts w:eastAsia="標楷體"/>
        </w:rPr>
      </w:pPr>
      <w:r w:rsidRPr="005D40D0">
        <w:rPr>
          <w:rFonts w:eastAsia="標楷體"/>
          <w:noProof/>
        </w:rPr>
        <w:drawing>
          <wp:anchor distT="0" distB="0" distL="0" distR="0" simplePos="0" relativeHeight="251598336" behindDoc="1" locked="0" layoutInCell="1" allowOverlap="1" wp14:anchorId="5582B6C6" wp14:editId="12AAB993">
            <wp:simplePos x="0" y="0"/>
            <wp:positionH relativeFrom="page">
              <wp:posOffset>1652890</wp:posOffset>
            </wp:positionH>
            <wp:positionV relativeFrom="paragraph">
              <wp:posOffset>401688</wp:posOffset>
            </wp:positionV>
            <wp:extent cx="4628860" cy="4728872"/>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pacing w:val="-2"/>
        </w:rPr>
        <w:t>論文摘要：</w:t>
      </w:r>
    </w:p>
    <w:p w14:paraId="75BFB0F2" w14:textId="77777777" w:rsidR="00CB2FF0" w:rsidRPr="005D40D0" w:rsidRDefault="00000000">
      <w:pPr>
        <w:pStyle w:val="a3"/>
        <w:spacing w:before="170" w:line="415" w:lineRule="auto"/>
        <w:ind w:left="305" w:right="244" w:firstLine="479"/>
        <w:jc w:val="both"/>
        <w:rPr>
          <w:rFonts w:eastAsia="標楷體"/>
        </w:rPr>
      </w:pPr>
      <w:r w:rsidRPr="005D40D0">
        <w:rPr>
          <w:rFonts w:eastAsia="標楷體" w:hint="eastAsia"/>
          <w:spacing w:val="-2"/>
        </w:rPr>
        <w:t>隨著資訊科技的進步，有許多創新科技及應用，人們在思想以及生活習慣上與過去有很大的不同，也使得人們的生活方式朝向多元發展，而在建構起人們生活便利的社會下，同樣也有需要面臨的社會問題，例如，人口老化及少子化，是全球所共同面臨的問題，台灣的社會結構也正因為全球化的危機逐漸在改變。而隨著全球人口減少，家庭結構的改變，視寵物為伴或心靈寄託的對象，是目前日常生活中普遍可見的現象，寵物對於人們的定位，與以往不同，已經將寵物視為家庭中的一份子，在許多家庭中有著不可或缺的地位。</w:t>
      </w:r>
    </w:p>
    <w:p w14:paraId="55F419AA" w14:textId="77777777" w:rsidR="00CB2FF0" w:rsidRPr="005D40D0" w:rsidRDefault="00000000">
      <w:pPr>
        <w:pStyle w:val="a3"/>
        <w:spacing w:before="2" w:line="412" w:lineRule="auto"/>
        <w:ind w:left="305" w:right="233" w:firstLine="479"/>
        <w:jc w:val="both"/>
        <w:rPr>
          <w:rFonts w:eastAsia="標楷體"/>
        </w:rPr>
      </w:pPr>
      <w:r w:rsidRPr="005D40D0">
        <w:rPr>
          <w:rFonts w:eastAsia="標楷體" w:hint="eastAsia"/>
          <w:spacing w:val="-2"/>
        </w:rPr>
        <w:t>隨著寵物社會地位和飼主心中對於寵物疼愛度提高，寵物醫院不僅必須提升</w:t>
      </w:r>
      <w:r w:rsidRPr="005D40D0">
        <w:rPr>
          <w:rFonts w:eastAsia="標楷體" w:hint="eastAsia"/>
        </w:rPr>
        <w:t>創意與創新服務，其也必須符合時代需求。根據農委會的粗估，臺灣的寵物市場每年約有超過新臺幣</w:t>
      </w:r>
      <w:r w:rsidRPr="005D40D0">
        <w:rPr>
          <w:rFonts w:eastAsia="標楷體" w:hint="eastAsia"/>
        </w:rPr>
        <w:t xml:space="preserve"> </w:t>
      </w:r>
      <w:r w:rsidRPr="005D40D0">
        <w:rPr>
          <w:rFonts w:eastAsia="標楷體"/>
        </w:rPr>
        <w:t xml:space="preserve">200 </w:t>
      </w:r>
      <w:r w:rsidRPr="005D40D0">
        <w:rPr>
          <w:rFonts w:eastAsia="標楷體" w:hint="eastAsia"/>
        </w:rPr>
        <w:t>億以上的產值。大型複合式的寵物醫院或連鎖經營的寵物醫院，都是異於傳統寵物醫院的一種選項，而大型複合式寵物醫院是傳統經營</w:t>
      </w:r>
      <w:r w:rsidRPr="005D40D0">
        <w:rPr>
          <w:rFonts w:eastAsia="標楷體" w:hint="eastAsia"/>
          <w:spacing w:val="-2"/>
        </w:rPr>
        <w:t>模式的多角化延伸，而近年來大型複合式寵物醫院及大型綜合寵物店皆有明顯的</w:t>
      </w:r>
      <w:r w:rsidRPr="005D40D0">
        <w:rPr>
          <w:rFonts w:eastAsia="標楷體" w:hint="eastAsia"/>
          <w:spacing w:val="-14"/>
        </w:rPr>
        <w:t>成長趨勢，根據農委會第</w:t>
      </w:r>
      <w:r w:rsidRPr="005D40D0">
        <w:rPr>
          <w:rFonts w:eastAsia="標楷體" w:hint="eastAsia"/>
          <w:spacing w:val="-14"/>
        </w:rPr>
        <w:t xml:space="preserve"> </w:t>
      </w:r>
      <w:r w:rsidRPr="005D40D0">
        <w:rPr>
          <w:rFonts w:eastAsia="標楷體"/>
        </w:rPr>
        <w:t>247</w:t>
      </w:r>
      <w:r w:rsidRPr="005D40D0">
        <w:rPr>
          <w:rFonts w:eastAsia="標楷體"/>
          <w:spacing w:val="-15"/>
        </w:rPr>
        <w:t xml:space="preserve"> </w:t>
      </w:r>
      <w:r w:rsidRPr="005D40D0">
        <w:rPr>
          <w:rFonts w:eastAsia="標楷體" w:hint="eastAsia"/>
          <w:spacing w:val="-13"/>
        </w:rPr>
        <w:t>期的報告指出，目前台灣約有</w:t>
      </w:r>
      <w:r w:rsidRPr="005D40D0">
        <w:rPr>
          <w:rFonts w:eastAsia="標楷體" w:hint="eastAsia"/>
          <w:spacing w:val="-13"/>
        </w:rPr>
        <w:t xml:space="preserve"> </w:t>
      </w:r>
      <w:r w:rsidRPr="005D40D0">
        <w:rPr>
          <w:rFonts w:eastAsia="標楷體"/>
        </w:rPr>
        <w:t>5%</w:t>
      </w:r>
      <w:r w:rsidRPr="005D40D0">
        <w:rPr>
          <w:rFonts w:eastAsia="標楷體" w:hint="eastAsia"/>
        </w:rPr>
        <w:t>的大型綜合寵物店，</w:t>
      </w:r>
      <w:r w:rsidRPr="005D40D0">
        <w:rPr>
          <w:rFonts w:eastAsia="標楷體" w:hint="eastAsia"/>
          <w:spacing w:val="-2"/>
        </w:rPr>
        <w:t>且正在逐漸成長。</w:t>
      </w:r>
    </w:p>
    <w:p w14:paraId="10898260" w14:textId="77777777" w:rsidR="00CB2FF0" w:rsidRPr="005D40D0" w:rsidRDefault="00000000">
      <w:pPr>
        <w:pStyle w:val="a3"/>
        <w:spacing w:before="9" w:line="412" w:lineRule="auto"/>
        <w:ind w:left="305" w:right="234" w:firstLine="479"/>
        <w:jc w:val="both"/>
        <w:rPr>
          <w:rFonts w:eastAsia="標楷體"/>
        </w:rPr>
      </w:pPr>
      <w:r w:rsidRPr="005D40D0">
        <w:rPr>
          <w:rFonts w:eastAsia="標楷體" w:hint="eastAsia"/>
          <w:spacing w:val="-2"/>
        </w:rPr>
        <w:t>本研究將透過文獻探討，整理探討台灣目前寵物醫院及商場的發展與現況，</w:t>
      </w:r>
      <w:r w:rsidRPr="005D40D0">
        <w:rPr>
          <w:rFonts w:eastAsia="標楷體" w:hint="eastAsia"/>
        </w:rPr>
        <w:t>以及目前寵物市場的趨勢及成長，並進一步根據寵物醫院及商場的需求提供相關</w:t>
      </w:r>
      <w:r w:rsidRPr="005D40D0">
        <w:rPr>
          <w:rFonts w:eastAsia="標楷體" w:hint="eastAsia"/>
          <w:spacing w:val="-3"/>
        </w:rPr>
        <w:t>技術及服務流程上的改善。透過雲端平台的服務整合，以及</w:t>
      </w:r>
      <w:r w:rsidRPr="005D40D0">
        <w:rPr>
          <w:rFonts w:eastAsia="標楷體" w:hint="eastAsia"/>
          <w:spacing w:val="-3"/>
        </w:rPr>
        <w:t xml:space="preserve"> </w:t>
      </w:r>
      <w:r w:rsidRPr="005D40D0">
        <w:rPr>
          <w:rFonts w:eastAsia="標楷體"/>
          <w:spacing w:val="-2"/>
        </w:rPr>
        <w:t>iBeacon</w:t>
      </w:r>
      <w:r w:rsidRPr="005D40D0">
        <w:rPr>
          <w:rFonts w:eastAsia="標楷體"/>
          <w:spacing w:val="-13"/>
        </w:rPr>
        <w:t xml:space="preserve"> </w:t>
      </w:r>
      <w:r w:rsidRPr="005D40D0">
        <w:rPr>
          <w:rFonts w:eastAsia="標楷體" w:hint="eastAsia"/>
          <w:spacing w:val="-2"/>
        </w:rPr>
        <w:t>的室內定位技術，提供創新的服務與經營模式，來提高業者整體營運的效益及降低醫療風險發生的可能性，以提高顧客滿意度為目標。</w:t>
      </w:r>
    </w:p>
    <w:p w14:paraId="065B5AC5" w14:textId="77777777" w:rsidR="00CB2FF0" w:rsidRPr="005D40D0" w:rsidRDefault="00000000">
      <w:pPr>
        <w:pStyle w:val="a3"/>
        <w:spacing w:before="2"/>
        <w:ind w:left="305"/>
        <w:rPr>
          <w:rFonts w:eastAsia="標楷體"/>
        </w:rPr>
      </w:pPr>
      <w:r w:rsidRPr="005D40D0">
        <w:rPr>
          <w:rFonts w:eastAsia="標楷體" w:hint="eastAsia"/>
          <w:spacing w:val="-2"/>
        </w:rPr>
        <w:t>關鍵詞：</w:t>
      </w:r>
      <w:r w:rsidRPr="005D40D0">
        <w:rPr>
          <w:rFonts w:eastAsia="標楷體"/>
          <w:spacing w:val="-2"/>
        </w:rPr>
        <w:t>iBeacon</w:t>
      </w:r>
      <w:r w:rsidRPr="005D40D0">
        <w:rPr>
          <w:rFonts w:eastAsia="標楷體" w:hint="eastAsia"/>
          <w:spacing w:val="-3"/>
        </w:rPr>
        <w:t>、寵物醫院、資料探勘、雲端平台、遠端醫療</w:t>
      </w:r>
    </w:p>
    <w:p w14:paraId="79B5EC63" w14:textId="77777777" w:rsidR="00CB2FF0" w:rsidRPr="005D40D0" w:rsidRDefault="00CB2FF0">
      <w:pPr>
        <w:rPr>
          <w:rFonts w:eastAsia="標楷體"/>
        </w:rPr>
        <w:sectPr w:rsidR="00CB2FF0" w:rsidRPr="005D40D0">
          <w:footerReference w:type="default" r:id="rId12"/>
          <w:pgSz w:w="11910" w:h="16840"/>
          <w:pgMar w:top="1480" w:right="1180" w:bottom="1200" w:left="1680" w:header="0" w:footer="1017" w:gutter="0"/>
          <w:pgNumType w:start="1"/>
          <w:cols w:space="720"/>
        </w:sectPr>
      </w:pPr>
    </w:p>
    <w:p w14:paraId="533A9457" w14:textId="77777777" w:rsidR="00CB2FF0" w:rsidRPr="005D40D0" w:rsidRDefault="00000000">
      <w:pPr>
        <w:pStyle w:val="a3"/>
        <w:spacing w:before="79" w:line="415" w:lineRule="auto"/>
        <w:ind w:left="1942" w:right="236" w:hanging="1637"/>
        <w:rPr>
          <w:rFonts w:eastAsia="標楷體"/>
        </w:rPr>
      </w:pPr>
      <w:r w:rsidRPr="005D40D0">
        <w:rPr>
          <w:rFonts w:eastAsia="標楷體"/>
        </w:rPr>
        <w:lastRenderedPageBreak/>
        <w:t>Title</w:t>
      </w:r>
      <w:r w:rsidRPr="005D40D0">
        <w:rPr>
          <w:rFonts w:eastAsia="標楷體"/>
          <w:spacing w:val="-3"/>
        </w:rPr>
        <w:t xml:space="preserve"> </w:t>
      </w:r>
      <w:r w:rsidRPr="005D40D0">
        <w:rPr>
          <w:rFonts w:eastAsia="標楷體"/>
        </w:rPr>
        <w:t>of</w:t>
      </w:r>
      <w:r w:rsidRPr="005D40D0">
        <w:rPr>
          <w:rFonts w:eastAsia="標楷體"/>
          <w:spacing w:val="-3"/>
        </w:rPr>
        <w:t xml:space="preserve"> </w:t>
      </w:r>
      <w:r w:rsidRPr="005D40D0">
        <w:rPr>
          <w:rFonts w:eastAsia="標楷體"/>
        </w:rPr>
        <w:t>Thesis</w:t>
      </w:r>
      <w:r w:rsidRPr="005D40D0">
        <w:rPr>
          <w:rFonts w:eastAsia="標楷體" w:hint="eastAsia"/>
        </w:rPr>
        <w:t>：</w:t>
      </w:r>
      <w:r w:rsidRPr="005D40D0">
        <w:rPr>
          <w:rFonts w:eastAsia="標楷體"/>
        </w:rPr>
        <w:t>Applying</w:t>
      </w:r>
      <w:r w:rsidRPr="005D40D0">
        <w:rPr>
          <w:rFonts w:eastAsia="標楷體"/>
          <w:spacing w:val="-5"/>
        </w:rPr>
        <w:t xml:space="preserve"> </w:t>
      </w:r>
      <w:r w:rsidRPr="005D40D0">
        <w:rPr>
          <w:rFonts w:eastAsia="標楷體"/>
        </w:rPr>
        <w:t>the</w:t>
      </w:r>
      <w:r w:rsidRPr="005D40D0">
        <w:rPr>
          <w:rFonts w:eastAsia="標楷體"/>
          <w:spacing w:val="-3"/>
        </w:rPr>
        <w:t xml:space="preserve"> </w:t>
      </w:r>
      <w:r w:rsidRPr="005D40D0">
        <w:rPr>
          <w:rFonts w:eastAsia="標楷體"/>
        </w:rPr>
        <w:t>Cloud</w:t>
      </w:r>
      <w:r w:rsidRPr="005D40D0">
        <w:rPr>
          <w:rFonts w:eastAsia="標楷體"/>
          <w:spacing w:val="-2"/>
        </w:rPr>
        <w:t xml:space="preserve"> </w:t>
      </w:r>
      <w:r w:rsidRPr="005D40D0">
        <w:rPr>
          <w:rFonts w:eastAsia="標楷體"/>
        </w:rPr>
        <w:t>Platform</w:t>
      </w:r>
      <w:r w:rsidRPr="005D40D0">
        <w:rPr>
          <w:rFonts w:eastAsia="標楷體"/>
          <w:spacing w:val="-2"/>
        </w:rPr>
        <w:t xml:space="preserve"> </w:t>
      </w:r>
      <w:r w:rsidRPr="005D40D0">
        <w:rPr>
          <w:rFonts w:eastAsia="標楷體"/>
        </w:rPr>
        <w:t>to</w:t>
      </w:r>
      <w:r w:rsidRPr="005D40D0">
        <w:rPr>
          <w:rFonts w:eastAsia="標楷體"/>
          <w:spacing w:val="-2"/>
        </w:rPr>
        <w:t xml:space="preserve"> </w:t>
      </w:r>
      <w:r w:rsidRPr="005D40D0">
        <w:rPr>
          <w:rFonts w:eastAsia="標楷體"/>
        </w:rPr>
        <w:t>the Information</w:t>
      </w:r>
      <w:r w:rsidRPr="005D40D0">
        <w:rPr>
          <w:rFonts w:eastAsia="標楷體"/>
          <w:spacing w:val="-2"/>
        </w:rPr>
        <w:t xml:space="preserve"> </w:t>
      </w:r>
      <w:r w:rsidRPr="005D40D0">
        <w:rPr>
          <w:rFonts w:eastAsia="標楷體"/>
        </w:rPr>
        <w:t>System</w:t>
      </w:r>
      <w:r w:rsidRPr="005D40D0">
        <w:rPr>
          <w:rFonts w:eastAsia="標楷體"/>
          <w:spacing w:val="-2"/>
        </w:rPr>
        <w:t xml:space="preserve"> </w:t>
      </w:r>
      <w:r w:rsidRPr="005D40D0">
        <w:rPr>
          <w:rFonts w:eastAsia="標楷體"/>
        </w:rPr>
        <w:t>for</w:t>
      </w:r>
      <w:r w:rsidRPr="005D40D0">
        <w:rPr>
          <w:rFonts w:eastAsia="標楷體"/>
          <w:spacing w:val="-3"/>
        </w:rPr>
        <w:t xml:space="preserve"> </w:t>
      </w:r>
      <w:r w:rsidRPr="005D40D0">
        <w:rPr>
          <w:rFonts w:eastAsia="標楷體"/>
        </w:rPr>
        <w:t>Compound Veterinary Hospital</w:t>
      </w:r>
    </w:p>
    <w:p w14:paraId="0959A98C" w14:textId="77777777" w:rsidR="00CB2FF0" w:rsidRPr="005D40D0" w:rsidRDefault="00000000">
      <w:pPr>
        <w:pStyle w:val="a3"/>
        <w:spacing w:before="55" w:line="405" w:lineRule="auto"/>
        <w:ind w:left="305" w:right="244"/>
        <w:rPr>
          <w:rFonts w:eastAsia="標楷體"/>
        </w:rPr>
      </w:pPr>
      <w:r w:rsidRPr="005D40D0">
        <w:rPr>
          <w:rFonts w:eastAsia="標楷體"/>
        </w:rPr>
        <w:t>Name</w:t>
      </w:r>
      <w:r w:rsidRPr="005D40D0">
        <w:rPr>
          <w:rFonts w:eastAsia="標楷體"/>
          <w:spacing w:val="-9"/>
        </w:rPr>
        <w:t xml:space="preserve"> </w:t>
      </w:r>
      <w:r w:rsidRPr="005D40D0">
        <w:rPr>
          <w:rFonts w:eastAsia="標楷體"/>
        </w:rPr>
        <w:t>of</w:t>
      </w:r>
      <w:r w:rsidRPr="005D40D0">
        <w:rPr>
          <w:rFonts w:eastAsia="標楷體"/>
          <w:spacing w:val="-9"/>
        </w:rPr>
        <w:t xml:space="preserve"> </w:t>
      </w:r>
      <w:r w:rsidRPr="005D40D0">
        <w:rPr>
          <w:rFonts w:eastAsia="標楷體"/>
        </w:rPr>
        <w:t>Institute</w:t>
      </w:r>
      <w:r w:rsidRPr="005D40D0">
        <w:rPr>
          <w:rFonts w:eastAsia="標楷體" w:hint="eastAsia"/>
        </w:rPr>
        <w:t>：</w:t>
      </w:r>
      <w:proofErr w:type="spellStart"/>
      <w:r w:rsidRPr="005D40D0">
        <w:rPr>
          <w:rFonts w:eastAsia="標楷體"/>
        </w:rPr>
        <w:t>Tunghai</w:t>
      </w:r>
      <w:proofErr w:type="spellEnd"/>
      <w:r w:rsidRPr="005D40D0">
        <w:rPr>
          <w:rFonts w:eastAsia="標楷體"/>
          <w:spacing w:val="-9"/>
        </w:rPr>
        <w:t xml:space="preserve"> </w:t>
      </w:r>
      <w:r w:rsidRPr="005D40D0">
        <w:rPr>
          <w:rFonts w:eastAsia="標楷體"/>
        </w:rPr>
        <w:t>University,</w:t>
      </w:r>
      <w:r w:rsidRPr="005D40D0">
        <w:rPr>
          <w:rFonts w:eastAsia="標楷體"/>
          <w:spacing w:val="-7"/>
        </w:rPr>
        <w:t xml:space="preserve"> </w:t>
      </w:r>
      <w:r w:rsidRPr="005D40D0">
        <w:rPr>
          <w:rFonts w:eastAsia="標楷體"/>
        </w:rPr>
        <w:t>Graduate</w:t>
      </w:r>
      <w:r w:rsidRPr="005D40D0">
        <w:rPr>
          <w:rFonts w:eastAsia="標楷體"/>
          <w:spacing w:val="-8"/>
        </w:rPr>
        <w:t xml:space="preserve"> </w:t>
      </w:r>
      <w:r w:rsidRPr="005D40D0">
        <w:rPr>
          <w:rFonts w:eastAsia="標楷體"/>
        </w:rPr>
        <w:t>Institute</w:t>
      </w:r>
      <w:r w:rsidRPr="005D40D0">
        <w:rPr>
          <w:rFonts w:eastAsia="標楷體"/>
          <w:spacing w:val="-9"/>
        </w:rPr>
        <w:t xml:space="preserve"> </w:t>
      </w:r>
      <w:r w:rsidRPr="005D40D0">
        <w:rPr>
          <w:rFonts w:eastAsia="標楷體"/>
        </w:rPr>
        <w:t>of</w:t>
      </w:r>
      <w:r w:rsidRPr="005D40D0">
        <w:rPr>
          <w:rFonts w:eastAsia="標楷體"/>
          <w:spacing w:val="-8"/>
        </w:rPr>
        <w:t xml:space="preserve"> </w:t>
      </w:r>
      <w:r w:rsidRPr="005D40D0">
        <w:rPr>
          <w:rFonts w:eastAsia="標楷體"/>
        </w:rPr>
        <w:t>Information</w:t>
      </w:r>
      <w:r w:rsidRPr="005D40D0">
        <w:rPr>
          <w:rFonts w:eastAsia="標楷體"/>
          <w:spacing w:val="-9"/>
        </w:rPr>
        <w:t xml:space="preserve"> </w:t>
      </w:r>
      <w:r w:rsidRPr="005D40D0">
        <w:rPr>
          <w:rFonts w:eastAsia="標楷體"/>
        </w:rPr>
        <w:t>Management Graduation Time</w:t>
      </w:r>
      <w:r w:rsidRPr="005D40D0">
        <w:rPr>
          <w:rFonts w:eastAsia="標楷體" w:hint="eastAsia"/>
        </w:rPr>
        <w:t>：</w:t>
      </w:r>
      <w:r w:rsidRPr="005D40D0">
        <w:rPr>
          <w:rFonts w:eastAsia="標楷體"/>
        </w:rPr>
        <w:t>(07</w:t>
      </w:r>
      <w:r w:rsidRPr="005D40D0">
        <w:rPr>
          <w:rFonts w:eastAsia="標楷體" w:hint="eastAsia"/>
        </w:rPr>
        <w:t>／</w:t>
      </w:r>
      <w:r w:rsidRPr="005D40D0">
        <w:rPr>
          <w:rFonts w:eastAsia="標楷體"/>
        </w:rPr>
        <w:t>2017)</w:t>
      </w:r>
    </w:p>
    <w:p w14:paraId="4FCA0E77" w14:textId="77777777" w:rsidR="00CB2FF0" w:rsidRPr="005D40D0" w:rsidRDefault="00000000">
      <w:pPr>
        <w:pStyle w:val="a3"/>
        <w:tabs>
          <w:tab w:val="left" w:pos="5427"/>
        </w:tabs>
        <w:spacing w:before="10"/>
        <w:ind w:left="305"/>
        <w:rPr>
          <w:rFonts w:eastAsia="標楷體"/>
        </w:rPr>
      </w:pPr>
      <w:r w:rsidRPr="005D40D0">
        <w:rPr>
          <w:rFonts w:eastAsia="標楷體"/>
          <w:spacing w:val="-4"/>
        </w:rPr>
        <w:t>Student</w:t>
      </w:r>
      <w:r w:rsidRPr="005D40D0">
        <w:rPr>
          <w:rFonts w:eastAsia="標楷體"/>
          <w:spacing w:val="-1"/>
        </w:rPr>
        <w:t xml:space="preserve"> </w:t>
      </w:r>
      <w:r w:rsidRPr="005D40D0">
        <w:rPr>
          <w:rFonts w:eastAsia="標楷體"/>
          <w:spacing w:val="-4"/>
        </w:rPr>
        <w:t>Name</w:t>
      </w:r>
      <w:r w:rsidRPr="005D40D0">
        <w:rPr>
          <w:rFonts w:eastAsia="標楷體" w:hint="eastAsia"/>
          <w:spacing w:val="-4"/>
        </w:rPr>
        <w:t>：</w:t>
      </w:r>
      <w:r w:rsidRPr="005D40D0">
        <w:rPr>
          <w:rFonts w:eastAsia="標楷體"/>
          <w:spacing w:val="-4"/>
        </w:rPr>
        <w:t>Che-Chun</w:t>
      </w:r>
      <w:r w:rsidRPr="005D40D0">
        <w:rPr>
          <w:rFonts w:eastAsia="標楷體"/>
          <w:spacing w:val="-1"/>
        </w:rPr>
        <w:t xml:space="preserve"> </w:t>
      </w:r>
      <w:r w:rsidRPr="005D40D0">
        <w:rPr>
          <w:rFonts w:eastAsia="標楷體"/>
          <w:spacing w:val="-5"/>
        </w:rPr>
        <w:t>Hsu</w:t>
      </w:r>
      <w:r w:rsidRPr="005D40D0">
        <w:rPr>
          <w:rFonts w:eastAsia="標楷體"/>
        </w:rPr>
        <w:tab/>
      </w:r>
      <w:r w:rsidRPr="005D40D0">
        <w:rPr>
          <w:rFonts w:eastAsia="標楷體"/>
          <w:spacing w:val="-4"/>
        </w:rPr>
        <w:t>Advisor</w:t>
      </w:r>
      <w:r w:rsidRPr="005D40D0">
        <w:rPr>
          <w:rFonts w:eastAsia="標楷體"/>
          <w:spacing w:val="3"/>
        </w:rPr>
        <w:t xml:space="preserve"> </w:t>
      </w:r>
      <w:r w:rsidRPr="005D40D0">
        <w:rPr>
          <w:rFonts w:eastAsia="標楷體"/>
          <w:spacing w:val="-4"/>
        </w:rPr>
        <w:t>Name</w:t>
      </w:r>
      <w:r w:rsidRPr="005D40D0">
        <w:rPr>
          <w:rFonts w:eastAsia="標楷體" w:hint="eastAsia"/>
          <w:spacing w:val="-4"/>
        </w:rPr>
        <w:t>：</w:t>
      </w:r>
      <w:proofErr w:type="spellStart"/>
      <w:r w:rsidRPr="005D40D0">
        <w:rPr>
          <w:rFonts w:eastAsia="標楷體"/>
          <w:spacing w:val="-4"/>
        </w:rPr>
        <w:t>Tzer-Shyong</w:t>
      </w:r>
      <w:proofErr w:type="spellEnd"/>
      <w:r w:rsidRPr="005D40D0">
        <w:rPr>
          <w:rFonts w:eastAsia="標楷體"/>
        </w:rPr>
        <w:t xml:space="preserve"> </w:t>
      </w:r>
      <w:r w:rsidRPr="005D40D0">
        <w:rPr>
          <w:rFonts w:eastAsia="標楷體"/>
          <w:spacing w:val="-4"/>
        </w:rPr>
        <w:t>Chen</w:t>
      </w:r>
    </w:p>
    <w:p w14:paraId="1599C453" w14:textId="77777777" w:rsidR="00CB2FF0" w:rsidRPr="005D40D0" w:rsidRDefault="00000000">
      <w:pPr>
        <w:pStyle w:val="a3"/>
        <w:spacing w:before="233"/>
        <w:ind w:left="7031"/>
        <w:rPr>
          <w:rFonts w:eastAsia="標楷體"/>
        </w:rPr>
      </w:pPr>
      <w:r w:rsidRPr="005D40D0">
        <w:rPr>
          <w:rFonts w:eastAsia="標楷體"/>
          <w:spacing w:val="-4"/>
        </w:rPr>
        <w:t>Yu-Ming</w:t>
      </w:r>
      <w:r w:rsidRPr="005D40D0">
        <w:rPr>
          <w:rFonts w:eastAsia="標楷體"/>
          <w:spacing w:val="-5"/>
        </w:rPr>
        <w:t xml:space="preserve"> </w:t>
      </w:r>
      <w:r w:rsidRPr="005D40D0">
        <w:rPr>
          <w:rFonts w:eastAsia="標楷體"/>
          <w:spacing w:val="-4"/>
        </w:rPr>
        <w:t>Huang</w:t>
      </w:r>
    </w:p>
    <w:p w14:paraId="470D5681" w14:textId="77777777" w:rsidR="00CB2FF0" w:rsidRPr="005D40D0" w:rsidRDefault="00000000">
      <w:pPr>
        <w:pStyle w:val="3"/>
        <w:spacing w:before="155"/>
        <w:rPr>
          <w:rFonts w:eastAsia="標楷體"/>
        </w:rPr>
      </w:pPr>
      <w:r w:rsidRPr="005D40D0">
        <w:rPr>
          <w:rFonts w:eastAsia="標楷體"/>
          <w:noProof/>
        </w:rPr>
        <w:drawing>
          <wp:anchor distT="0" distB="0" distL="0" distR="0" simplePos="0" relativeHeight="251600384" behindDoc="1" locked="0" layoutInCell="1" allowOverlap="1" wp14:anchorId="3A9E089B" wp14:editId="5BBCF1BB">
            <wp:simplePos x="0" y="0"/>
            <wp:positionH relativeFrom="page">
              <wp:posOffset>1652890</wp:posOffset>
            </wp:positionH>
            <wp:positionV relativeFrom="paragraph">
              <wp:posOffset>78800</wp:posOffset>
            </wp:positionV>
            <wp:extent cx="4628860" cy="4728872"/>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pacing w:val="-2"/>
        </w:rPr>
        <w:t>Abstract</w:t>
      </w:r>
      <w:r w:rsidRPr="005D40D0">
        <w:rPr>
          <w:rFonts w:eastAsia="標楷體"/>
          <w:spacing w:val="-2"/>
        </w:rPr>
        <w:t>：</w:t>
      </w:r>
    </w:p>
    <w:p w14:paraId="65BC6F19" w14:textId="77777777" w:rsidR="00CB2FF0" w:rsidRPr="005D40D0" w:rsidRDefault="00000000">
      <w:pPr>
        <w:pStyle w:val="a3"/>
        <w:spacing w:before="174" w:line="470" w:lineRule="auto"/>
        <w:ind w:left="305" w:right="234" w:firstLine="482"/>
        <w:jc w:val="both"/>
        <w:rPr>
          <w:rFonts w:eastAsia="標楷體"/>
        </w:rPr>
      </w:pPr>
      <w:r w:rsidRPr="005D40D0">
        <w:rPr>
          <w:rFonts w:eastAsia="標楷體"/>
        </w:rPr>
        <w:t>Following the advance of information technology, there are lots of innovative technologies and applications. People show largely different thoughts and living habits from the past so that the life style appears diverse development. Under the constructed convenient society, many social problems would also be faced. For instance, population aging and low fertility are the common problems globally. The social structure in Taiwan is gradually changing due to the risk of globalization. With decreasing global population and changing family structure, regarding pets as companions or soulmates is currently a common situation in daily life. Pets have been regarded as family members and present absolutely essential status in many families.</w:t>
      </w:r>
    </w:p>
    <w:p w14:paraId="08FF02ED" w14:textId="77777777" w:rsidR="00CB2FF0" w:rsidRPr="005D40D0" w:rsidRDefault="00000000">
      <w:pPr>
        <w:pStyle w:val="a3"/>
        <w:spacing w:line="470" w:lineRule="auto"/>
        <w:ind w:left="305" w:right="234" w:firstLine="482"/>
        <w:jc w:val="both"/>
        <w:rPr>
          <w:rFonts w:eastAsia="標楷體"/>
        </w:rPr>
      </w:pPr>
      <w:r w:rsidRPr="005D40D0">
        <w:rPr>
          <w:rFonts w:eastAsia="標楷體"/>
        </w:rPr>
        <w:t>With the enhancing social status of pets and the owners’</w:t>
      </w:r>
      <w:r w:rsidRPr="005D40D0">
        <w:rPr>
          <w:rFonts w:eastAsia="標楷體"/>
          <w:spacing w:val="-6"/>
        </w:rPr>
        <w:t xml:space="preserve"> </w:t>
      </w:r>
      <w:r w:rsidRPr="005D40D0">
        <w:rPr>
          <w:rFonts w:eastAsia="標楷體"/>
        </w:rPr>
        <w:t>love, veterinary hospitals have to promote the creative and innovative service as well as meet the requirements of the</w:t>
      </w:r>
      <w:r w:rsidRPr="005D40D0">
        <w:rPr>
          <w:rFonts w:eastAsia="標楷體"/>
          <w:spacing w:val="-1"/>
        </w:rPr>
        <w:t xml:space="preserve"> </w:t>
      </w:r>
      <w:r w:rsidRPr="005D40D0">
        <w:rPr>
          <w:rFonts w:eastAsia="標楷體"/>
        </w:rPr>
        <w:t>time. According</w:t>
      </w:r>
      <w:r w:rsidRPr="005D40D0">
        <w:rPr>
          <w:rFonts w:eastAsia="標楷體"/>
          <w:spacing w:val="-3"/>
        </w:rPr>
        <w:t xml:space="preserve"> </w:t>
      </w:r>
      <w:r w:rsidRPr="005D40D0">
        <w:rPr>
          <w:rFonts w:eastAsia="標楷體"/>
        </w:rPr>
        <w:t>to the</w:t>
      </w:r>
      <w:r w:rsidRPr="005D40D0">
        <w:rPr>
          <w:rFonts w:eastAsia="標楷體"/>
          <w:spacing w:val="-1"/>
        </w:rPr>
        <w:t xml:space="preserve"> </w:t>
      </w:r>
      <w:r w:rsidRPr="005D40D0">
        <w:rPr>
          <w:rFonts w:eastAsia="標楷體"/>
        </w:rPr>
        <w:t>rough estimation from Council of</w:t>
      </w:r>
      <w:r w:rsidRPr="005D40D0">
        <w:rPr>
          <w:rFonts w:eastAsia="標楷體"/>
          <w:spacing w:val="-1"/>
        </w:rPr>
        <w:t xml:space="preserve"> </w:t>
      </w:r>
      <w:r w:rsidRPr="005D40D0">
        <w:rPr>
          <w:rFonts w:eastAsia="標楷體"/>
        </w:rPr>
        <w:t>Agriculture, the</w:t>
      </w:r>
      <w:r w:rsidRPr="005D40D0">
        <w:rPr>
          <w:rFonts w:eastAsia="標楷體"/>
          <w:spacing w:val="-1"/>
        </w:rPr>
        <w:t xml:space="preserve"> </w:t>
      </w:r>
      <w:r w:rsidRPr="005D40D0">
        <w:rPr>
          <w:rFonts w:eastAsia="標楷體"/>
        </w:rPr>
        <w:t>pet market in Taiwan presents the output value above twenty billion NT dollars every year. Large compound veterinary hospitals or chained veterinary hospitals are a different option from traditional veterinary hospitals, and large compound veterinary hospitals are the diversified extension of traditional business models. Large compound veterinary hospitals and large multi-purpose pet stores appear obvious growth trend in the past years.</w:t>
      </w:r>
      <w:r w:rsidRPr="005D40D0">
        <w:rPr>
          <w:rFonts w:eastAsia="標楷體"/>
          <w:spacing w:val="40"/>
        </w:rPr>
        <w:t xml:space="preserve"> </w:t>
      </w:r>
      <w:r w:rsidRPr="005D40D0">
        <w:rPr>
          <w:rFonts w:eastAsia="標楷體"/>
        </w:rPr>
        <w:t>According</w:t>
      </w:r>
      <w:r w:rsidRPr="005D40D0">
        <w:rPr>
          <w:rFonts w:eastAsia="標楷體"/>
          <w:spacing w:val="40"/>
        </w:rPr>
        <w:t xml:space="preserve"> </w:t>
      </w:r>
      <w:r w:rsidRPr="005D40D0">
        <w:rPr>
          <w:rFonts w:eastAsia="標楷體"/>
        </w:rPr>
        <w:t>to</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247</w:t>
      </w:r>
      <w:r w:rsidRPr="005D40D0">
        <w:rPr>
          <w:rFonts w:eastAsia="標楷體"/>
          <w:spacing w:val="40"/>
        </w:rPr>
        <w:t xml:space="preserve"> </w:t>
      </w:r>
      <w:r w:rsidRPr="005D40D0">
        <w:rPr>
          <w:rFonts w:eastAsia="標楷體"/>
        </w:rPr>
        <w:t>report</w:t>
      </w:r>
      <w:r w:rsidRPr="005D40D0">
        <w:rPr>
          <w:rFonts w:eastAsia="標楷體"/>
          <w:spacing w:val="40"/>
        </w:rPr>
        <w:t xml:space="preserve"> </w:t>
      </w:r>
      <w:r w:rsidRPr="005D40D0">
        <w:rPr>
          <w:rFonts w:eastAsia="標楷體"/>
        </w:rPr>
        <w:t>from</w:t>
      </w:r>
      <w:r w:rsidRPr="005D40D0">
        <w:rPr>
          <w:rFonts w:eastAsia="標楷體"/>
          <w:spacing w:val="40"/>
        </w:rPr>
        <w:t xml:space="preserve"> </w:t>
      </w:r>
      <w:r w:rsidRPr="005D40D0">
        <w:rPr>
          <w:rFonts w:eastAsia="標楷體"/>
        </w:rPr>
        <w:t>Council</w:t>
      </w:r>
      <w:r w:rsidRPr="005D40D0">
        <w:rPr>
          <w:rFonts w:eastAsia="標楷體"/>
          <w:spacing w:val="40"/>
        </w:rPr>
        <w:t xml:space="preserve"> </w:t>
      </w:r>
      <w:r w:rsidRPr="005D40D0">
        <w:rPr>
          <w:rFonts w:eastAsia="標楷體"/>
        </w:rPr>
        <w:t>of</w:t>
      </w:r>
      <w:r w:rsidRPr="005D40D0">
        <w:rPr>
          <w:rFonts w:eastAsia="標楷體"/>
          <w:spacing w:val="40"/>
        </w:rPr>
        <w:t xml:space="preserve"> </w:t>
      </w:r>
      <w:r w:rsidRPr="005D40D0">
        <w:rPr>
          <w:rFonts w:eastAsia="標楷體"/>
        </w:rPr>
        <w:t>Agriculture,</w:t>
      </w:r>
      <w:r w:rsidRPr="005D40D0">
        <w:rPr>
          <w:rFonts w:eastAsia="標楷體"/>
          <w:spacing w:val="40"/>
        </w:rPr>
        <w:t xml:space="preserve"> </w:t>
      </w:r>
      <w:r w:rsidRPr="005D40D0">
        <w:rPr>
          <w:rFonts w:eastAsia="標楷體"/>
        </w:rPr>
        <w:t>about</w:t>
      </w:r>
      <w:r w:rsidRPr="005D40D0">
        <w:rPr>
          <w:rFonts w:eastAsia="標楷體"/>
          <w:spacing w:val="40"/>
        </w:rPr>
        <w:t xml:space="preserve"> </w:t>
      </w:r>
      <w:r w:rsidRPr="005D40D0">
        <w:rPr>
          <w:rFonts w:eastAsia="標楷體"/>
        </w:rPr>
        <w:t>5%</w:t>
      </w:r>
      <w:r w:rsidRPr="005D40D0">
        <w:rPr>
          <w:rFonts w:eastAsia="標楷體"/>
          <w:spacing w:val="40"/>
        </w:rPr>
        <w:t xml:space="preserve"> </w:t>
      </w:r>
      <w:r w:rsidRPr="005D40D0">
        <w:rPr>
          <w:rFonts w:eastAsia="標楷體"/>
        </w:rPr>
        <w:t>large multi-purpose pet stores in Taiwan are growing at the moment.</w:t>
      </w:r>
    </w:p>
    <w:p w14:paraId="3A2006B4" w14:textId="77777777" w:rsidR="00CB2FF0" w:rsidRPr="005D40D0" w:rsidRDefault="00CB2FF0">
      <w:pPr>
        <w:spacing w:line="470" w:lineRule="auto"/>
        <w:jc w:val="both"/>
        <w:rPr>
          <w:rFonts w:eastAsia="標楷體"/>
        </w:rPr>
        <w:sectPr w:rsidR="00CB2FF0" w:rsidRPr="005D40D0">
          <w:pgSz w:w="11910" w:h="16840"/>
          <w:pgMar w:top="1440" w:right="1180" w:bottom="1200" w:left="1680" w:header="0" w:footer="1017" w:gutter="0"/>
          <w:cols w:space="720"/>
        </w:sectPr>
      </w:pPr>
    </w:p>
    <w:p w14:paraId="79AE019A" w14:textId="77777777" w:rsidR="00CB2FF0" w:rsidRPr="005D40D0" w:rsidRDefault="00000000">
      <w:pPr>
        <w:pStyle w:val="a3"/>
        <w:spacing w:before="71" w:line="470" w:lineRule="auto"/>
        <w:ind w:left="305" w:right="235" w:firstLine="482"/>
        <w:jc w:val="both"/>
        <w:rPr>
          <w:rFonts w:eastAsia="標楷體"/>
        </w:rPr>
      </w:pPr>
      <w:r w:rsidRPr="005D40D0">
        <w:rPr>
          <w:rFonts w:eastAsia="標楷體"/>
          <w:noProof/>
        </w:rPr>
        <w:lastRenderedPageBreak/>
        <w:drawing>
          <wp:anchor distT="0" distB="0" distL="0" distR="0" simplePos="0" relativeHeight="251602432" behindDoc="1" locked="0" layoutInCell="1" allowOverlap="1" wp14:anchorId="7A928173" wp14:editId="617D15E8">
            <wp:simplePos x="0" y="0"/>
            <wp:positionH relativeFrom="page">
              <wp:posOffset>1652890</wp:posOffset>
            </wp:positionH>
            <wp:positionV relativeFrom="paragraph">
              <wp:posOffset>2013953</wp:posOffset>
            </wp:positionV>
            <wp:extent cx="4628860" cy="4728872"/>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This study is intended to discuss the development and current conditions of veterinary hospitals and stores and current trend and development of pet market in Taiwan</w:t>
      </w:r>
      <w:r w:rsidRPr="005D40D0">
        <w:rPr>
          <w:rFonts w:eastAsia="標楷體"/>
          <w:spacing w:val="-4"/>
        </w:rPr>
        <w:t xml:space="preserve"> </w:t>
      </w:r>
      <w:r w:rsidRPr="005D40D0">
        <w:rPr>
          <w:rFonts w:eastAsia="標楷體"/>
        </w:rPr>
        <w:t>through</w:t>
      </w:r>
      <w:r w:rsidRPr="005D40D0">
        <w:rPr>
          <w:rFonts w:eastAsia="標楷體"/>
          <w:spacing w:val="-4"/>
        </w:rPr>
        <w:t xml:space="preserve"> </w:t>
      </w:r>
      <w:r w:rsidRPr="005D40D0">
        <w:rPr>
          <w:rFonts w:eastAsia="標楷體"/>
        </w:rPr>
        <w:t>literature</w:t>
      </w:r>
      <w:r w:rsidRPr="005D40D0">
        <w:rPr>
          <w:rFonts w:eastAsia="標楷體"/>
          <w:spacing w:val="-3"/>
        </w:rPr>
        <w:t xml:space="preserve"> </w:t>
      </w:r>
      <w:r w:rsidRPr="005D40D0">
        <w:rPr>
          <w:rFonts w:eastAsia="標楷體"/>
        </w:rPr>
        <w:t>review,</w:t>
      </w:r>
      <w:r w:rsidRPr="005D40D0">
        <w:rPr>
          <w:rFonts w:eastAsia="標楷體"/>
          <w:spacing w:val="-4"/>
        </w:rPr>
        <w:t xml:space="preserve"> </w:t>
      </w:r>
      <w:r w:rsidRPr="005D40D0">
        <w:rPr>
          <w:rFonts w:eastAsia="標楷體"/>
        </w:rPr>
        <w:t>and</w:t>
      </w:r>
      <w:r w:rsidRPr="005D40D0">
        <w:rPr>
          <w:rFonts w:eastAsia="標楷體"/>
          <w:spacing w:val="-4"/>
        </w:rPr>
        <w:t xml:space="preserve"> </w:t>
      </w:r>
      <w:r w:rsidRPr="005D40D0">
        <w:rPr>
          <w:rFonts w:eastAsia="標楷體"/>
        </w:rPr>
        <w:t>further</w:t>
      </w:r>
      <w:r w:rsidRPr="005D40D0">
        <w:rPr>
          <w:rFonts w:eastAsia="標楷體"/>
          <w:spacing w:val="-5"/>
        </w:rPr>
        <w:t xml:space="preserve"> </w:t>
      </w:r>
      <w:r w:rsidRPr="005D40D0">
        <w:rPr>
          <w:rFonts w:eastAsia="標楷體"/>
        </w:rPr>
        <w:t>provides</w:t>
      </w:r>
      <w:r w:rsidRPr="005D40D0">
        <w:rPr>
          <w:rFonts w:eastAsia="標楷體"/>
          <w:spacing w:val="-4"/>
        </w:rPr>
        <w:t xml:space="preserve"> </w:t>
      </w:r>
      <w:r w:rsidRPr="005D40D0">
        <w:rPr>
          <w:rFonts w:eastAsia="標楷體"/>
        </w:rPr>
        <w:t>improvement</w:t>
      </w:r>
      <w:r w:rsidRPr="005D40D0">
        <w:rPr>
          <w:rFonts w:eastAsia="標楷體"/>
          <w:spacing w:val="-4"/>
        </w:rPr>
        <w:t xml:space="preserve"> </w:t>
      </w:r>
      <w:r w:rsidRPr="005D40D0">
        <w:rPr>
          <w:rFonts w:eastAsia="標楷體"/>
        </w:rPr>
        <w:t>of</w:t>
      </w:r>
      <w:r w:rsidRPr="005D40D0">
        <w:rPr>
          <w:rFonts w:eastAsia="標楷體"/>
          <w:spacing w:val="-5"/>
        </w:rPr>
        <w:t xml:space="preserve"> </w:t>
      </w:r>
      <w:r w:rsidRPr="005D40D0">
        <w:rPr>
          <w:rFonts w:eastAsia="標楷體"/>
        </w:rPr>
        <w:t>technologies</w:t>
      </w:r>
      <w:r w:rsidRPr="005D40D0">
        <w:rPr>
          <w:rFonts w:eastAsia="標楷體"/>
          <w:spacing w:val="-5"/>
        </w:rPr>
        <w:t xml:space="preserve"> </w:t>
      </w:r>
      <w:r w:rsidRPr="005D40D0">
        <w:rPr>
          <w:rFonts w:eastAsia="標楷體"/>
        </w:rPr>
        <w:t>and service procedures according to the requirements of veterinary hospitals and stores.</w:t>
      </w:r>
      <w:r w:rsidRPr="005D40D0">
        <w:rPr>
          <w:rFonts w:eastAsia="標楷體"/>
          <w:spacing w:val="40"/>
        </w:rPr>
        <w:t xml:space="preserve"> </w:t>
      </w:r>
      <w:r w:rsidRPr="005D40D0">
        <w:rPr>
          <w:rFonts w:eastAsia="標楷體"/>
        </w:rPr>
        <w:t>With the integration of Cloud service and iBeacon, the indoor positioning technology,</w:t>
      </w:r>
      <w:r w:rsidRPr="005D40D0">
        <w:rPr>
          <w:rFonts w:eastAsia="標楷體"/>
          <w:spacing w:val="40"/>
        </w:rPr>
        <w:t xml:space="preserve"> </w:t>
      </w:r>
      <w:r w:rsidRPr="005D40D0">
        <w:rPr>
          <w:rFonts w:eastAsia="標楷體"/>
        </w:rPr>
        <w:t>an innovative service and management model is provided to enhance the overall business benefits and reduce</w:t>
      </w:r>
      <w:r w:rsidRPr="005D40D0">
        <w:rPr>
          <w:rFonts w:eastAsia="標楷體"/>
          <w:spacing w:val="-1"/>
        </w:rPr>
        <w:t xml:space="preserve"> </w:t>
      </w:r>
      <w:r w:rsidRPr="005D40D0">
        <w:rPr>
          <w:rFonts w:eastAsia="標楷體"/>
        </w:rPr>
        <w:t>the</w:t>
      </w:r>
      <w:r w:rsidRPr="005D40D0">
        <w:rPr>
          <w:rFonts w:eastAsia="標楷體"/>
          <w:spacing w:val="-1"/>
        </w:rPr>
        <w:t xml:space="preserve"> </w:t>
      </w:r>
      <w:r w:rsidRPr="005D40D0">
        <w:rPr>
          <w:rFonts w:eastAsia="標楷體"/>
        </w:rPr>
        <w:t>possibilities</w:t>
      </w:r>
      <w:r w:rsidRPr="005D40D0">
        <w:rPr>
          <w:rFonts w:eastAsia="標楷體"/>
          <w:spacing w:val="-1"/>
        </w:rPr>
        <w:t xml:space="preserve"> </w:t>
      </w:r>
      <w:r w:rsidRPr="005D40D0">
        <w:rPr>
          <w:rFonts w:eastAsia="標楷體"/>
        </w:rPr>
        <w:t>of</w:t>
      </w:r>
      <w:r w:rsidRPr="005D40D0">
        <w:rPr>
          <w:rFonts w:eastAsia="標楷體"/>
          <w:spacing w:val="-1"/>
        </w:rPr>
        <w:t xml:space="preserve"> </w:t>
      </w:r>
      <w:r w:rsidRPr="005D40D0">
        <w:rPr>
          <w:rFonts w:eastAsia="標楷體"/>
        </w:rPr>
        <w:t>medical risks so as to promote</w:t>
      </w:r>
      <w:r w:rsidRPr="005D40D0">
        <w:rPr>
          <w:rFonts w:eastAsia="標楷體"/>
          <w:spacing w:val="-1"/>
        </w:rPr>
        <w:t xml:space="preserve"> </w:t>
      </w:r>
      <w:r w:rsidRPr="005D40D0">
        <w:rPr>
          <w:rFonts w:eastAsia="標楷體"/>
        </w:rPr>
        <w:t xml:space="preserve">customer </w:t>
      </w:r>
      <w:r w:rsidRPr="005D40D0">
        <w:rPr>
          <w:rFonts w:eastAsia="標楷體"/>
          <w:spacing w:val="-2"/>
        </w:rPr>
        <w:t>satisfaction.</w:t>
      </w:r>
    </w:p>
    <w:p w14:paraId="23806576" w14:textId="77777777" w:rsidR="00CB2FF0" w:rsidRPr="005D40D0" w:rsidRDefault="00000000">
      <w:pPr>
        <w:pStyle w:val="a3"/>
        <w:spacing w:line="269" w:lineRule="exact"/>
        <w:ind w:left="305"/>
        <w:rPr>
          <w:rFonts w:eastAsia="標楷體"/>
        </w:rPr>
      </w:pPr>
      <w:r w:rsidRPr="005D40D0">
        <w:rPr>
          <w:rFonts w:eastAsia="標楷體"/>
        </w:rPr>
        <w:t>Key</w:t>
      </w:r>
      <w:r w:rsidRPr="005D40D0">
        <w:rPr>
          <w:rFonts w:eastAsia="標楷體"/>
          <w:spacing w:val="-11"/>
        </w:rPr>
        <w:t xml:space="preserve"> </w:t>
      </w:r>
      <w:r w:rsidRPr="005D40D0">
        <w:rPr>
          <w:rFonts w:eastAsia="標楷體"/>
        </w:rPr>
        <w:t>words:</w:t>
      </w:r>
      <w:r w:rsidRPr="005D40D0">
        <w:rPr>
          <w:rFonts w:eastAsia="標楷體"/>
          <w:spacing w:val="-3"/>
        </w:rPr>
        <w:t xml:space="preserve"> </w:t>
      </w:r>
      <w:r w:rsidRPr="005D40D0">
        <w:rPr>
          <w:rFonts w:eastAsia="標楷體"/>
        </w:rPr>
        <w:t>iBeacon,</w:t>
      </w:r>
      <w:r w:rsidRPr="005D40D0">
        <w:rPr>
          <w:rFonts w:eastAsia="標楷體"/>
          <w:spacing w:val="-7"/>
        </w:rPr>
        <w:t xml:space="preserve"> </w:t>
      </w:r>
      <w:r w:rsidRPr="005D40D0">
        <w:rPr>
          <w:rFonts w:eastAsia="標楷體"/>
          <w:color w:val="0D0D0D"/>
        </w:rPr>
        <w:t>Veterinary</w:t>
      </w:r>
      <w:r w:rsidRPr="005D40D0">
        <w:rPr>
          <w:rFonts w:eastAsia="標楷體"/>
          <w:color w:val="0D0D0D"/>
          <w:spacing w:val="-8"/>
        </w:rPr>
        <w:t xml:space="preserve"> </w:t>
      </w:r>
      <w:r w:rsidRPr="005D40D0">
        <w:rPr>
          <w:rFonts w:eastAsia="標楷體"/>
          <w:color w:val="0D0D0D"/>
        </w:rPr>
        <w:t>Hospital,</w:t>
      </w:r>
      <w:r w:rsidRPr="005D40D0">
        <w:rPr>
          <w:rFonts w:eastAsia="標楷體"/>
          <w:color w:val="0D0D0D"/>
          <w:spacing w:val="-3"/>
        </w:rPr>
        <w:t xml:space="preserve"> </w:t>
      </w:r>
      <w:r w:rsidRPr="005D40D0">
        <w:rPr>
          <w:rFonts w:eastAsia="標楷體"/>
          <w:color w:val="0D0D0D"/>
        </w:rPr>
        <w:t>Data</w:t>
      </w:r>
      <w:r w:rsidRPr="005D40D0">
        <w:rPr>
          <w:rFonts w:eastAsia="標楷體"/>
          <w:color w:val="0D0D0D"/>
          <w:spacing w:val="-3"/>
        </w:rPr>
        <w:t xml:space="preserve"> </w:t>
      </w:r>
      <w:r w:rsidRPr="005D40D0">
        <w:rPr>
          <w:rFonts w:eastAsia="標楷體"/>
          <w:color w:val="0D0D0D"/>
        </w:rPr>
        <w:t>Mining,</w:t>
      </w:r>
      <w:r w:rsidRPr="005D40D0">
        <w:rPr>
          <w:rFonts w:eastAsia="標楷體"/>
          <w:color w:val="0D0D0D"/>
          <w:spacing w:val="-3"/>
        </w:rPr>
        <w:t xml:space="preserve"> </w:t>
      </w:r>
      <w:r w:rsidRPr="005D40D0">
        <w:rPr>
          <w:rFonts w:eastAsia="標楷體"/>
          <w:color w:val="0D0D0D"/>
        </w:rPr>
        <w:t>Cloud</w:t>
      </w:r>
      <w:r w:rsidRPr="005D40D0">
        <w:rPr>
          <w:rFonts w:eastAsia="標楷體"/>
          <w:color w:val="0D0D0D"/>
          <w:spacing w:val="-3"/>
        </w:rPr>
        <w:t xml:space="preserve"> </w:t>
      </w:r>
      <w:r w:rsidRPr="005D40D0">
        <w:rPr>
          <w:rFonts w:eastAsia="標楷體"/>
          <w:color w:val="0D0D0D"/>
        </w:rPr>
        <w:t>Platform,</w:t>
      </w:r>
      <w:r w:rsidRPr="005D40D0">
        <w:rPr>
          <w:rFonts w:eastAsia="標楷體"/>
          <w:color w:val="0D0D0D"/>
          <w:spacing w:val="-8"/>
        </w:rPr>
        <w:t xml:space="preserve"> </w:t>
      </w:r>
      <w:r w:rsidRPr="005D40D0">
        <w:rPr>
          <w:rFonts w:eastAsia="標楷體"/>
          <w:color w:val="0D0D0D"/>
          <w:spacing w:val="-2"/>
        </w:rPr>
        <w:t>Telemedicine.</w:t>
      </w:r>
    </w:p>
    <w:p w14:paraId="0FC124BB" w14:textId="77777777" w:rsidR="00CB2FF0" w:rsidRPr="005D40D0" w:rsidRDefault="00CB2FF0">
      <w:pPr>
        <w:spacing w:line="269" w:lineRule="exact"/>
        <w:rPr>
          <w:rFonts w:eastAsia="標楷體"/>
        </w:rPr>
        <w:sectPr w:rsidR="00CB2FF0" w:rsidRPr="005D40D0">
          <w:pgSz w:w="11910" w:h="16840"/>
          <w:pgMar w:top="1460" w:right="1180" w:bottom="1200" w:left="1680" w:header="0" w:footer="1017" w:gutter="0"/>
          <w:cols w:space="720"/>
        </w:sectPr>
      </w:pPr>
    </w:p>
    <w:p w14:paraId="7FAACAA2" w14:textId="77777777" w:rsidR="00CB2FF0" w:rsidRPr="005D40D0" w:rsidRDefault="00000000">
      <w:pPr>
        <w:spacing w:before="56"/>
        <w:ind w:left="66"/>
        <w:jc w:val="center"/>
        <w:rPr>
          <w:rFonts w:eastAsia="標楷體"/>
          <w:b/>
          <w:sz w:val="36"/>
        </w:rPr>
      </w:pPr>
      <w:r w:rsidRPr="005D40D0">
        <w:rPr>
          <w:rFonts w:eastAsia="標楷體"/>
          <w:b/>
          <w:spacing w:val="-2"/>
          <w:sz w:val="36"/>
        </w:rPr>
        <w:lastRenderedPageBreak/>
        <w:t>Contents</w:t>
      </w:r>
    </w:p>
    <w:p w14:paraId="562CAB9A" w14:textId="77777777" w:rsidR="00CB2FF0" w:rsidRPr="005D40D0" w:rsidRDefault="00CB2FF0">
      <w:pPr>
        <w:pStyle w:val="a3"/>
        <w:rPr>
          <w:rFonts w:eastAsia="標楷體"/>
          <w:b/>
          <w:sz w:val="36"/>
        </w:rPr>
      </w:pPr>
    </w:p>
    <w:p w14:paraId="0AC00B70" w14:textId="77777777" w:rsidR="00CB2FF0" w:rsidRPr="005D40D0" w:rsidRDefault="00CB2FF0">
      <w:pPr>
        <w:pStyle w:val="a3"/>
        <w:spacing w:before="255"/>
        <w:rPr>
          <w:rFonts w:eastAsia="標楷體"/>
          <w:b/>
          <w:sz w:val="36"/>
        </w:rPr>
      </w:pPr>
    </w:p>
    <w:sdt>
      <w:sdtPr>
        <w:rPr>
          <w:rFonts w:eastAsia="標楷體"/>
        </w:rPr>
        <w:id w:val="2118711953"/>
        <w:docPartObj>
          <w:docPartGallery w:val="Table of Contents"/>
          <w:docPartUnique/>
        </w:docPartObj>
      </w:sdtPr>
      <w:sdtContent>
        <w:p w14:paraId="04838F06" w14:textId="77777777" w:rsidR="00CB2FF0" w:rsidRPr="005D40D0" w:rsidRDefault="00000000">
          <w:pPr>
            <w:pStyle w:val="10"/>
            <w:tabs>
              <w:tab w:val="left" w:pos="1445"/>
              <w:tab w:val="right" w:leader="dot" w:pos="8800"/>
            </w:tabs>
            <w:spacing w:before="0"/>
            <w:rPr>
              <w:rFonts w:eastAsia="標楷體"/>
            </w:rPr>
          </w:pPr>
          <w:hyperlink w:anchor="_bookmark0" w:history="1">
            <w:r w:rsidRPr="005D40D0">
              <w:rPr>
                <w:rFonts w:eastAsia="標楷體"/>
              </w:rPr>
              <w:t>Chapter</w:t>
            </w:r>
            <w:r w:rsidRPr="005D40D0">
              <w:rPr>
                <w:rFonts w:eastAsia="標楷體"/>
                <w:spacing w:val="-1"/>
              </w:rPr>
              <w:t xml:space="preserve"> </w:t>
            </w:r>
            <w:r w:rsidRPr="005D40D0">
              <w:rPr>
                <w:rFonts w:eastAsia="標楷體"/>
                <w:spacing w:val="-10"/>
              </w:rPr>
              <w:t>I</w:t>
            </w:r>
            <w:r w:rsidRPr="005D40D0">
              <w:rPr>
                <w:rFonts w:eastAsia="標楷體"/>
              </w:rPr>
              <w:tab/>
            </w:r>
            <w:r w:rsidRPr="005D40D0">
              <w:rPr>
                <w:rFonts w:eastAsia="標楷體"/>
                <w:spacing w:val="-2"/>
              </w:rPr>
              <w:t>Introduction</w:t>
            </w:r>
            <w:r w:rsidRPr="005D40D0">
              <w:rPr>
                <w:rFonts w:eastAsia="標楷體"/>
              </w:rPr>
              <w:tab/>
            </w:r>
            <w:r w:rsidRPr="005D40D0">
              <w:rPr>
                <w:rFonts w:eastAsia="標楷體"/>
                <w:spacing w:val="-10"/>
              </w:rPr>
              <w:t>1</w:t>
            </w:r>
          </w:hyperlink>
        </w:p>
        <w:p w14:paraId="461289A9" w14:textId="77777777" w:rsidR="00CB2FF0" w:rsidRPr="005D40D0" w:rsidRDefault="00000000">
          <w:pPr>
            <w:pStyle w:val="20"/>
            <w:tabs>
              <w:tab w:val="left" w:pos="1880"/>
              <w:tab w:val="right" w:leader="dot" w:pos="8800"/>
            </w:tabs>
            <w:spacing w:before="175"/>
            <w:rPr>
              <w:rFonts w:eastAsia="標楷體"/>
            </w:rPr>
          </w:pPr>
          <w:hyperlink w:anchor="_bookmark1" w:history="1">
            <w:r w:rsidRPr="005D40D0">
              <w:rPr>
                <w:rFonts w:eastAsia="標楷體"/>
              </w:rPr>
              <w:t xml:space="preserve">Section </w:t>
            </w:r>
            <w:r w:rsidRPr="005D40D0">
              <w:rPr>
                <w:rFonts w:eastAsia="標楷體"/>
                <w:spacing w:val="-10"/>
              </w:rPr>
              <w:t>I</w:t>
            </w:r>
            <w:r w:rsidRPr="005D40D0">
              <w:rPr>
                <w:rFonts w:eastAsia="標楷體"/>
              </w:rPr>
              <w:tab/>
              <w:t>Research</w:t>
            </w:r>
            <w:r w:rsidRPr="005D40D0">
              <w:rPr>
                <w:rFonts w:eastAsia="標楷體"/>
                <w:spacing w:val="-1"/>
              </w:rPr>
              <w:t xml:space="preserve"> </w:t>
            </w:r>
            <w:r w:rsidRPr="005D40D0">
              <w:rPr>
                <w:rFonts w:eastAsia="標楷體"/>
                <w:spacing w:val="-2"/>
              </w:rPr>
              <w:t>Background</w:t>
            </w:r>
            <w:r w:rsidRPr="005D40D0">
              <w:rPr>
                <w:rFonts w:eastAsia="標楷體"/>
              </w:rPr>
              <w:tab/>
            </w:r>
            <w:r w:rsidRPr="005D40D0">
              <w:rPr>
                <w:rFonts w:eastAsia="標楷體"/>
                <w:spacing w:val="-10"/>
              </w:rPr>
              <w:t>1</w:t>
            </w:r>
          </w:hyperlink>
        </w:p>
        <w:p w14:paraId="5037DFE0" w14:textId="77777777" w:rsidR="00CB2FF0" w:rsidRPr="005D40D0" w:rsidRDefault="00000000">
          <w:pPr>
            <w:pStyle w:val="20"/>
            <w:tabs>
              <w:tab w:val="left" w:pos="1962"/>
              <w:tab w:val="right" w:leader="dot" w:pos="8800"/>
            </w:tabs>
            <w:rPr>
              <w:rFonts w:eastAsia="標楷體"/>
            </w:rPr>
          </w:pPr>
          <w:hyperlink w:anchor="_bookmark2" w:history="1">
            <w:r w:rsidRPr="005D40D0">
              <w:rPr>
                <w:rFonts w:eastAsia="標楷體"/>
              </w:rPr>
              <w:t xml:space="preserve">Section </w:t>
            </w:r>
            <w:r w:rsidRPr="005D40D0">
              <w:rPr>
                <w:rFonts w:eastAsia="標楷體"/>
                <w:spacing w:val="-5"/>
              </w:rPr>
              <w:t>II</w:t>
            </w:r>
            <w:r w:rsidRPr="005D40D0">
              <w:rPr>
                <w:rFonts w:eastAsia="標楷體"/>
              </w:rPr>
              <w:tab/>
              <w:t>Research</w:t>
            </w:r>
            <w:r w:rsidRPr="005D40D0">
              <w:rPr>
                <w:rFonts w:eastAsia="標楷體"/>
                <w:spacing w:val="-3"/>
              </w:rPr>
              <w:t xml:space="preserve"> </w:t>
            </w:r>
            <w:r w:rsidRPr="005D40D0">
              <w:rPr>
                <w:rFonts w:eastAsia="標楷體"/>
                <w:spacing w:val="-2"/>
              </w:rPr>
              <w:t>Motivation</w:t>
            </w:r>
            <w:r w:rsidRPr="005D40D0">
              <w:rPr>
                <w:rFonts w:eastAsia="標楷體"/>
              </w:rPr>
              <w:tab/>
            </w:r>
            <w:r w:rsidRPr="005D40D0">
              <w:rPr>
                <w:rFonts w:eastAsia="標楷體"/>
                <w:spacing w:val="-10"/>
              </w:rPr>
              <w:t>4</w:t>
            </w:r>
          </w:hyperlink>
        </w:p>
        <w:p w14:paraId="0A947928" w14:textId="77777777" w:rsidR="00CB2FF0" w:rsidRPr="005D40D0" w:rsidRDefault="00000000">
          <w:pPr>
            <w:pStyle w:val="20"/>
            <w:tabs>
              <w:tab w:val="left" w:pos="2041"/>
              <w:tab w:val="right" w:leader="dot" w:pos="8800"/>
            </w:tabs>
            <w:spacing w:before="265"/>
            <w:rPr>
              <w:rFonts w:eastAsia="標楷體"/>
            </w:rPr>
          </w:pPr>
          <w:r w:rsidRPr="005D40D0">
            <w:rPr>
              <w:rFonts w:eastAsia="標楷體"/>
              <w:noProof/>
            </w:rPr>
            <w:drawing>
              <wp:anchor distT="0" distB="0" distL="0" distR="0" simplePos="0" relativeHeight="251604480" behindDoc="1" locked="0" layoutInCell="1" allowOverlap="1" wp14:anchorId="16BE4C4F" wp14:editId="1D82432D">
                <wp:simplePos x="0" y="0"/>
                <wp:positionH relativeFrom="page">
                  <wp:posOffset>1652890</wp:posOffset>
                </wp:positionH>
                <wp:positionV relativeFrom="paragraph">
                  <wp:posOffset>197965</wp:posOffset>
                </wp:positionV>
                <wp:extent cx="4628860" cy="4728872"/>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4628860" cy="4728872"/>
                        </a:xfrm>
                        <a:prstGeom prst="rect">
                          <a:avLst/>
                        </a:prstGeom>
                      </pic:spPr>
                    </pic:pic>
                  </a:graphicData>
                </a:graphic>
              </wp:anchor>
            </w:drawing>
          </w:r>
          <w:hyperlink w:anchor="_bookmark3" w:history="1">
            <w:r w:rsidRPr="005D40D0">
              <w:rPr>
                <w:rFonts w:eastAsia="標楷體"/>
              </w:rPr>
              <w:t xml:space="preserve">Section </w:t>
            </w:r>
            <w:r w:rsidRPr="005D40D0">
              <w:rPr>
                <w:rFonts w:eastAsia="標楷體"/>
                <w:spacing w:val="-5"/>
              </w:rPr>
              <w:t>III</w:t>
            </w:r>
            <w:r w:rsidRPr="005D40D0">
              <w:rPr>
                <w:rFonts w:eastAsia="標楷體"/>
              </w:rPr>
              <w:tab/>
              <w:t>Research</w:t>
            </w:r>
            <w:r w:rsidRPr="005D40D0">
              <w:rPr>
                <w:rFonts w:eastAsia="標楷體"/>
                <w:spacing w:val="-1"/>
              </w:rPr>
              <w:t xml:space="preserve"> </w:t>
            </w:r>
            <w:r w:rsidRPr="005D40D0">
              <w:rPr>
                <w:rFonts w:eastAsia="標楷體"/>
                <w:spacing w:val="-2"/>
              </w:rPr>
              <w:t>Objective</w:t>
            </w:r>
            <w:r w:rsidRPr="005D40D0">
              <w:rPr>
                <w:rFonts w:eastAsia="標楷體"/>
              </w:rPr>
              <w:tab/>
            </w:r>
            <w:r w:rsidRPr="005D40D0">
              <w:rPr>
                <w:rFonts w:eastAsia="標楷體"/>
                <w:spacing w:val="-10"/>
              </w:rPr>
              <w:t>4</w:t>
            </w:r>
          </w:hyperlink>
        </w:p>
        <w:p w14:paraId="7CF8B2C4" w14:textId="77777777" w:rsidR="00CB2FF0" w:rsidRPr="005D40D0" w:rsidRDefault="00000000">
          <w:pPr>
            <w:pStyle w:val="10"/>
            <w:tabs>
              <w:tab w:val="right" w:leader="dot" w:pos="8800"/>
            </w:tabs>
            <w:rPr>
              <w:rFonts w:eastAsia="標楷體"/>
            </w:rPr>
          </w:pPr>
          <w:hyperlink w:anchor="_bookmark4" w:history="1">
            <w:r w:rsidRPr="005D40D0">
              <w:rPr>
                <w:rFonts w:eastAsia="標楷體"/>
              </w:rPr>
              <w:t>Chapter</w:t>
            </w:r>
            <w:r w:rsidRPr="005D40D0">
              <w:rPr>
                <w:rFonts w:eastAsia="標楷體"/>
                <w:spacing w:val="-2"/>
              </w:rPr>
              <w:t xml:space="preserve"> </w:t>
            </w:r>
            <w:r w:rsidRPr="005D40D0">
              <w:rPr>
                <w:rFonts w:eastAsia="標楷體"/>
              </w:rPr>
              <w:t>II</w:t>
            </w:r>
            <w:r w:rsidRPr="005D40D0">
              <w:rPr>
                <w:rFonts w:eastAsia="標楷體"/>
                <w:spacing w:val="-4"/>
              </w:rPr>
              <w:t xml:space="preserve"> </w:t>
            </w:r>
            <w:r w:rsidRPr="005D40D0">
              <w:rPr>
                <w:rFonts w:eastAsia="標楷體"/>
              </w:rPr>
              <w:t>Literature</w:t>
            </w:r>
            <w:r w:rsidRPr="005D40D0">
              <w:rPr>
                <w:rFonts w:eastAsia="標楷體"/>
                <w:spacing w:val="-3"/>
              </w:rPr>
              <w:t xml:space="preserve"> </w:t>
            </w:r>
            <w:r w:rsidRPr="005D40D0">
              <w:rPr>
                <w:rFonts w:eastAsia="標楷體"/>
                <w:spacing w:val="-2"/>
              </w:rPr>
              <w:t>Review</w:t>
            </w:r>
            <w:r w:rsidRPr="005D40D0">
              <w:rPr>
                <w:rFonts w:eastAsia="標楷體"/>
              </w:rPr>
              <w:tab/>
            </w:r>
            <w:r w:rsidRPr="005D40D0">
              <w:rPr>
                <w:rFonts w:eastAsia="標楷體"/>
                <w:spacing w:val="-10"/>
              </w:rPr>
              <w:t>6</w:t>
            </w:r>
          </w:hyperlink>
        </w:p>
        <w:p w14:paraId="6BEF1518" w14:textId="77777777" w:rsidR="00CB2FF0" w:rsidRPr="005D40D0" w:rsidRDefault="00000000">
          <w:pPr>
            <w:pStyle w:val="20"/>
            <w:tabs>
              <w:tab w:val="left" w:pos="1880"/>
              <w:tab w:val="right" w:leader="dot" w:pos="8800"/>
            </w:tabs>
            <w:spacing w:before="175"/>
            <w:rPr>
              <w:rFonts w:eastAsia="標楷體"/>
            </w:rPr>
          </w:pPr>
          <w:hyperlink w:anchor="_bookmark5" w:history="1">
            <w:r w:rsidRPr="005D40D0">
              <w:rPr>
                <w:rFonts w:eastAsia="標楷體"/>
              </w:rPr>
              <w:t xml:space="preserve">Section </w:t>
            </w:r>
            <w:r w:rsidRPr="005D40D0">
              <w:rPr>
                <w:rFonts w:eastAsia="標楷體"/>
                <w:spacing w:val="-10"/>
              </w:rPr>
              <w:t>I</w:t>
            </w:r>
            <w:r w:rsidRPr="005D40D0">
              <w:rPr>
                <w:rFonts w:eastAsia="標楷體"/>
              </w:rPr>
              <w:tab/>
              <w:t>Current</w:t>
            </w:r>
            <w:r w:rsidRPr="005D40D0">
              <w:rPr>
                <w:rFonts w:eastAsia="標楷體"/>
                <w:spacing w:val="-1"/>
              </w:rPr>
              <w:t xml:space="preserve"> </w:t>
            </w:r>
            <w:r w:rsidRPr="005D40D0">
              <w:rPr>
                <w:rFonts w:eastAsia="標楷體"/>
              </w:rPr>
              <w:t xml:space="preserve">Situation in Pet </w:t>
            </w:r>
            <w:r w:rsidRPr="005D40D0">
              <w:rPr>
                <w:rFonts w:eastAsia="標楷體"/>
                <w:spacing w:val="-2"/>
              </w:rPr>
              <w:t>Markets</w:t>
            </w:r>
            <w:r w:rsidRPr="005D40D0">
              <w:rPr>
                <w:rFonts w:eastAsia="標楷體"/>
              </w:rPr>
              <w:tab/>
            </w:r>
            <w:r w:rsidRPr="005D40D0">
              <w:rPr>
                <w:rFonts w:eastAsia="標楷體"/>
                <w:spacing w:val="-10"/>
              </w:rPr>
              <w:t>6</w:t>
            </w:r>
          </w:hyperlink>
        </w:p>
        <w:p w14:paraId="4E09185A" w14:textId="77777777" w:rsidR="00CB2FF0" w:rsidRPr="005D40D0" w:rsidRDefault="00000000">
          <w:pPr>
            <w:pStyle w:val="20"/>
            <w:tabs>
              <w:tab w:val="left" w:pos="1962"/>
              <w:tab w:val="right" w:leader="dot" w:pos="8790"/>
            </w:tabs>
            <w:rPr>
              <w:rFonts w:eastAsia="標楷體"/>
            </w:rPr>
          </w:pPr>
          <w:hyperlink w:anchor="_bookmark9" w:history="1">
            <w:r w:rsidRPr="005D40D0">
              <w:rPr>
                <w:rFonts w:eastAsia="標楷體"/>
              </w:rPr>
              <w:t xml:space="preserve">Section </w:t>
            </w:r>
            <w:r w:rsidRPr="005D40D0">
              <w:rPr>
                <w:rFonts w:eastAsia="標楷體"/>
                <w:spacing w:val="-5"/>
              </w:rPr>
              <w:t>II</w:t>
            </w:r>
            <w:r w:rsidRPr="005D40D0">
              <w:rPr>
                <w:rFonts w:eastAsia="標楷體"/>
              </w:rPr>
              <w:tab/>
              <w:t xml:space="preserve">Cloud </w:t>
            </w:r>
            <w:r w:rsidRPr="005D40D0">
              <w:rPr>
                <w:rFonts w:eastAsia="標楷體"/>
                <w:spacing w:val="-2"/>
              </w:rPr>
              <w:t>Service</w:t>
            </w:r>
            <w:r w:rsidRPr="005D40D0">
              <w:rPr>
                <w:rFonts w:eastAsia="標楷體"/>
              </w:rPr>
              <w:tab/>
            </w:r>
            <w:r w:rsidRPr="005D40D0">
              <w:rPr>
                <w:rFonts w:eastAsia="標楷體"/>
                <w:spacing w:val="-5"/>
              </w:rPr>
              <w:t>11</w:t>
            </w:r>
          </w:hyperlink>
        </w:p>
        <w:p w14:paraId="4DF81E6B" w14:textId="77777777" w:rsidR="00CB2FF0" w:rsidRPr="005D40D0" w:rsidRDefault="00000000">
          <w:pPr>
            <w:pStyle w:val="20"/>
            <w:tabs>
              <w:tab w:val="left" w:pos="2041"/>
              <w:tab w:val="right" w:leader="dot" w:pos="8800"/>
            </w:tabs>
            <w:rPr>
              <w:rFonts w:eastAsia="標楷體"/>
            </w:rPr>
          </w:pPr>
          <w:hyperlink w:anchor="_bookmark11" w:history="1">
            <w:r w:rsidRPr="005D40D0">
              <w:rPr>
                <w:rFonts w:eastAsia="標楷體"/>
              </w:rPr>
              <w:t xml:space="preserve">Section </w:t>
            </w:r>
            <w:r w:rsidRPr="005D40D0">
              <w:rPr>
                <w:rFonts w:eastAsia="標楷體"/>
                <w:spacing w:val="-5"/>
              </w:rPr>
              <w:t>III</w:t>
            </w:r>
            <w:r w:rsidRPr="005D40D0">
              <w:rPr>
                <w:rFonts w:eastAsia="標楷體"/>
              </w:rPr>
              <w:tab/>
            </w:r>
            <w:r w:rsidRPr="005D40D0">
              <w:rPr>
                <w:rFonts w:eastAsia="標楷體"/>
                <w:spacing w:val="-2"/>
              </w:rPr>
              <w:t>Telehealth</w:t>
            </w:r>
            <w:r w:rsidRPr="005D40D0">
              <w:rPr>
                <w:rFonts w:eastAsia="標楷體"/>
              </w:rPr>
              <w:t xml:space="preserve"> </w:t>
            </w:r>
            <w:r w:rsidRPr="005D40D0">
              <w:rPr>
                <w:rFonts w:eastAsia="標楷體"/>
                <w:spacing w:val="-4"/>
              </w:rPr>
              <w:t>Care</w:t>
            </w:r>
            <w:r w:rsidRPr="005D40D0">
              <w:rPr>
                <w:rFonts w:eastAsia="標楷體"/>
              </w:rPr>
              <w:tab/>
            </w:r>
            <w:r w:rsidRPr="005D40D0">
              <w:rPr>
                <w:rFonts w:eastAsia="標楷體"/>
                <w:spacing w:val="-5"/>
              </w:rPr>
              <w:t>14</w:t>
            </w:r>
          </w:hyperlink>
        </w:p>
        <w:p w14:paraId="42B3D406" w14:textId="77777777" w:rsidR="00CB2FF0" w:rsidRPr="005D40D0" w:rsidRDefault="00000000">
          <w:pPr>
            <w:pStyle w:val="20"/>
            <w:tabs>
              <w:tab w:val="left" w:pos="2051"/>
              <w:tab w:val="right" w:leader="dot" w:pos="8800"/>
            </w:tabs>
            <w:rPr>
              <w:rFonts w:eastAsia="標楷體"/>
            </w:rPr>
          </w:pPr>
          <w:hyperlink w:anchor="_bookmark13" w:history="1">
            <w:r w:rsidRPr="005D40D0">
              <w:rPr>
                <w:rFonts w:eastAsia="標楷體"/>
              </w:rPr>
              <w:t xml:space="preserve">Section </w:t>
            </w:r>
            <w:r w:rsidRPr="005D40D0">
              <w:rPr>
                <w:rFonts w:eastAsia="標楷體"/>
                <w:spacing w:val="-5"/>
              </w:rPr>
              <w:t>IV</w:t>
            </w:r>
            <w:r w:rsidRPr="005D40D0">
              <w:rPr>
                <w:rFonts w:eastAsia="標楷體"/>
              </w:rPr>
              <w:tab/>
            </w:r>
            <w:r w:rsidRPr="005D40D0">
              <w:rPr>
                <w:rFonts w:eastAsia="標楷體"/>
                <w:spacing w:val="-2"/>
              </w:rPr>
              <w:t>iBeacon</w:t>
            </w:r>
            <w:r w:rsidRPr="005D40D0">
              <w:rPr>
                <w:rFonts w:eastAsia="標楷體"/>
              </w:rPr>
              <w:tab/>
            </w:r>
            <w:r w:rsidRPr="005D40D0">
              <w:rPr>
                <w:rFonts w:eastAsia="標楷體"/>
                <w:spacing w:val="-5"/>
              </w:rPr>
              <w:t>17</w:t>
            </w:r>
          </w:hyperlink>
        </w:p>
        <w:p w14:paraId="07D9CC44" w14:textId="77777777" w:rsidR="00CB2FF0" w:rsidRPr="005D40D0" w:rsidRDefault="00000000">
          <w:pPr>
            <w:pStyle w:val="10"/>
            <w:tabs>
              <w:tab w:val="left" w:pos="1600"/>
              <w:tab w:val="right" w:leader="dot" w:pos="8800"/>
            </w:tabs>
            <w:rPr>
              <w:rFonts w:eastAsia="標楷體"/>
            </w:rPr>
          </w:pPr>
          <w:hyperlink w:anchor="_bookmark16" w:history="1">
            <w:r w:rsidRPr="005D40D0">
              <w:rPr>
                <w:rFonts w:eastAsia="標楷體"/>
              </w:rPr>
              <w:t>Chapter</w:t>
            </w:r>
            <w:r w:rsidRPr="005D40D0">
              <w:rPr>
                <w:rFonts w:eastAsia="標楷體"/>
                <w:spacing w:val="-1"/>
              </w:rPr>
              <w:t xml:space="preserve"> </w:t>
            </w:r>
            <w:r w:rsidRPr="005D40D0">
              <w:rPr>
                <w:rFonts w:eastAsia="標楷體"/>
                <w:spacing w:val="-5"/>
              </w:rPr>
              <w:t>III</w:t>
            </w:r>
            <w:r w:rsidRPr="005D40D0">
              <w:rPr>
                <w:rFonts w:eastAsia="標楷體"/>
              </w:rPr>
              <w:tab/>
              <w:t>Research</w:t>
            </w:r>
            <w:r w:rsidRPr="005D40D0">
              <w:rPr>
                <w:rFonts w:eastAsia="標楷體"/>
                <w:spacing w:val="-1"/>
              </w:rPr>
              <w:t xml:space="preserve"> </w:t>
            </w:r>
            <w:r w:rsidRPr="005D40D0">
              <w:rPr>
                <w:rFonts w:eastAsia="標楷體"/>
                <w:spacing w:val="-2"/>
              </w:rPr>
              <w:t>Methodology</w:t>
            </w:r>
            <w:r w:rsidRPr="005D40D0">
              <w:rPr>
                <w:rFonts w:eastAsia="標楷體"/>
              </w:rPr>
              <w:tab/>
            </w:r>
            <w:r w:rsidRPr="005D40D0">
              <w:rPr>
                <w:rFonts w:eastAsia="標楷體"/>
                <w:spacing w:val="-5"/>
              </w:rPr>
              <w:t>22</w:t>
            </w:r>
          </w:hyperlink>
        </w:p>
        <w:p w14:paraId="497DF743" w14:textId="77777777" w:rsidR="00CB2FF0" w:rsidRPr="005D40D0" w:rsidRDefault="00000000">
          <w:pPr>
            <w:pStyle w:val="20"/>
            <w:tabs>
              <w:tab w:val="left" w:pos="1880"/>
              <w:tab w:val="right" w:leader="dot" w:pos="8800"/>
            </w:tabs>
            <w:spacing w:before="175"/>
            <w:rPr>
              <w:rFonts w:eastAsia="標楷體"/>
            </w:rPr>
          </w:pPr>
          <w:hyperlink w:anchor="_bookmark17" w:history="1">
            <w:r w:rsidRPr="005D40D0">
              <w:rPr>
                <w:rFonts w:eastAsia="標楷體"/>
              </w:rPr>
              <w:t xml:space="preserve">Section </w:t>
            </w:r>
            <w:r w:rsidRPr="005D40D0">
              <w:rPr>
                <w:rFonts w:eastAsia="標楷體"/>
                <w:spacing w:val="-10"/>
              </w:rPr>
              <w:t>I</w:t>
            </w:r>
            <w:r w:rsidRPr="005D40D0">
              <w:rPr>
                <w:rFonts w:eastAsia="標楷體"/>
              </w:rPr>
              <w:tab/>
              <w:t xml:space="preserve">Conceptual </w:t>
            </w:r>
            <w:r w:rsidRPr="005D40D0">
              <w:rPr>
                <w:rFonts w:eastAsia="標楷體"/>
                <w:spacing w:val="-2"/>
              </w:rPr>
              <w:t>Framework</w:t>
            </w:r>
            <w:r w:rsidRPr="005D40D0">
              <w:rPr>
                <w:rFonts w:eastAsia="標楷體"/>
              </w:rPr>
              <w:tab/>
            </w:r>
            <w:r w:rsidRPr="005D40D0">
              <w:rPr>
                <w:rFonts w:eastAsia="標楷體"/>
                <w:spacing w:val="-5"/>
              </w:rPr>
              <w:t>22</w:t>
            </w:r>
          </w:hyperlink>
        </w:p>
        <w:p w14:paraId="0083A5C7" w14:textId="77777777" w:rsidR="00CB2FF0" w:rsidRPr="005D40D0" w:rsidRDefault="00000000">
          <w:pPr>
            <w:pStyle w:val="20"/>
            <w:tabs>
              <w:tab w:val="left" w:pos="1962"/>
              <w:tab w:val="right" w:leader="dot" w:pos="8800"/>
            </w:tabs>
            <w:rPr>
              <w:rFonts w:eastAsia="標楷體"/>
            </w:rPr>
          </w:pPr>
          <w:hyperlink w:anchor="_bookmark21" w:history="1">
            <w:r w:rsidRPr="005D40D0">
              <w:rPr>
                <w:rFonts w:eastAsia="標楷體"/>
              </w:rPr>
              <w:t xml:space="preserve">Section </w:t>
            </w:r>
            <w:r w:rsidRPr="005D40D0">
              <w:rPr>
                <w:rFonts w:eastAsia="標楷體"/>
                <w:spacing w:val="-5"/>
              </w:rPr>
              <w:t>II</w:t>
            </w:r>
            <w:r w:rsidRPr="005D40D0">
              <w:rPr>
                <w:rFonts w:eastAsia="標楷體"/>
              </w:rPr>
              <w:tab/>
              <w:t>Platform</w:t>
            </w:r>
            <w:r w:rsidRPr="005D40D0">
              <w:rPr>
                <w:rFonts w:eastAsia="標楷體"/>
                <w:spacing w:val="-4"/>
              </w:rPr>
              <w:t xml:space="preserve"> </w:t>
            </w:r>
            <w:r w:rsidRPr="005D40D0">
              <w:rPr>
                <w:rFonts w:eastAsia="標楷體"/>
              </w:rPr>
              <w:t>Establishment</w:t>
            </w:r>
            <w:r w:rsidRPr="005D40D0">
              <w:rPr>
                <w:rFonts w:eastAsia="標楷體"/>
                <w:spacing w:val="-1"/>
              </w:rPr>
              <w:t xml:space="preserve"> </w:t>
            </w:r>
            <w:r w:rsidRPr="005D40D0">
              <w:rPr>
                <w:rFonts w:eastAsia="標楷體"/>
              </w:rPr>
              <w:t>and</w:t>
            </w:r>
            <w:r w:rsidRPr="005D40D0">
              <w:rPr>
                <w:rFonts w:eastAsia="標楷體"/>
                <w:spacing w:val="-1"/>
              </w:rPr>
              <w:t xml:space="preserve"> </w:t>
            </w:r>
            <w:r w:rsidRPr="005D40D0">
              <w:rPr>
                <w:rFonts w:eastAsia="標楷體"/>
                <w:spacing w:val="-2"/>
              </w:rPr>
              <w:t>Planning</w:t>
            </w:r>
            <w:r w:rsidRPr="005D40D0">
              <w:rPr>
                <w:rFonts w:eastAsia="標楷體"/>
              </w:rPr>
              <w:tab/>
            </w:r>
            <w:r w:rsidRPr="005D40D0">
              <w:rPr>
                <w:rFonts w:eastAsia="標楷體"/>
                <w:spacing w:val="-5"/>
              </w:rPr>
              <w:t>26</w:t>
            </w:r>
          </w:hyperlink>
        </w:p>
        <w:p w14:paraId="557B6E00" w14:textId="77777777" w:rsidR="00CB2FF0" w:rsidRPr="005D40D0" w:rsidRDefault="00000000">
          <w:pPr>
            <w:pStyle w:val="20"/>
            <w:tabs>
              <w:tab w:val="left" w:pos="2041"/>
              <w:tab w:val="right" w:leader="dot" w:pos="8800"/>
            </w:tabs>
            <w:rPr>
              <w:rFonts w:eastAsia="標楷體"/>
            </w:rPr>
          </w:pPr>
          <w:hyperlink w:anchor="_bookmark22" w:history="1">
            <w:r w:rsidRPr="005D40D0">
              <w:rPr>
                <w:rFonts w:eastAsia="標楷體"/>
              </w:rPr>
              <w:t xml:space="preserve">Section </w:t>
            </w:r>
            <w:r w:rsidRPr="005D40D0">
              <w:rPr>
                <w:rFonts w:eastAsia="標楷體"/>
                <w:spacing w:val="-5"/>
              </w:rPr>
              <w:t>III</w:t>
            </w:r>
            <w:r w:rsidRPr="005D40D0">
              <w:rPr>
                <w:rFonts w:eastAsia="標楷體"/>
              </w:rPr>
              <w:tab/>
              <w:t>Advantage</w:t>
            </w:r>
            <w:r w:rsidRPr="005D40D0">
              <w:rPr>
                <w:rFonts w:eastAsia="標楷體"/>
                <w:spacing w:val="-3"/>
              </w:rPr>
              <w:t xml:space="preserve"> </w:t>
            </w:r>
            <w:r w:rsidRPr="005D40D0">
              <w:rPr>
                <w:rFonts w:eastAsia="標楷體"/>
              </w:rPr>
              <w:t>of</w:t>
            </w:r>
            <w:r w:rsidRPr="005D40D0">
              <w:rPr>
                <w:rFonts w:eastAsia="標楷體"/>
                <w:spacing w:val="-2"/>
              </w:rPr>
              <w:t xml:space="preserve"> </w:t>
            </w:r>
            <w:r w:rsidRPr="005D40D0">
              <w:rPr>
                <w:rFonts w:eastAsia="標楷體"/>
              </w:rPr>
              <w:t>Integrated</w:t>
            </w:r>
            <w:r w:rsidRPr="005D40D0">
              <w:rPr>
                <w:rFonts w:eastAsia="標楷體"/>
                <w:spacing w:val="-2"/>
              </w:rPr>
              <w:t xml:space="preserve"> System</w:t>
            </w:r>
            <w:r w:rsidRPr="005D40D0">
              <w:rPr>
                <w:rFonts w:eastAsia="標楷體"/>
              </w:rPr>
              <w:tab/>
            </w:r>
            <w:r w:rsidRPr="005D40D0">
              <w:rPr>
                <w:rFonts w:eastAsia="標楷體"/>
                <w:spacing w:val="-5"/>
              </w:rPr>
              <w:t>28</w:t>
            </w:r>
          </w:hyperlink>
        </w:p>
        <w:p w14:paraId="7B37E45E" w14:textId="77777777" w:rsidR="00CB2FF0" w:rsidRPr="005D40D0" w:rsidRDefault="00000000">
          <w:pPr>
            <w:pStyle w:val="10"/>
            <w:tabs>
              <w:tab w:val="left" w:pos="1609"/>
              <w:tab w:val="right" w:leader="dot" w:pos="8800"/>
            </w:tabs>
            <w:rPr>
              <w:rFonts w:eastAsia="標楷體"/>
            </w:rPr>
          </w:pPr>
          <w:hyperlink w:anchor="_bookmark23" w:history="1">
            <w:r w:rsidRPr="005D40D0">
              <w:rPr>
                <w:rFonts w:eastAsia="標楷體"/>
              </w:rPr>
              <w:t>Chapter</w:t>
            </w:r>
            <w:r w:rsidRPr="005D40D0">
              <w:rPr>
                <w:rFonts w:eastAsia="標楷體"/>
                <w:spacing w:val="-1"/>
              </w:rPr>
              <w:t xml:space="preserve"> </w:t>
            </w:r>
            <w:r w:rsidRPr="005D40D0">
              <w:rPr>
                <w:rFonts w:eastAsia="標楷體"/>
                <w:spacing w:val="-5"/>
              </w:rPr>
              <w:t>IV</w:t>
            </w:r>
            <w:r w:rsidRPr="005D40D0">
              <w:rPr>
                <w:rFonts w:eastAsia="標楷體"/>
              </w:rPr>
              <w:tab/>
              <w:t xml:space="preserve">System </w:t>
            </w:r>
            <w:r w:rsidRPr="005D40D0">
              <w:rPr>
                <w:rFonts w:eastAsia="標楷體"/>
                <w:spacing w:val="-2"/>
              </w:rPr>
              <w:t>Design</w:t>
            </w:r>
            <w:r w:rsidRPr="005D40D0">
              <w:rPr>
                <w:rFonts w:eastAsia="標楷體"/>
              </w:rPr>
              <w:tab/>
            </w:r>
            <w:r w:rsidRPr="005D40D0">
              <w:rPr>
                <w:rFonts w:eastAsia="標楷體"/>
                <w:spacing w:val="-5"/>
              </w:rPr>
              <w:t>31</w:t>
            </w:r>
          </w:hyperlink>
        </w:p>
        <w:p w14:paraId="2A40E4CF" w14:textId="77777777" w:rsidR="00CB2FF0" w:rsidRPr="005D40D0" w:rsidRDefault="00000000">
          <w:pPr>
            <w:pStyle w:val="20"/>
            <w:tabs>
              <w:tab w:val="left" w:pos="1880"/>
              <w:tab w:val="right" w:leader="dot" w:pos="8800"/>
            </w:tabs>
            <w:spacing w:before="175"/>
            <w:rPr>
              <w:rFonts w:eastAsia="標楷體"/>
            </w:rPr>
          </w:pPr>
          <w:hyperlink w:anchor="_bookmark24" w:history="1">
            <w:r w:rsidRPr="005D40D0">
              <w:rPr>
                <w:rFonts w:eastAsia="標楷體"/>
              </w:rPr>
              <w:t xml:space="preserve">Section </w:t>
            </w:r>
            <w:r w:rsidRPr="005D40D0">
              <w:rPr>
                <w:rFonts w:eastAsia="標楷體"/>
                <w:spacing w:val="-10"/>
              </w:rPr>
              <w:t>I</w:t>
            </w:r>
            <w:r w:rsidRPr="005D40D0">
              <w:rPr>
                <w:rFonts w:eastAsia="標楷體"/>
              </w:rPr>
              <w:tab/>
              <w:t>System</w:t>
            </w:r>
            <w:r w:rsidRPr="005D40D0">
              <w:rPr>
                <w:rFonts w:eastAsia="標楷體"/>
                <w:spacing w:val="-1"/>
              </w:rPr>
              <w:t xml:space="preserve"> </w:t>
            </w:r>
            <w:r w:rsidRPr="005D40D0">
              <w:rPr>
                <w:rFonts w:eastAsia="標楷體"/>
              </w:rPr>
              <w:t>Construction</w:t>
            </w:r>
            <w:r w:rsidRPr="005D40D0">
              <w:rPr>
                <w:rFonts w:eastAsia="標楷體"/>
                <w:spacing w:val="-1"/>
              </w:rPr>
              <w:t xml:space="preserve"> </w:t>
            </w:r>
            <w:r w:rsidRPr="005D40D0">
              <w:rPr>
                <w:rFonts w:eastAsia="標楷體"/>
                <w:spacing w:val="-2"/>
              </w:rPr>
              <w:t>Requirement</w:t>
            </w:r>
            <w:r w:rsidRPr="005D40D0">
              <w:rPr>
                <w:rFonts w:eastAsia="標楷體"/>
              </w:rPr>
              <w:tab/>
            </w:r>
            <w:r w:rsidRPr="005D40D0">
              <w:rPr>
                <w:rFonts w:eastAsia="標楷體"/>
                <w:spacing w:val="-5"/>
              </w:rPr>
              <w:t>31</w:t>
            </w:r>
          </w:hyperlink>
        </w:p>
        <w:p w14:paraId="16969A04" w14:textId="77777777" w:rsidR="00CB2FF0" w:rsidRPr="005D40D0" w:rsidRDefault="00000000">
          <w:pPr>
            <w:pStyle w:val="20"/>
            <w:tabs>
              <w:tab w:val="left" w:pos="1962"/>
              <w:tab w:val="right" w:leader="dot" w:pos="8800"/>
            </w:tabs>
            <w:rPr>
              <w:rFonts w:eastAsia="標楷體"/>
            </w:rPr>
          </w:pPr>
          <w:hyperlink w:anchor="_bookmark26" w:history="1">
            <w:r w:rsidRPr="005D40D0">
              <w:rPr>
                <w:rFonts w:eastAsia="標楷體"/>
              </w:rPr>
              <w:t xml:space="preserve">Section </w:t>
            </w:r>
            <w:r w:rsidRPr="005D40D0">
              <w:rPr>
                <w:rFonts w:eastAsia="標楷體"/>
                <w:spacing w:val="-5"/>
              </w:rPr>
              <w:t>II</w:t>
            </w:r>
            <w:r w:rsidRPr="005D40D0">
              <w:rPr>
                <w:rFonts w:eastAsia="標楷體"/>
              </w:rPr>
              <w:tab/>
              <w:t>Owner</w:t>
            </w:r>
            <w:r w:rsidRPr="005D40D0">
              <w:rPr>
                <w:rFonts w:eastAsia="標楷體"/>
                <w:spacing w:val="-1"/>
              </w:rPr>
              <w:t xml:space="preserve"> </w:t>
            </w:r>
            <w:r w:rsidRPr="005D40D0">
              <w:rPr>
                <w:rFonts w:eastAsia="標楷體"/>
              </w:rPr>
              <w:t>System</w:t>
            </w:r>
            <w:r w:rsidRPr="005D40D0">
              <w:rPr>
                <w:rFonts w:eastAsia="標楷體"/>
                <w:spacing w:val="-1"/>
              </w:rPr>
              <w:t xml:space="preserve"> </w:t>
            </w:r>
            <w:r w:rsidRPr="005D40D0">
              <w:rPr>
                <w:rFonts w:eastAsia="標楷體"/>
                <w:spacing w:val="-2"/>
              </w:rPr>
              <w:t>Function</w:t>
            </w:r>
            <w:r w:rsidRPr="005D40D0">
              <w:rPr>
                <w:rFonts w:eastAsia="標楷體"/>
              </w:rPr>
              <w:tab/>
            </w:r>
            <w:r w:rsidRPr="005D40D0">
              <w:rPr>
                <w:rFonts w:eastAsia="標楷體"/>
                <w:spacing w:val="-5"/>
              </w:rPr>
              <w:t>33</w:t>
            </w:r>
          </w:hyperlink>
        </w:p>
        <w:p w14:paraId="2A9F4380" w14:textId="77777777" w:rsidR="00CB2FF0" w:rsidRPr="005D40D0" w:rsidRDefault="00000000">
          <w:pPr>
            <w:pStyle w:val="20"/>
            <w:tabs>
              <w:tab w:val="left" w:pos="2041"/>
              <w:tab w:val="right" w:leader="dot" w:pos="8800"/>
            </w:tabs>
            <w:spacing w:before="265"/>
            <w:rPr>
              <w:rFonts w:eastAsia="標楷體"/>
            </w:rPr>
          </w:pPr>
          <w:hyperlink w:anchor="_bookmark30" w:history="1">
            <w:r w:rsidRPr="005D40D0">
              <w:rPr>
                <w:rFonts w:eastAsia="標楷體"/>
              </w:rPr>
              <w:t xml:space="preserve">Section </w:t>
            </w:r>
            <w:r w:rsidRPr="005D40D0">
              <w:rPr>
                <w:rFonts w:eastAsia="標楷體"/>
                <w:spacing w:val="-5"/>
              </w:rPr>
              <w:t>III</w:t>
            </w:r>
            <w:r w:rsidRPr="005D40D0">
              <w:rPr>
                <w:rFonts w:eastAsia="標楷體"/>
              </w:rPr>
              <w:tab/>
              <w:t>Manager</w:t>
            </w:r>
            <w:r w:rsidRPr="005D40D0">
              <w:rPr>
                <w:rFonts w:eastAsia="標楷體"/>
                <w:spacing w:val="-1"/>
              </w:rPr>
              <w:t xml:space="preserve"> </w:t>
            </w:r>
            <w:r w:rsidRPr="005D40D0">
              <w:rPr>
                <w:rFonts w:eastAsia="標楷體"/>
              </w:rPr>
              <w:t xml:space="preserve">System </w:t>
            </w:r>
            <w:r w:rsidRPr="005D40D0">
              <w:rPr>
                <w:rFonts w:eastAsia="標楷體"/>
                <w:spacing w:val="-2"/>
              </w:rPr>
              <w:t>Function</w:t>
            </w:r>
            <w:r w:rsidRPr="005D40D0">
              <w:rPr>
                <w:rFonts w:eastAsia="標楷體"/>
              </w:rPr>
              <w:tab/>
            </w:r>
            <w:r w:rsidRPr="005D40D0">
              <w:rPr>
                <w:rFonts w:eastAsia="標楷體"/>
                <w:spacing w:val="-5"/>
              </w:rPr>
              <w:t>39</w:t>
            </w:r>
          </w:hyperlink>
        </w:p>
        <w:p w14:paraId="3AED5A3F" w14:textId="77777777" w:rsidR="00CB2FF0" w:rsidRPr="005D40D0" w:rsidRDefault="00000000">
          <w:pPr>
            <w:pStyle w:val="10"/>
            <w:tabs>
              <w:tab w:val="left" w:pos="1525"/>
              <w:tab w:val="right" w:leader="dot" w:pos="8800"/>
            </w:tabs>
            <w:rPr>
              <w:rFonts w:eastAsia="標楷體"/>
            </w:rPr>
          </w:pPr>
          <w:hyperlink w:anchor="_bookmark34" w:history="1">
            <w:r w:rsidRPr="005D40D0">
              <w:rPr>
                <w:rFonts w:eastAsia="標楷體"/>
              </w:rPr>
              <w:t>Chapter</w:t>
            </w:r>
            <w:r w:rsidRPr="005D40D0">
              <w:rPr>
                <w:rFonts w:eastAsia="標楷體"/>
                <w:spacing w:val="-7"/>
              </w:rPr>
              <w:t xml:space="preserve"> </w:t>
            </w:r>
            <w:r w:rsidRPr="005D40D0">
              <w:rPr>
                <w:rFonts w:eastAsia="標楷體"/>
                <w:spacing w:val="-10"/>
              </w:rPr>
              <w:t>V</w:t>
            </w:r>
            <w:r w:rsidRPr="005D40D0">
              <w:rPr>
                <w:rFonts w:eastAsia="標楷體"/>
              </w:rPr>
              <w:tab/>
              <w:t>Conclusion and</w:t>
            </w:r>
            <w:r w:rsidRPr="005D40D0">
              <w:rPr>
                <w:rFonts w:eastAsia="標楷體"/>
                <w:spacing w:val="-1"/>
              </w:rPr>
              <w:t xml:space="preserve"> </w:t>
            </w:r>
            <w:r w:rsidRPr="005D40D0">
              <w:rPr>
                <w:rFonts w:eastAsia="標楷體"/>
              </w:rPr>
              <w:t>Future</w:t>
            </w:r>
            <w:r w:rsidRPr="005D40D0">
              <w:rPr>
                <w:rFonts w:eastAsia="標楷體"/>
                <w:spacing w:val="-6"/>
              </w:rPr>
              <w:t xml:space="preserve"> </w:t>
            </w:r>
            <w:r w:rsidRPr="005D40D0">
              <w:rPr>
                <w:rFonts w:eastAsia="標楷體"/>
                <w:spacing w:val="-4"/>
              </w:rPr>
              <w:t>Work</w:t>
            </w:r>
            <w:r w:rsidRPr="005D40D0">
              <w:rPr>
                <w:rFonts w:eastAsia="標楷體"/>
              </w:rPr>
              <w:tab/>
            </w:r>
            <w:r w:rsidRPr="005D40D0">
              <w:rPr>
                <w:rFonts w:eastAsia="標楷體"/>
                <w:spacing w:val="-5"/>
              </w:rPr>
              <w:t>47</w:t>
            </w:r>
          </w:hyperlink>
        </w:p>
        <w:p w14:paraId="3EABE712" w14:textId="77777777" w:rsidR="00CB2FF0" w:rsidRPr="005D40D0" w:rsidRDefault="00000000">
          <w:pPr>
            <w:pStyle w:val="20"/>
            <w:tabs>
              <w:tab w:val="left" w:pos="1880"/>
              <w:tab w:val="right" w:leader="dot" w:pos="8800"/>
            </w:tabs>
            <w:spacing w:before="175"/>
            <w:rPr>
              <w:rFonts w:eastAsia="標楷體"/>
            </w:rPr>
          </w:pPr>
          <w:hyperlink w:anchor="_bookmark35" w:history="1">
            <w:r w:rsidRPr="005D40D0">
              <w:rPr>
                <w:rFonts w:eastAsia="標楷體"/>
              </w:rPr>
              <w:t xml:space="preserve">Section </w:t>
            </w:r>
            <w:r w:rsidRPr="005D40D0">
              <w:rPr>
                <w:rFonts w:eastAsia="標楷體"/>
                <w:spacing w:val="-10"/>
              </w:rPr>
              <w:t>I</w:t>
            </w:r>
            <w:r w:rsidRPr="005D40D0">
              <w:rPr>
                <w:rFonts w:eastAsia="標楷體"/>
              </w:rPr>
              <w:tab/>
              <w:t>Research</w:t>
            </w:r>
            <w:r w:rsidRPr="005D40D0">
              <w:rPr>
                <w:rFonts w:eastAsia="標楷體"/>
                <w:spacing w:val="-3"/>
              </w:rPr>
              <w:t xml:space="preserve"> </w:t>
            </w:r>
            <w:r w:rsidRPr="005D40D0">
              <w:rPr>
                <w:rFonts w:eastAsia="標楷體"/>
                <w:spacing w:val="-2"/>
              </w:rPr>
              <w:t>Conclusion</w:t>
            </w:r>
            <w:r w:rsidRPr="005D40D0">
              <w:rPr>
                <w:rFonts w:eastAsia="標楷體"/>
              </w:rPr>
              <w:tab/>
            </w:r>
            <w:r w:rsidRPr="005D40D0">
              <w:rPr>
                <w:rFonts w:eastAsia="標楷體"/>
                <w:spacing w:val="-5"/>
              </w:rPr>
              <w:t>47</w:t>
            </w:r>
          </w:hyperlink>
        </w:p>
        <w:p w14:paraId="63CC829E" w14:textId="77777777" w:rsidR="00CB2FF0" w:rsidRPr="005D40D0" w:rsidRDefault="00000000">
          <w:pPr>
            <w:pStyle w:val="20"/>
            <w:tabs>
              <w:tab w:val="left" w:pos="1962"/>
              <w:tab w:val="right" w:leader="dot" w:pos="8800"/>
            </w:tabs>
            <w:rPr>
              <w:rFonts w:eastAsia="標楷體"/>
            </w:rPr>
          </w:pPr>
          <w:hyperlink w:anchor="_bookmark36" w:history="1">
            <w:r w:rsidRPr="005D40D0">
              <w:rPr>
                <w:rFonts w:eastAsia="標楷體"/>
              </w:rPr>
              <w:t xml:space="preserve">Section </w:t>
            </w:r>
            <w:r w:rsidRPr="005D40D0">
              <w:rPr>
                <w:rFonts w:eastAsia="標楷體"/>
                <w:spacing w:val="-5"/>
              </w:rPr>
              <w:t>II</w:t>
            </w:r>
            <w:r w:rsidRPr="005D40D0">
              <w:rPr>
                <w:rFonts w:eastAsia="標楷體"/>
              </w:rPr>
              <w:tab/>
              <w:t>Research</w:t>
            </w:r>
            <w:r w:rsidRPr="005D40D0">
              <w:rPr>
                <w:rFonts w:eastAsia="標楷體"/>
                <w:spacing w:val="-2"/>
              </w:rPr>
              <w:t xml:space="preserve"> </w:t>
            </w:r>
            <w:r w:rsidRPr="005D40D0">
              <w:rPr>
                <w:rFonts w:eastAsia="標楷體"/>
              </w:rPr>
              <w:t>Restriction</w:t>
            </w:r>
            <w:r w:rsidRPr="005D40D0">
              <w:rPr>
                <w:rFonts w:eastAsia="標楷體"/>
                <w:spacing w:val="-1"/>
              </w:rPr>
              <w:t xml:space="preserve"> </w:t>
            </w:r>
            <w:r w:rsidRPr="005D40D0">
              <w:rPr>
                <w:rFonts w:eastAsia="標楷體"/>
              </w:rPr>
              <w:t>and</w:t>
            </w:r>
            <w:r w:rsidRPr="005D40D0">
              <w:rPr>
                <w:rFonts w:eastAsia="標楷體"/>
                <w:spacing w:val="-1"/>
              </w:rPr>
              <w:t xml:space="preserve"> </w:t>
            </w:r>
            <w:r w:rsidRPr="005D40D0">
              <w:rPr>
                <w:rFonts w:eastAsia="標楷體"/>
              </w:rPr>
              <w:t>Future</w:t>
            </w:r>
            <w:r w:rsidRPr="005D40D0">
              <w:rPr>
                <w:rFonts w:eastAsia="標楷體"/>
                <w:spacing w:val="-6"/>
              </w:rPr>
              <w:t xml:space="preserve"> </w:t>
            </w:r>
            <w:r w:rsidRPr="005D40D0">
              <w:rPr>
                <w:rFonts w:eastAsia="標楷體"/>
                <w:spacing w:val="-4"/>
              </w:rPr>
              <w:t>Work</w:t>
            </w:r>
            <w:r w:rsidRPr="005D40D0">
              <w:rPr>
                <w:rFonts w:eastAsia="標楷體"/>
              </w:rPr>
              <w:tab/>
            </w:r>
            <w:r w:rsidRPr="005D40D0">
              <w:rPr>
                <w:rFonts w:eastAsia="標楷體"/>
                <w:spacing w:val="-5"/>
              </w:rPr>
              <w:t>49</w:t>
            </w:r>
          </w:hyperlink>
        </w:p>
      </w:sdtContent>
    </w:sdt>
    <w:p w14:paraId="37BBC283" w14:textId="77777777" w:rsidR="00CB2FF0" w:rsidRPr="005D40D0" w:rsidRDefault="00CB2FF0">
      <w:pPr>
        <w:rPr>
          <w:rFonts w:eastAsia="標楷體"/>
        </w:rPr>
        <w:sectPr w:rsidR="00CB2FF0" w:rsidRPr="005D40D0">
          <w:pgSz w:w="11910" w:h="16840"/>
          <w:pgMar w:top="1500" w:right="1180" w:bottom="1200" w:left="1680" w:header="0" w:footer="1017" w:gutter="0"/>
          <w:cols w:space="720"/>
        </w:sectPr>
      </w:pPr>
    </w:p>
    <w:p w14:paraId="3921F0A2" w14:textId="77777777" w:rsidR="00CB2FF0" w:rsidRPr="005D40D0" w:rsidRDefault="00000000">
      <w:pPr>
        <w:spacing w:before="69"/>
        <w:ind w:left="572" w:right="502"/>
        <w:jc w:val="center"/>
        <w:rPr>
          <w:rFonts w:eastAsia="標楷體"/>
          <w:sz w:val="36"/>
        </w:rPr>
      </w:pPr>
      <w:r w:rsidRPr="005D40D0">
        <w:rPr>
          <w:rFonts w:eastAsia="標楷體"/>
          <w:sz w:val="36"/>
        </w:rPr>
        <w:lastRenderedPageBreak/>
        <w:t>List</w:t>
      </w:r>
      <w:r w:rsidRPr="005D40D0">
        <w:rPr>
          <w:rFonts w:eastAsia="標楷體"/>
          <w:spacing w:val="1"/>
          <w:sz w:val="36"/>
        </w:rPr>
        <w:t xml:space="preserve"> </w:t>
      </w:r>
      <w:r w:rsidRPr="005D40D0">
        <w:rPr>
          <w:rFonts w:eastAsia="標楷體"/>
          <w:sz w:val="36"/>
        </w:rPr>
        <w:t>of</w:t>
      </w:r>
      <w:r w:rsidRPr="005D40D0">
        <w:rPr>
          <w:rFonts w:eastAsia="標楷體"/>
          <w:spacing w:val="-1"/>
          <w:sz w:val="36"/>
        </w:rPr>
        <w:t xml:space="preserve"> </w:t>
      </w:r>
      <w:r w:rsidRPr="005D40D0">
        <w:rPr>
          <w:rFonts w:eastAsia="標楷體"/>
          <w:spacing w:val="-2"/>
          <w:sz w:val="36"/>
        </w:rPr>
        <w:t>Figures</w:t>
      </w:r>
    </w:p>
    <w:p w14:paraId="661956E8" w14:textId="77777777" w:rsidR="00CB2FF0" w:rsidRPr="005D40D0" w:rsidRDefault="00000000">
      <w:pPr>
        <w:pStyle w:val="a3"/>
        <w:tabs>
          <w:tab w:val="left" w:leader="dot" w:pos="8680"/>
        </w:tabs>
        <w:spacing w:before="288" w:line="470" w:lineRule="auto"/>
        <w:ind w:left="305" w:right="244"/>
        <w:rPr>
          <w:rFonts w:eastAsia="標楷體"/>
        </w:rPr>
      </w:pPr>
      <w:hyperlink w:anchor="_bookmark6" w:history="1">
        <w:r w:rsidRPr="005D40D0">
          <w:rPr>
            <w:rFonts w:eastAsia="標楷體"/>
          </w:rPr>
          <w:t>Figure 2-1 Statistics of the Number of Cats and Dogs from Council of</w:t>
        </w:r>
        <w:r w:rsidRPr="005D40D0">
          <w:rPr>
            <w:rFonts w:eastAsia="標楷體"/>
            <w:spacing w:val="-6"/>
          </w:rPr>
          <w:t xml:space="preserve"> </w:t>
        </w:r>
        <w:r w:rsidRPr="005D40D0">
          <w:rPr>
            <w:rFonts w:eastAsia="標楷體"/>
          </w:rPr>
          <w:t>Agriculture,</w:t>
        </w:r>
      </w:hyperlink>
      <w:r w:rsidRPr="005D40D0">
        <w:rPr>
          <w:rFonts w:eastAsia="標楷體"/>
        </w:rPr>
        <w:t xml:space="preserve"> </w:t>
      </w:r>
      <w:hyperlink w:anchor="_bookmark6" w:history="1">
        <w:r w:rsidRPr="005D40D0">
          <w:rPr>
            <w:rFonts w:eastAsia="標楷體"/>
          </w:rPr>
          <w:t>Executive</w:t>
        </w:r>
        <w:r w:rsidRPr="005D40D0">
          <w:rPr>
            <w:rFonts w:eastAsia="標楷體"/>
            <w:spacing w:val="-12"/>
          </w:rPr>
          <w:t xml:space="preserve"> </w:t>
        </w:r>
        <w:r w:rsidRPr="005D40D0">
          <w:rPr>
            <w:rFonts w:eastAsia="標楷體"/>
            <w:spacing w:val="-4"/>
          </w:rPr>
          <w:t>Yuan</w:t>
        </w:r>
        <w:r w:rsidRPr="005D40D0">
          <w:rPr>
            <w:rFonts w:eastAsia="標楷體"/>
          </w:rPr>
          <w:tab/>
        </w:r>
        <w:r w:rsidRPr="005D40D0">
          <w:rPr>
            <w:rFonts w:eastAsia="標楷體"/>
            <w:spacing w:val="-10"/>
          </w:rPr>
          <w:t>6</w:t>
        </w:r>
      </w:hyperlink>
    </w:p>
    <w:p w14:paraId="7527FD3C" w14:textId="77777777" w:rsidR="00CB2FF0" w:rsidRPr="005D40D0" w:rsidRDefault="00000000">
      <w:pPr>
        <w:pStyle w:val="a3"/>
        <w:tabs>
          <w:tab w:val="left" w:leader="dot" w:pos="8680"/>
        </w:tabs>
        <w:spacing w:line="470" w:lineRule="auto"/>
        <w:ind w:left="305" w:right="244"/>
        <w:rPr>
          <w:rFonts w:eastAsia="標楷體"/>
        </w:rPr>
      </w:pPr>
      <w:hyperlink w:anchor="_bookmark7" w:history="1">
        <w:r w:rsidRPr="005D40D0">
          <w:rPr>
            <w:rFonts w:eastAsia="標楷體"/>
          </w:rPr>
          <w:t>Figure</w:t>
        </w:r>
        <w:r w:rsidRPr="005D40D0">
          <w:rPr>
            <w:rFonts w:eastAsia="標楷體"/>
            <w:spacing w:val="-10"/>
          </w:rPr>
          <w:t xml:space="preserve"> </w:t>
        </w:r>
        <w:r w:rsidRPr="005D40D0">
          <w:rPr>
            <w:rFonts w:eastAsia="標楷體"/>
          </w:rPr>
          <w:t>2-2</w:t>
        </w:r>
        <w:r w:rsidRPr="005D40D0">
          <w:rPr>
            <w:rFonts w:eastAsia="標楷體"/>
            <w:spacing w:val="-5"/>
          </w:rPr>
          <w:t xml:space="preserve"> </w:t>
        </w:r>
        <w:r w:rsidRPr="005D40D0">
          <w:rPr>
            <w:rFonts w:eastAsia="標楷體"/>
          </w:rPr>
          <w:t>Statistics</w:t>
        </w:r>
        <w:r w:rsidRPr="005D40D0">
          <w:rPr>
            <w:rFonts w:eastAsia="標楷體"/>
            <w:spacing w:val="-5"/>
          </w:rPr>
          <w:t xml:space="preserve"> </w:t>
        </w:r>
        <w:r w:rsidRPr="005D40D0">
          <w:rPr>
            <w:rFonts w:eastAsia="標楷體"/>
          </w:rPr>
          <w:t>of</w:t>
        </w:r>
        <w:r w:rsidRPr="005D40D0">
          <w:rPr>
            <w:rFonts w:eastAsia="標楷體"/>
            <w:spacing w:val="-6"/>
          </w:rPr>
          <w:t xml:space="preserve"> </w:t>
        </w:r>
        <w:r w:rsidRPr="005D40D0">
          <w:rPr>
            <w:rFonts w:eastAsia="標楷體"/>
          </w:rPr>
          <w:t>the</w:t>
        </w:r>
        <w:r w:rsidRPr="005D40D0">
          <w:rPr>
            <w:rFonts w:eastAsia="標楷體"/>
            <w:spacing w:val="-6"/>
          </w:rPr>
          <w:t xml:space="preserve"> </w:t>
        </w:r>
        <w:r w:rsidRPr="005D40D0">
          <w:rPr>
            <w:rFonts w:eastAsia="標楷體"/>
          </w:rPr>
          <w:t>Number</w:t>
        </w:r>
        <w:r w:rsidRPr="005D40D0">
          <w:rPr>
            <w:rFonts w:eastAsia="標楷體"/>
            <w:spacing w:val="-5"/>
          </w:rPr>
          <w:t xml:space="preserve"> </w:t>
        </w:r>
        <w:r w:rsidRPr="005D40D0">
          <w:rPr>
            <w:rFonts w:eastAsia="標楷體"/>
          </w:rPr>
          <w:t>of</w:t>
        </w:r>
        <w:r w:rsidRPr="005D40D0">
          <w:rPr>
            <w:rFonts w:eastAsia="標楷體"/>
            <w:spacing w:val="-9"/>
          </w:rPr>
          <w:t xml:space="preserve"> </w:t>
        </w:r>
        <w:r w:rsidRPr="005D40D0">
          <w:rPr>
            <w:rFonts w:eastAsia="標楷體"/>
          </w:rPr>
          <w:t>Veterinary</w:t>
        </w:r>
        <w:r w:rsidRPr="005D40D0">
          <w:rPr>
            <w:rFonts w:eastAsia="標楷體"/>
            <w:spacing w:val="-8"/>
          </w:rPr>
          <w:t xml:space="preserve"> </w:t>
        </w:r>
        <w:r w:rsidRPr="005D40D0">
          <w:rPr>
            <w:rFonts w:eastAsia="標楷體"/>
          </w:rPr>
          <w:t>Hospitals</w:t>
        </w:r>
        <w:r w:rsidRPr="005D40D0">
          <w:rPr>
            <w:rFonts w:eastAsia="標楷體"/>
            <w:spacing w:val="-5"/>
          </w:rPr>
          <w:t xml:space="preserve"> </w:t>
        </w:r>
        <w:r w:rsidRPr="005D40D0">
          <w:rPr>
            <w:rFonts w:eastAsia="標楷體"/>
          </w:rPr>
          <w:t>from</w:t>
        </w:r>
        <w:r w:rsidRPr="005D40D0">
          <w:rPr>
            <w:rFonts w:eastAsia="標楷體"/>
            <w:spacing w:val="-5"/>
          </w:rPr>
          <w:t xml:space="preserve"> </w:t>
        </w:r>
        <w:r w:rsidRPr="005D40D0">
          <w:rPr>
            <w:rFonts w:eastAsia="標楷體"/>
          </w:rPr>
          <w:t>Council</w:t>
        </w:r>
        <w:r w:rsidRPr="005D40D0">
          <w:rPr>
            <w:rFonts w:eastAsia="標楷體"/>
            <w:spacing w:val="-5"/>
          </w:rPr>
          <w:t xml:space="preserve"> </w:t>
        </w:r>
        <w:r w:rsidRPr="005D40D0">
          <w:rPr>
            <w:rFonts w:eastAsia="標楷體"/>
          </w:rPr>
          <w:t>of</w:t>
        </w:r>
        <w:r w:rsidRPr="005D40D0">
          <w:rPr>
            <w:rFonts w:eastAsia="標楷體"/>
            <w:spacing w:val="-16"/>
          </w:rPr>
          <w:t xml:space="preserve"> </w:t>
        </w:r>
        <w:r w:rsidRPr="005D40D0">
          <w:rPr>
            <w:rFonts w:eastAsia="標楷體"/>
          </w:rPr>
          <w:t>Agriculture,</w:t>
        </w:r>
      </w:hyperlink>
      <w:r w:rsidRPr="005D40D0">
        <w:rPr>
          <w:rFonts w:eastAsia="標楷體"/>
        </w:rPr>
        <w:t xml:space="preserve"> </w:t>
      </w:r>
      <w:hyperlink w:anchor="_bookmark7" w:history="1">
        <w:r w:rsidRPr="005D40D0">
          <w:rPr>
            <w:rFonts w:eastAsia="標楷體"/>
          </w:rPr>
          <w:t>Executive</w:t>
        </w:r>
        <w:r w:rsidRPr="005D40D0">
          <w:rPr>
            <w:rFonts w:eastAsia="標楷體"/>
            <w:spacing w:val="-12"/>
          </w:rPr>
          <w:t xml:space="preserve"> </w:t>
        </w:r>
        <w:r w:rsidRPr="005D40D0">
          <w:rPr>
            <w:rFonts w:eastAsia="標楷體"/>
            <w:spacing w:val="-4"/>
          </w:rPr>
          <w:t>Yuan</w:t>
        </w:r>
        <w:r w:rsidRPr="005D40D0">
          <w:rPr>
            <w:rFonts w:eastAsia="標楷體"/>
          </w:rPr>
          <w:tab/>
        </w:r>
        <w:r w:rsidRPr="005D40D0">
          <w:rPr>
            <w:rFonts w:eastAsia="標楷體"/>
            <w:spacing w:val="-10"/>
          </w:rPr>
          <w:t>7</w:t>
        </w:r>
      </w:hyperlink>
    </w:p>
    <w:p w14:paraId="1A2AE9C6" w14:textId="77777777" w:rsidR="00CB2FF0" w:rsidRPr="005D40D0" w:rsidRDefault="00000000">
      <w:pPr>
        <w:pStyle w:val="a3"/>
        <w:tabs>
          <w:tab w:val="left" w:leader="dot" w:pos="8560"/>
        </w:tabs>
        <w:spacing w:line="275" w:lineRule="exact"/>
        <w:ind w:left="305"/>
        <w:rPr>
          <w:rFonts w:eastAsia="標楷體"/>
        </w:rPr>
      </w:pPr>
      <w:r w:rsidRPr="005D40D0">
        <w:rPr>
          <w:rFonts w:eastAsia="標楷體"/>
          <w:noProof/>
        </w:rPr>
        <w:drawing>
          <wp:anchor distT="0" distB="0" distL="0" distR="0" simplePos="0" relativeHeight="251606528" behindDoc="1" locked="0" layoutInCell="1" allowOverlap="1" wp14:anchorId="2957CBF9" wp14:editId="2838D2E5">
            <wp:simplePos x="0" y="0"/>
            <wp:positionH relativeFrom="page">
              <wp:posOffset>1652890</wp:posOffset>
            </wp:positionH>
            <wp:positionV relativeFrom="paragraph">
              <wp:posOffset>137769</wp:posOffset>
            </wp:positionV>
            <wp:extent cx="4628860" cy="4728872"/>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4628860" cy="4728872"/>
                    </a:xfrm>
                    <a:prstGeom prst="rect">
                      <a:avLst/>
                    </a:prstGeom>
                  </pic:spPr>
                </pic:pic>
              </a:graphicData>
            </a:graphic>
          </wp:anchor>
        </w:drawing>
      </w:r>
      <w:hyperlink w:anchor="_bookmark10" w:history="1">
        <w:r w:rsidRPr="005D40D0">
          <w:rPr>
            <w:rFonts w:eastAsia="標楷體"/>
          </w:rPr>
          <w:t>Figure</w:t>
        </w:r>
        <w:r w:rsidRPr="005D40D0">
          <w:rPr>
            <w:rFonts w:eastAsia="標楷體"/>
            <w:spacing w:val="-3"/>
          </w:rPr>
          <w:t xml:space="preserve"> </w:t>
        </w:r>
        <w:r w:rsidRPr="005D40D0">
          <w:rPr>
            <w:rFonts w:eastAsia="標楷體"/>
          </w:rPr>
          <w:t>2-3</w:t>
        </w:r>
        <w:r w:rsidRPr="005D40D0">
          <w:rPr>
            <w:rFonts w:eastAsia="標楷體"/>
            <w:spacing w:val="-4"/>
          </w:rPr>
          <w:t xml:space="preserve"> </w:t>
        </w:r>
        <w:r w:rsidRPr="005D40D0">
          <w:rPr>
            <w:rFonts w:eastAsia="標楷體"/>
          </w:rPr>
          <w:t>The</w:t>
        </w:r>
        <w:r w:rsidRPr="005D40D0">
          <w:rPr>
            <w:rFonts w:eastAsia="標楷體"/>
            <w:spacing w:val="-1"/>
          </w:rPr>
          <w:t xml:space="preserve"> </w:t>
        </w:r>
        <w:r w:rsidRPr="005D40D0">
          <w:rPr>
            <w:rFonts w:eastAsia="標楷體"/>
          </w:rPr>
          <w:t>Basic</w:t>
        </w:r>
        <w:r w:rsidRPr="005D40D0">
          <w:rPr>
            <w:rFonts w:eastAsia="標楷體"/>
            <w:spacing w:val="-1"/>
          </w:rPr>
          <w:t xml:space="preserve"> </w:t>
        </w:r>
        <w:r w:rsidRPr="005D40D0">
          <w:rPr>
            <w:rFonts w:eastAsia="標楷體"/>
          </w:rPr>
          <w:t>Structure</w:t>
        </w:r>
        <w:r w:rsidRPr="005D40D0">
          <w:rPr>
            <w:rFonts w:eastAsia="標楷體"/>
            <w:spacing w:val="-3"/>
          </w:rPr>
          <w:t xml:space="preserve"> </w:t>
        </w:r>
        <w:r w:rsidRPr="005D40D0">
          <w:rPr>
            <w:rFonts w:eastAsia="標楷體"/>
          </w:rPr>
          <w:t>of</w:t>
        </w:r>
        <w:r w:rsidRPr="005D40D0">
          <w:rPr>
            <w:rFonts w:eastAsia="標楷體"/>
            <w:spacing w:val="-1"/>
          </w:rPr>
          <w:t xml:space="preserve"> </w:t>
        </w:r>
        <w:r w:rsidRPr="005D40D0">
          <w:rPr>
            <w:rFonts w:eastAsia="標楷體"/>
            <w:spacing w:val="-2"/>
          </w:rPr>
          <w:t>Cloud</w:t>
        </w:r>
        <w:r w:rsidRPr="005D40D0">
          <w:rPr>
            <w:rFonts w:eastAsia="標楷體"/>
          </w:rPr>
          <w:tab/>
        </w:r>
        <w:r w:rsidRPr="005D40D0">
          <w:rPr>
            <w:rFonts w:eastAsia="標楷體"/>
            <w:spacing w:val="-5"/>
          </w:rPr>
          <w:t>12</w:t>
        </w:r>
      </w:hyperlink>
    </w:p>
    <w:p w14:paraId="7B5717E2" w14:textId="77777777" w:rsidR="00CB2FF0" w:rsidRPr="005D40D0" w:rsidRDefault="00000000">
      <w:pPr>
        <w:pStyle w:val="a3"/>
        <w:tabs>
          <w:tab w:val="left" w:leader="dot" w:pos="8560"/>
        </w:tabs>
        <w:spacing w:before="262"/>
        <w:ind w:left="305"/>
        <w:rPr>
          <w:rFonts w:eastAsia="標楷體"/>
        </w:rPr>
      </w:pPr>
      <w:hyperlink w:anchor="_bookmark12" w:history="1">
        <w:r w:rsidRPr="005D40D0">
          <w:rPr>
            <w:rFonts w:eastAsia="標楷體"/>
          </w:rPr>
          <w:t>Figure</w:t>
        </w:r>
        <w:r w:rsidRPr="005D40D0">
          <w:rPr>
            <w:rFonts w:eastAsia="標楷體"/>
            <w:spacing w:val="-8"/>
          </w:rPr>
          <w:t xml:space="preserve"> </w:t>
        </w:r>
        <w:r w:rsidRPr="005D40D0">
          <w:rPr>
            <w:rFonts w:eastAsia="標楷體"/>
          </w:rPr>
          <w:t>2-4</w:t>
        </w:r>
        <w:r w:rsidRPr="005D40D0">
          <w:rPr>
            <w:rFonts w:eastAsia="標楷體"/>
            <w:spacing w:val="-7"/>
          </w:rPr>
          <w:t xml:space="preserve"> </w:t>
        </w:r>
        <w:r w:rsidRPr="005D40D0">
          <w:rPr>
            <w:rFonts w:eastAsia="標楷體"/>
          </w:rPr>
          <w:t>The</w:t>
        </w:r>
        <w:r w:rsidRPr="005D40D0">
          <w:rPr>
            <w:rFonts w:eastAsia="標楷體"/>
            <w:spacing w:val="-5"/>
          </w:rPr>
          <w:t xml:space="preserve"> </w:t>
        </w:r>
        <w:r w:rsidRPr="005D40D0">
          <w:rPr>
            <w:rFonts w:eastAsia="標楷體"/>
          </w:rPr>
          <w:t>Conceptual</w:t>
        </w:r>
        <w:r w:rsidRPr="005D40D0">
          <w:rPr>
            <w:rFonts w:eastAsia="標楷體"/>
            <w:spacing w:val="-4"/>
          </w:rPr>
          <w:t xml:space="preserve"> </w:t>
        </w:r>
        <w:r w:rsidRPr="005D40D0">
          <w:rPr>
            <w:rFonts w:eastAsia="標楷體"/>
          </w:rPr>
          <w:t>Diagram</w:t>
        </w:r>
        <w:r w:rsidRPr="005D40D0">
          <w:rPr>
            <w:rFonts w:eastAsia="標楷體"/>
            <w:spacing w:val="-4"/>
          </w:rPr>
          <w:t xml:space="preserve"> </w:t>
        </w:r>
        <w:r w:rsidRPr="005D40D0">
          <w:rPr>
            <w:rFonts w:eastAsia="標楷體"/>
          </w:rPr>
          <w:t>of</w:t>
        </w:r>
        <w:r w:rsidRPr="005D40D0">
          <w:rPr>
            <w:rFonts w:eastAsia="標楷體"/>
            <w:spacing w:val="-7"/>
          </w:rPr>
          <w:t xml:space="preserve"> </w:t>
        </w:r>
        <w:r w:rsidRPr="005D40D0">
          <w:rPr>
            <w:rFonts w:eastAsia="標楷體"/>
          </w:rPr>
          <w:t>Telemedicine</w:t>
        </w:r>
        <w:r w:rsidRPr="005D40D0">
          <w:rPr>
            <w:rFonts w:eastAsia="標楷體"/>
            <w:spacing w:val="-3"/>
          </w:rPr>
          <w:t xml:space="preserve"> </w:t>
        </w:r>
        <w:r w:rsidRPr="005D40D0">
          <w:rPr>
            <w:rFonts w:eastAsia="標楷體"/>
            <w:spacing w:val="-4"/>
          </w:rPr>
          <w:t>Care</w:t>
        </w:r>
        <w:r w:rsidRPr="005D40D0">
          <w:rPr>
            <w:rFonts w:eastAsia="標楷體"/>
          </w:rPr>
          <w:tab/>
        </w:r>
        <w:r w:rsidRPr="005D40D0">
          <w:rPr>
            <w:rFonts w:eastAsia="標楷體"/>
            <w:spacing w:val="-5"/>
          </w:rPr>
          <w:t>16</w:t>
        </w:r>
      </w:hyperlink>
    </w:p>
    <w:p w14:paraId="573C39D4" w14:textId="77777777" w:rsidR="00CB2FF0" w:rsidRPr="005D40D0" w:rsidRDefault="00000000">
      <w:pPr>
        <w:pStyle w:val="a3"/>
        <w:tabs>
          <w:tab w:val="left" w:leader="dot" w:pos="8560"/>
        </w:tabs>
        <w:spacing w:before="264"/>
        <w:ind w:left="305"/>
        <w:rPr>
          <w:rFonts w:eastAsia="標楷體"/>
        </w:rPr>
      </w:pPr>
      <w:hyperlink w:anchor="_bookmark14" w:history="1">
        <w:r w:rsidRPr="005D40D0">
          <w:rPr>
            <w:rFonts w:eastAsia="標楷體"/>
          </w:rPr>
          <w:t>Figure</w:t>
        </w:r>
        <w:r w:rsidRPr="005D40D0">
          <w:rPr>
            <w:rFonts w:eastAsia="標楷體"/>
            <w:spacing w:val="-4"/>
          </w:rPr>
          <w:t xml:space="preserve"> </w:t>
        </w:r>
        <w:r w:rsidRPr="005D40D0">
          <w:rPr>
            <w:rFonts w:eastAsia="標楷體"/>
          </w:rPr>
          <w:t>2-5 Data</w:t>
        </w:r>
        <w:r w:rsidRPr="005D40D0">
          <w:rPr>
            <w:rFonts w:eastAsia="標楷體"/>
            <w:spacing w:val="-1"/>
          </w:rPr>
          <w:t xml:space="preserve"> </w:t>
        </w:r>
        <w:r w:rsidRPr="005D40D0">
          <w:rPr>
            <w:rFonts w:eastAsia="標楷體"/>
          </w:rPr>
          <w:t>Format Pack</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spacing w:val="-2"/>
          </w:rPr>
          <w:t>iBeacon</w:t>
        </w:r>
        <w:r w:rsidRPr="005D40D0">
          <w:rPr>
            <w:rFonts w:eastAsia="標楷體"/>
          </w:rPr>
          <w:tab/>
        </w:r>
        <w:r w:rsidRPr="005D40D0">
          <w:rPr>
            <w:rFonts w:eastAsia="標楷體"/>
            <w:spacing w:val="-5"/>
          </w:rPr>
          <w:t>18</w:t>
        </w:r>
      </w:hyperlink>
    </w:p>
    <w:p w14:paraId="3C835641" w14:textId="77777777" w:rsidR="00CB2FF0" w:rsidRPr="005D40D0" w:rsidRDefault="00000000">
      <w:pPr>
        <w:pStyle w:val="a3"/>
        <w:tabs>
          <w:tab w:val="left" w:leader="dot" w:pos="8560"/>
        </w:tabs>
        <w:spacing w:before="265"/>
        <w:ind w:left="305"/>
        <w:rPr>
          <w:rFonts w:eastAsia="標楷體"/>
        </w:rPr>
      </w:pPr>
      <w:hyperlink w:anchor="_bookmark15" w:history="1">
        <w:r w:rsidRPr="005D40D0">
          <w:rPr>
            <w:rFonts w:eastAsia="標楷體"/>
          </w:rPr>
          <w:t>Figure</w:t>
        </w:r>
        <w:r w:rsidRPr="005D40D0">
          <w:rPr>
            <w:rFonts w:eastAsia="標楷體"/>
            <w:spacing w:val="-4"/>
          </w:rPr>
          <w:t xml:space="preserve"> </w:t>
        </w:r>
        <w:r w:rsidRPr="005D40D0">
          <w:rPr>
            <w:rFonts w:eastAsia="標楷體"/>
          </w:rPr>
          <w:t>2-6</w:t>
        </w:r>
        <w:r w:rsidRPr="005D40D0">
          <w:rPr>
            <w:rFonts w:eastAsia="標楷體"/>
            <w:spacing w:val="-4"/>
          </w:rPr>
          <w:t xml:space="preserve"> </w:t>
        </w:r>
        <w:r w:rsidRPr="005D40D0">
          <w:rPr>
            <w:rFonts w:eastAsia="標楷體"/>
          </w:rPr>
          <w:t>The</w:t>
        </w:r>
        <w:r w:rsidRPr="005D40D0">
          <w:rPr>
            <w:rFonts w:eastAsia="標楷體"/>
            <w:spacing w:val="-1"/>
          </w:rPr>
          <w:t xml:space="preserve"> </w:t>
        </w:r>
        <w:r w:rsidRPr="005D40D0">
          <w:rPr>
            <w:rFonts w:eastAsia="標楷體"/>
          </w:rPr>
          <w:t>Levels</w:t>
        </w:r>
        <w:r w:rsidRPr="005D40D0">
          <w:rPr>
            <w:rFonts w:eastAsia="標楷體"/>
            <w:spacing w:val="-1"/>
          </w:rPr>
          <w:t xml:space="preserve"> </w:t>
        </w:r>
        <w:r w:rsidRPr="005D40D0">
          <w:rPr>
            <w:rFonts w:eastAsia="標楷體"/>
          </w:rPr>
          <w:t>of</w:t>
        </w:r>
        <w:r w:rsidRPr="005D40D0">
          <w:rPr>
            <w:rFonts w:eastAsia="標楷體"/>
            <w:spacing w:val="1"/>
          </w:rPr>
          <w:t xml:space="preserve"> </w:t>
        </w:r>
        <w:r w:rsidRPr="005D40D0">
          <w:rPr>
            <w:rFonts w:eastAsia="標楷體"/>
            <w:spacing w:val="-2"/>
          </w:rPr>
          <w:t>Distance</w:t>
        </w:r>
        <w:r w:rsidRPr="005D40D0">
          <w:rPr>
            <w:rFonts w:eastAsia="標楷體"/>
          </w:rPr>
          <w:tab/>
        </w:r>
        <w:r w:rsidRPr="005D40D0">
          <w:rPr>
            <w:rFonts w:eastAsia="標楷體"/>
            <w:spacing w:val="-5"/>
          </w:rPr>
          <w:t>19</w:t>
        </w:r>
      </w:hyperlink>
    </w:p>
    <w:p w14:paraId="1590C618" w14:textId="77777777" w:rsidR="00CB2FF0" w:rsidRPr="005D40D0" w:rsidRDefault="00000000">
      <w:pPr>
        <w:pStyle w:val="a3"/>
        <w:tabs>
          <w:tab w:val="left" w:leader="dot" w:pos="8560"/>
        </w:tabs>
        <w:spacing w:before="264"/>
        <w:ind w:left="305"/>
        <w:rPr>
          <w:rFonts w:eastAsia="標楷體"/>
        </w:rPr>
      </w:pPr>
      <w:hyperlink w:anchor="_bookmark18" w:history="1">
        <w:r w:rsidRPr="005D40D0">
          <w:rPr>
            <w:rFonts w:eastAsia="標楷體"/>
          </w:rPr>
          <w:t>Figure</w:t>
        </w:r>
        <w:r w:rsidRPr="005D40D0">
          <w:rPr>
            <w:rFonts w:eastAsia="標楷體"/>
            <w:spacing w:val="-4"/>
          </w:rPr>
          <w:t xml:space="preserve"> </w:t>
        </w:r>
        <w:r w:rsidRPr="005D40D0">
          <w:rPr>
            <w:rFonts w:eastAsia="標楷體"/>
          </w:rPr>
          <w:t>3-1</w:t>
        </w:r>
        <w:r w:rsidRPr="005D40D0">
          <w:rPr>
            <w:rFonts w:eastAsia="標楷體"/>
            <w:spacing w:val="-5"/>
          </w:rPr>
          <w:t xml:space="preserve"> </w:t>
        </w:r>
        <w:r w:rsidRPr="005D40D0">
          <w:rPr>
            <w:rFonts w:eastAsia="標楷體"/>
          </w:rPr>
          <w:t>The</w:t>
        </w:r>
        <w:r w:rsidRPr="005D40D0">
          <w:rPr>
            <w:rFonts w:eastAsia="標楷體"/>
            <w:spacing w:val="-4"/>
          </w:rPr>
          <w:t xml:space="preserve"> </w:t>
        </w:r>
        <w:r w:rsidRPr="005D40D0">
          <w:rPr>
            <w:rFonts w:eastAsia="標楷體"/>
          </w:rPr>
          <w:t>Research Framework</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rPr>
          <w:t>Information</w:t>
        </w:r>
        <w:r w:rsidRPr="005D40D0">
          <w:rPr>
            <w:rFonts w:eastAsia="標楷體"/>
            <w:spacing w:val="2"/>
          </w:rPr>
          <w:t xml:space="preserve"> </w:t>
        </w:r>
        <w:r w:rsidRPr="005D40D0">
          <w:rPr>
            <w:rFonts w:eastAsia="標楷體"/>
            <w:spacing w:val="-2"/>
          </w:rPr>
          <w:t>System</w:t>
        </w:r>
        <w:r w:rsidRPr="005D40D0">
          <w:rPr>
            <w:rFonts w:eastAsia="標楷體"/>
          </w:rPr>
          <w:tab/>
        </w:r>
        <w:r w:rsidRPr="005D40D0">
          <w:rPr>
            <w:rFonts w:eastAsia="標楷體"/>
            <w:spacing w:val="-5"/>
          </w:rPr>
          <w:t>22</w:t>
        </w:r>
      </w:hyperlink>
    </w:p>
    <w:p w14:paraId="6E0C4F52" w14:textId="77777777" w:rsidR="00CB2FF0" w:rsidRPr="005D40D0" w:rsidRDefault="00000000">
      <w:pPr>
        <w:pStyle w:val="a3"/>
        <w:tabs>
          <w:tab w:val="left" w:leader="dot" w:pos="8560"/>
        </w:tabs>
        <w:spacing w:before="264"/>
        <w:ind w:left="305"/>
        <w:rPr>
          <w:rFonts w:eastAsia="標楷體"/>
        </w:rPr>
      </w:pPr>
      <w:hyperlink w:anchor="_bookmark19" w:history="1">
        <w:r w:rsidRPr="005D40D0">
          <w:rPr>
            <w:rFonts w:eastAsia="標楷體"/>
          </w:rPr>
          <w:t>Figure</w:t>
        </w:r>
        <w:r w:rsidRPr="005D40D0">
          <w:rPr>
            <w:rFonts w:eastAsia="標楷體"/>
            <w:spacing w:val="-4"/>
          </w:rPr>
          <w:t xml:space="preserve"> </w:t>
        </w:r>
        <w:r w:rsidRPr="005D40D0">
          <w:rPr>
            <w:rFonts w:eastAsia="標楷體"/>
          </w:rPr>
          <w:t>3-2</w:t>
        </w:r>
        <w:r w:rsidRPr="005D40D0">
          <w:rPr>
            <w:rFonts w:eastAsia="標楷體"/>
            <w:spacing w:val="-1"/>
          </w:rPr>
          <w:t xml:space="preserve"> </w:t>
        </w:r>
        <w:r w:rsidRPr="005D40D0">
          <w:rPr>
            <w:rFonts w:eastAsia="標楷體"/>
          </w:rPr>
          <w:t>Concept</w:t>
        </w:r>
        <w:r w:rsidRPr="005D40D0">
          <w:rPr>
            <w:rFonts w:eastAsia="標楷體"/>
            <w:spacing w:val="-1"/>
          </w:rPr>
          <w:t xml:space="preserve"> </w:t>
        </w:r>
        <w:r w:rsidRPr="005D40D0">
          <w:rPr>
            <w:rFonts w:eastAsia="標楷體"/>
          </w:rPr>
          <w:t>of</w:t>
        </w:r>
        <w:r w:rsidRPr="005D40D0">
          <w:rPr>
            <w:rFonts w:eastAsia="標楷體"/>
            <w:spacing w:val="-1"/>
          </w:rPr>
          <w:t xml:space="preserve"> </w:t>
        </w:r>
        <w:r w:rsidRPr="005D40D0">
          <w:rPr>
            <w:rFonts w:eastAsia="標楷體"/>
          </w:rPr>
          <w:t>Integrated</w:t>
        </w:r>
        <w:r w:rsidRPr="005D40D0">
          <w:rPr>
            <w:rFonts w:eastAsia="標楷體"/>
            <w:spacing w:val="-1"/>
          </w:rPr>
          <w:t xml:space="preserve"> </w:t>
        </w:r>
        <w:r w:rsidRPr="005D40D0">
          <w:rPr>
            <w:rFonts w:eastAsia="標楷體"/>
          </w:rPr>
          <w:t>Cloud</w:t>
        </w:r>
        <w:r w:rsidRPr="005D40D0">
          <w:rPr>
            <w:rFonts w:eastAsia="標楷體"/>
            <w:spacing w:val="-1"/>
          </w:rPr>
          <w:t xml:space="preserve"> </w:t>
        </w:r>
        <w:r w:rsidRPr="005D40D0">
          <w:rPr>
            <w:rFonts w:eastAsia="標楷體"/>
            <w:spacing w:val="-2"/>
          </w:rPr>
          <w:t>Platform</w:t>
        </w:r>
        <w:r w:rsidRPr="005D40D0">
          <w:rPr>
            <w:rFonts w:eastAsia="標楷體"/>
          </w:rPr>
          <w:tab/>
        </w:r>
        <w:r w:rsidRPr="005D40D0">
          <w:rPr>
            <w:rFonts w:eastAsia="標楷體"/>
            <w:spacing w:val="-5"/>
          </w:rPr>
          <w:t>24</w:t>
        </w:r>
      </w:hyperlink>
    </w:p>
    <w:p w14:paraId="694BFD5D" w14:textId="77777777" w:rsidR="00CB2FF0" w:rsidRPr="005D40D0" w:rsidRDefault="00000000">
      <w:pPr>
        <w:pStyle w:val="a3"/>
        <w:tabs>
          <w:tab w:val="left" w:leader="dot" w:pos="8560"/>
        </w:tabs>
        <w:spacing w:before="264"/>
        <w:ind w:left="305"/>
        <w:rPr>
          <w:rFonts w:eastAsia="標楷體"/>
        </w:rPr>
      </w:pPr>
      <w:hyperlink w:anchor="_bookmark20" w:history="1">
        <w:r w:rsidRPr="005D40D0">
          <w:rPr>
            <w:rFonts w:eastAsia="標楷體"/>
          </w:rPr>
          <w:t>Figure</w:t>
        </w:r>
        <w:r w:rsidRPr="005D40D0">
          <w:rPr>
            <w:rFonts w:eastAsia="標楷體"/>
            <w:spacing w:val="-4"/>
          </w:rPr>
          <w:t xml:space="preserve"> </w:t>
        </w:r>
        <w:r w:rsidRPr="005D40D0">
          <w:rPr>
            <w:rFonts w:eastAsia="標楷體"/>
          </w:rPr>
          <w:t>3-3</w:t>
        </w:r>
        <w:r w:rsidRPr="005D40D0">
          <w:rPr>
            <w:rFonts w:eastAsia="標楷體"/>
            <w:spacing w:val="-1"/>
          </w:rPr>
          <w:t xml:space="preserve"> </w:t>
        </w:r>
        <w:r w:rsidRPr="005D40D0">
          <w:rPr>
            <w:rFonts w:eastAsia="標楷體"/>
          </w:rPr>
          <w:t>Process</w:t>
        </w:r>
        <w:r w:rsidRPr="005D40D0">
          <w:rPr>
            <w:rFonts w:eastAsia="標楷體"/>
            <w:spacing w:val="-1"/>
          </w:rPr>
          <w:t xml:space="preserve"> </w:t>
        </w:r>
        <w:r w:rsidRPr="005D40D0">
          <w:rPr>
            <w:rFonts w:eastAsia="標楷體"/>
          </w:rPr>
          <w:t>of</w:t>
        </w:r>
        <w:r w:rsidRPr="005D40D0">
          <w:rPr>
            <w:rFonts w:eastAsia="標楷體"/>
            <w:spacing w:val="-2"/>
          </w:rPr>
          <w:t xml:space="preserve"> </w:t>
        </w:r>
        <w:r w:rsidRPr="005D40D0">
          <w:rPr>
            <w:rFonts w:eastAsia="標楷體"/>
          </w:rPr>
          <w:t>Product</w:t>
        </w:r>
        <w:r w:rsidRPr="005D40D0">
          <w:rPr>
            <w:rFonts w:eastAsia="標楷體"/>
            <w:spacing w:val="-1"/>
          </w:rPr>
          <w:t xml:space="preserve"> </w:t>
        </w:r>
        <w:r w:rsidRPr="005D40D0">
          <w:rPr>
            <w:rFonts w:eastAsia="標楷體"/>
          </w:rPr>
          <w:t>Recommendation</w:t>
        </w:r>
        <w:r w:rsidRPr="005D40D0">
          <w:rPr>
            <w:rFonts w:eastAsia="標楷體"/>
            <w:spacing w:val="-1"/>
          </w:rPr>
          <w:t xml:space="preserve"> </w:t>
        </w:r>
        <w:r w:rsidRPr="005D40D0">
          <w:rPr>
            <w:rFonts w:eastAsia="標楷體"/>
            <w:spacing w:val="-2"/>
          </w:rPr>
          <w:t>System</w:t>
        </w:r>
        <w:r w:rsidRPr="005D40D0">
          <w:rPr>
            <w:rFonts w:eastAsia="標楷體"/>
          </w:rPr>
          <w:tab/>
        </w:r>
        <w:r w:rsidRPr="005D40D0">
          <w:rPr>
            <w:rFonts w:eastAsia="標楷體"/>
            <w:spacing w:val="-5"/>
          </w:rPr>
          <w:t>25</w:t>
        </w:r>
      </w:hyperlink>
    </w:p>
    <w:p w14:paraId="2343CD4D" w14:textId="77777777" w:rsidR="00CB2FF0" w:rsidRPr="005D40D0" w:rsidRDefault="00000000">
      <w:pPr>
        <w:pStyle w:val="a3"/>
        <w:tabs>
          <w:tab w:val="left" w:leader="dot" w:pos="8560"/>
        </w:tabs>
        <w:spacing w:before="264"/>
        <w:ind w:left="305"/>
        <w:rPr>
          <w:rFonts w:eastAsia="標楷體"/>
        </w:rPr>
      </w:pPr>
      <w:hyperlink w:anchor="_bookmark27" w:history="1">
        <w:r w:rsidRPr="005D40D0">
          <w:rPr>
            <w:rFonts w:eastAsia="標楷體"/>
          </w:rPr>
          <w:t>Figure</w:t>
        </w:r>
        <w:r w:rsidRPr="005D40D0">
          <w:rPr>
            <w:rFonts w:eastAsia="標楷體"/>
            <w:spacing w:val="-5"/>
          </w:rPr>
          <w:t xml:space="preserve"> </w:t>
        </w:r>
        <w:r w:rsidRPr="005D40D0">
          <w:rPr>
            <w:rFonts w:eastAsia="標楷體"/>
          </w:rPr>
          <w:t>4-1</w:t>
        </w:r>
        <w:r w:rsidRPr="005D40D0">
          <w:rPr>
            <w:rFonts w:eastAsia="標楷體"/>
            <w:spacing w:val="2"/>
          </w:rPr>
          <w:t xml:space="preserve"> </w:t>
        </w:r>
        <w:r w:rsidRPr="005D40D0">
          <w:rPr>
            <w:rFonts w:eastAsia="標楷體"/>
          </w:rPr>
          <w:t xml:space="preserve">Log-in </w:t>
        </w:r>
        <w:r w:rsidRPr="005D40D0">
          <w:rPr>
            <w:rFonts w:eastAsia="標楷體"/>
            <w:spacing w:val="-2"/>
          </w:rPr>
          <w:t>Interface</w:t>
        </w:r>
        <w:r w:rsidRPr="005D40D0">
          <w:rPr>
            <w:rFonts w:eastAsia="標楷體"/>
          </w:rPr>
          <w:tab/>
        </w:r>
        <w:r w:rsidRPr="005D40D0">
          <w:rPr>
            <w:rFonts w:eastAsia="標楷體"/>
            <w:spacing w:val="-5"/>
          </w:rPr>
          <w:t>35</w:t>
        </w:r>
      </w:hyperlink>
    </w:p>
    <w:p w14:paraId="7B27C7C1" w14:textId="77777777" w:rsidR="00CB2FF0" w:rsidRPr="005D40D0" w:rsidRDefault="00000000">
      <w:pPr>
        <w:pStyle w:val="a3"/>
        <w:tabs>
          <w:tab w:val="left" w:leader="dot" w:pos="8560"/>
        </w:tabs>
        <w:spacing w:before="264"/>
        <w:ind w:left="305"/>
        <w:rPr>
          <w:rFonts w:eastAsia="標楷體"/>
        </w:rPr>
      </w:pPr>
      <w:hyperlink w:anchor="_bookmark28" w:history="1">
        <w:r w:rsidRPr="005D40D0">
          <w:rPr>
            <w:rFonts w:eastAsia="標楷體"/>
          </w:rPr>
          <w:t>Figure</w:t>
        </w:r>
        <w:r w:rsidRPr="005D40D0">
          <w:rPr>
            <w:rFonts w:eastAsia="標楷體"/>
            <w:spacing w:val="-3"/>
          </w:rPr>
          <w:t xml:space="preserve"> </w:t>
        </w:r>
        <w:r w:rsidRPr="005D40D0">
          <w:rPr>
            <w:rFonts w:eastAsia="標楷體"/>
          </w:rPr>
          <w:t>4-3</w:t>
        </w:r>
        <w:r w:rsidRPr="005D40D0">
          <w:rPr>
            <w:rFonts w:eastAsia="標楷體"/>
            <w:spacing w:val="-1"/>
          </w:rPr>
          <w:t xml:space="preserve"> </w:t>
        </w:r>
        <w:r w:rsidRPr="005D40D0">
          <w:rPr>
            <w:rFonts w:eastAsia="標楷體"/>
          </w:rPr>
          <w:t>Coupon</w:t>
        </w:r>
        <w:r w:rsidRPr="005D40D0">
          <w:rPr>
            <w:rFonts w:eastAsia="標楷體"/>
            <w:spacing w:val="1"/>
          </w:rPr>
          <w:t xml:space="preserve"> </w:t>
        </w:r>
        <w:r w:rsidRPr="005D40D0">
          <w:rPr>
            <w:rFonts w:eastAsia="標楷體"/>
            <w:spacing w:val="-2"/>
          </w:rPr>
          <w:t>Figure</w:t>
        </w:r>
        <w:r w:rsidRPr="005D40D0">
          <w:rPr>
            <w:rFonts w:eastAsia="標楷體"/>
          </w:rPr>
          <w:tab/>
        </w:r>
        <w:r w:rsidRPr="005D40D0">
          <w:rPr>
            <w:rFonts w:eastAsia="標楷體"/>
            <w:spacing w:val="-5"/>
          </w:rPr>
          <w:t>36</w:t>
        </w:r>
      </w:hyperlink>
    </w:p>
    <w:p w14:paraId="40272D93" w14:textId="77777777" w:rsidR="00CB2FF0" w:rsidRPr="005D40D0" w:rsidRDefault="00000000">
      <w:pPr>
        <w:pStyle w:val="a3"/>
        <w:tabs>
          <w:tab w:val="left" w:leader="dot" w:pos="8560"/>
        </w:tabs>
        <w:spacing w:before="264"/>
        <w:ind w:left="305"/>
        <w:rPr>
          <w:rFonts w:eastAsia="標楷體"/>
        </w:rPr>
      </w:pPr>
      <w:hyperlink w:anchor="_bookmark29" w:history="1">
        <w:r w:rsidRPr="005D40D0">
          <w:rPr>
            <w:rFonts w:eastAsia="標楷體"/>
          </w:rPr>
          <w:t>Figure</w:t>
        </w:r>
        <w:r w:rsidRPr="005D40D0">
          <w:rPr>
            <w:rFonts w:eastAsia="標楷體"/>
            <w:spacing w:val="-6"/>
          </w:rPr>
          <w:t xml:space="preserve"> </w:t>
        </w:r>
        <w:r w:rsidRPr="005D40D0">
          <w:rPr>
            <w:rFonts w:eastAsia="標楷體"/>
          </w:rPr>
          <w:t>4-5</w:t>
        </w:r>
        <w:r w:rsidRPr="005D40D0">
          <w:rPr>
            <w:rFonts w:eastAsia="標楷體"/>
            <w:spacing w:val="-4"/>
          </w:rPr>
          <w:t xml:space="preserve"> </w:t>
        </w:r>
        <w:r w:rsidRPr="005D40D0">
          <w:rPr>
            <w:rFonts w:eastAsia="標楷體"/>
          </w:rPr>
          <w:t>Real-Time</w:t>
        </w:r>
        <w:r w:rsidRPr="005D40D0">
          <w:rPr>
            <w:rFonts w:eastAsia="標楷體"/>
            <w:spacing w:val="-3"/>
          </w:rPr>
          <w:t xml:space="preserve"> </w:t>
        </w:r>
        <w:r w:rsidRPr="005D40D0">
          <w:rPr>
            <w:rFonts w:eastAsia="標楷體"/>
          </w:rPr>
          <w:t>Image</w:t>
        </w:r>
        <w:r w:rsidRPr="005D40D0">
          <w:rPr>
            <w:rFonts w:eastAsia="標楷體"/>
            <w:spacing w:val="-2"/>
          </w:rPr>
          <w:t xml:space="preserve"> Interface</w:t>
        </w:r>
        <w:r w:rsidRPr="005D40D0">
          <w:rPr>
            <w:rFonts w:eastAsia="標楷體"/>
          </w:rPr>
          <w:tab/>
        </w:r>
        <w:r w:rsidRPr="005D40D0">
          <w:rPr>
            <w:rFonts w:eastAsia="標楷體"/>
            <w:spacing w:val="-5"/>
          </w:rPr>
          <w:t>38</w:t>
        </w:r>
      </w:hyperlink>
    </w:p>
    <w:p w14:paraId="3A0C40FC" w14:textId="77777777" w:rsidR="00CB2FF0" w:rsidRPr="005D40D0" w:rsidRDefault="00000000">
      <w:pPr>
        <w:pStyle w:val="a3"/>
        <w:tabs>
          <w:tab w:val="left" w:leader="dot" w:pos="8560"/>
        </w:tabs>
        <w:spacing w:before="264"/>
        <w:ind w:left="305"/>
        <w:rPr>
          <w:rFonts w:eastAsia="標楷體"/>
        </w:rPr>
      </w:pPr>
      <w:hyperlink w:anchor="_bookmark31" w:history="1">
        <w:r w:rsidRPr="005D40D0">
          <w:rPr>
            <w:rFonts w:eastAsia="標楷體"/>
          </w:rPr>
          <w:t>Figure</w:t>
        </w:r>
        <w:r w:rsidRPr="005D40D0">
          <w:rPr>
            <w:rFonts w:eastAsia="標楷體"/>
            <w:spacing w:val="-11"/>
          </w:rPr>
          <w:t xml:space="preserve"> </w:t>
        </w:r>
        <w:r w:rsidRPr="005D40D0">
          <w:rPr>
            <w:rFonts w:eastAsia="標楷體"/>
          </w:rPr>
          <w:t>4-6</w:t>
        </w:r>
        <w:r w:rsidRPr="005D40D0">
          <w:rPr>
            <w:rFonts w:eastAsia="標楷體"/>
            <w:spacing w:val="-11"/>
          </w:rPr>
          <w:t xml:space="preserve"> </w:t>
        </w:r>
        <w:r w:rsidRPr="005D40D0">
          <w:rPr>
            <w:rFonts w:eastAsia="標楷體"/>
          </w:rPr>
          <w:t>Veterinarian</w:t>
        </w:r>
        <w:r w:rsidRPr="005D40D0">
          <w:rPr>
            <w:rFonts w:eastAsia="標楷體"/>
            <w:spacing w:val="-9"/>
          </w:rPr>
          <w:t xml:space="preserve"> </w:t>
        </w:r>
        <w:r w:rsidRPr="005D40D0">
          <w:rPr>
            <w:rFonts w:eastAsia="標楷體"/>
          </w:rPr>
          <w:t>System</w:t>
        </w:r>
        <w:r w:rsidRPr="005D40D0">
          <w:rPr>
            <w:rFonts w:eastAsia="標楷體"/>
            <w:spacing w:val="-6"/>
          </w:rPr>
          <w:t xml:space="preserve"> </w:t>
        </w:r>
        <w:r w:rsidRPr="005D40D0">
          <w:rPr>
            <w:rFonts w:eastAsia="標楷體"/>
            <w:spacing w:val="-2"/>
          </w:rPr>
          <w:t>Functions</w:t>
        </w:r>
        <w:r w:rsidRPr="005D40D0">
          <w:rPr>
            <w:rFonts w:eastAsia="標楷體"/>
          </w:rPr>
          <w:tab/>
        </w:r>
        <w:r w:rsidRPr="005D40D0">
          <w:rPr>
            <w:rFonts w:eastAsia="標楷體"/>
            <w:spacing w:val="-5"/>
          </w:rPr>
          <w:t>40</w:t>
        </w:r>
      </w:hyperlink>
    </w:p>
    <w:p w14:paraId="0325E28F" w14:textId="77777777" w:rsidR="00CB2FF0" w:rsidRPr="005D40D0" w:rsidRDefault="00000000">
      <w:pPr>
        <w:pStyle w:val="a3"/>
        <w:tabs>
          <w:tab w:val="left" w:leader="dot" w:pos="8560"/>
        </w:tabs>
        <w:spacing w:before="264"/>
        <w:ind w:left="305"/>
        <w:rPr>
          <w:rFonts w:eastAsia="標楷體"/>
        </w:rPr>
      </w:pPr>
      <w:hyperlink w:anchor="_bookmark32" w:history="1">
        <w:r w:rsidRPr="005D40D0">
          <w:rPr>
            <w:rFonts w:eastAsia="標楷體"/>
          </w:rPr>
          <w:t>Figure</w:t>
        </w:r>
        <w:r w:rsidRPr="005D40D0">
          <w:rPr>
            <w:rFonts w:eastAsia="標楷體"/>
            <w:spacing w:val="-4"/>
          </w:rPr>
          <w:t xml:space="preserve"> </w:t>
        </w:r>
        <w:r w:rsidRPr="005D40D0">
          <w:rPr>
            <w:rFonts w:eastAsia="標楷體"/>
          </w:rPr>
          <w:t>4-7 Operator</w:t>
        </w:r>
        <w:r w:rsidRPr="005D40D0">
          <w:rPr>
            <w:rFonts w:eastAsia="標楷體"/>
            <w:spacing w:val="-1"/>
          </w:rPr>
          <w:t xml:space="preserve"> </w:t>
        </w:r>
        <w:r w:rsidRPr="005D40D0">
          <w:rPr>
            <w:rFonts w:eastAsia="標楷體"/>
          </w:rPr>
          <w:t>Management</w:t>
        </w:r>
        <w:r w:rsidRPr="005D40D0">
          <w:rPr>
            <w:rFonts w:eastAsia="標楷體"/>
            <w:spacing w:val="-2"/>
          </w:rPr>
          <w:t xml:space="preserve"> </w:t>
        </w:r>
        <w:r w:rsidRPr="005D40D0">
          <w:rPr>
            <w:rFonts w:eastAsia="標楷體"/>
          </w:rPr>
          <w:t>Platform</w:t>
        </w:r>
        <w:r w:rsidRPr="005D40D0">
          <w:rPr>
            <w:rFonts w:eastAsia="標楷體"/>
            <w:spacing w:val="1"/>
          </w:rPr>
          <w:t xml:space="preserve"> </w:t>
        </w:r>
        <w:r w:rsidRPr="005D40D0">
          <w:rPr>
            <w:rFonts w:eastAsia="標楷體"/>
            <w:spacing w:val="-2"/>
          </w:rPr>
          <w:t>Interface</w:t>
        </w:r>
        <w:r w:rsidRPr="005D40D0">
          <w:rPr>
            <w:rFonts w:eastAsia="標楷體"/>
          </w:rPr>
          <w:tab/>
        </w:r>
        <w:r w:rsidRPr="005D40D0">
          <w:rPr>
            <w:rFonts w:eastAsia="標楷體"/>
            <w:spacing w:val="-5"/>
          </w:rPr>
          <w:t>42</w:t>
        </w:r>
      </w:hyperlink>
    </w:p>
    <w:p w14:paraId="5F7147B6" w14:textId="77777777" w:rsidR="00CB2FF0" w:rsidRPr="005D40D0" w:rsidRDefault="00000000">
      <w:pPr>
        <w:pStyle w:val="a3"/>
        <w:tabs>
          <w:tab w:val="left" w:leader="dot" w:pos="8560"/>
        </w:tabs>
        <w:spacing w:before="265"/>
        <w:ind w:left="305"/>
        <w:rPr>
          <w:rFonts w:eastAsia="標楷體"/>
        </w:rPr>
      </w:pPr>
      <w:hyperlink w:anchor="_bookmark33" w:history="1">
        <w:r w:rsidRPr="005D40D0">
          <w:rPr>
            <w:rFonts w:eastAsia="標楷體"/>
          </w:rPr>
          <w:t>Figure</w:t>
        </w:r>
        <w:r w:rsidRPr="005D40D0">
          <w:rPr>
            <w:rFonts w:eastAsia="標楷體"/>
            <w:spacing w:val="-5"/>
          </w:rPr>
          <w:t xml:space="preserve"> </w:t>
        </w:r>
        <w:r w:rsidRPr="005D40D0">
          <w:rPr>
            <w:rFonts w:eastAsia="標楷體"/>
          </w:rPr>
          <w:t>4-8</w:t>
        </w:r>
        <w:r w:rsidRPr="005D40D0">
          <w:rPr>
            <w:rFonts w:eastAsia="標楷體"/>
            <w:spacing w:val="1"/>
          </w:rPr>
          <w:t xml:space="preserve"> </w:t>
        </w:r>
        <w:r w:rsidRPr="005D40D0">
          <w:rPr>
            <w:rFonts w:eastAsia="標楷體"/>
          </w:rPr>
          <w:t>Information</w:t>
        </w:r>
        <w:r w:rsidRPr="005D40D0">
          <w:rPr>
            <w:rFonts w:eastAsia="標楷體"/>
            <w:spacing w:val="-2"/>
          </w:rPr>
          <w:t xml:space="preserve"> </w:t>
        </w:r>
        <w:r w:rsidRPr="005D40D0">
          <w:rPr>
            <w:rFonts w:eastAsia="標楷體"/>
          </w:rPr>
          <w:t>System</w:t>
        </w:r>
        <w:r w:rsidRPr="005D40D0">
          <w:rPr>
            <w:rFonts w:eastAsia="標楷體"/>
            <w:spacing w:val="-3"/>
          </w:rPr>
          <w:t xml:space="preserve"> </w:t>
        </w:r>
        <w:r w:rsidRPr="005D40D0">
          <w:rPr>
            <w:rFonts w:eastAsia="標楷體"/>
          </w:rPr>
          <w:t>Manager</w:t>
        </w:r>
        <w:r w:rsidRPr="005D40D0">
          <w:rPr>
            <w:rFonts w:eastAsia="標楷體"/>
            <w:spacing w:val="-1"/>
          </w:rPr>
          <w:t xml:space="preserve"> </w:t>
        </w:r>
        <w:r w:rsidRPr="005D40D0">
          <w:rPr>
            <w:rFonts w:eastAsia="標楷體"/>
            <w:spacing w:val="-2"/>
          </w:rPr>
          <w:t>Function</w:t>
        </w:r>
        <w:r w:rsidRPr="005D40D0">
          <w:rPr>
            <w:rFonts w:eastAsia="標楷體"/>
          </w:rPr>
          <w:tab/>
        </w:r>
        <w:r w:rsidRPr="005D40D0">
          <w:rPr>
            <w:rFonts w:eastAsia="標楷體"/>
            <w:spacing w:val="-5"/>
          </w:rPr>
          <w:t>45</w:t>
        </w:r>
      </w:hyperlink>
    </w:p>
    <w:p w14:paraId="17D90111" w14:textId="77777777" w:rsidR="00CB2FF0" w:rsidRPr="005D40D0" w:rsidRDefault="00CB2FF0">
      <w:pPr>
        <w:pStyle w:val="a3"/>
        <w:rPr>
          <w:rFonts w:eastAsia="標楷體"/>
        </w:rPr>
      </w:pPr>
    </w:p>
    <w:p w14:paraId="7B0A9B86" w14:textId="77777777" w:rsidR="00CB2FF0" w:rsidRPr="005D40D0" w:rsidRDefault="00CB2FF0">
      <w:pPr>
        <w:pStyle w:val="a3"/>
        <w:spacing w:before="269"/>
        <w:rPr>
          <w:rFonts w:eastAsia="標楷體"/>
        </w:rPr>
      </w:pPr>
    </w:p>
    <w:p w14:paraId="60FD6647" w14:textId="77777777" w:rsidR="00CB2FF0" w:rsidRPr="005D40D0" w:rsidRDefault="00000000">
      <w:pPr>
        <w:ind w:left="571" w:right="502"/>
        <w:jc w:val="center"/>
        <w:rPr>
          <w:rFonts w:eastAsia="標楷體"/>
          <w:sz w:val="36"/>
        </w:rPr>
      </w:pPr>
      <w:r w:rsidRPr="005D40D0">
        <w:rPr>
          <w:rFonts w:eastAsia="標楷體"/>
          <w:sz w:val="36"/>
        </w:rPr>
        <w:t>List of</w:t>
      </w:r>
      <w:r w:rsidRPr="005D40D0">
        <w:rPr>
          <w:rFonts w:eastAsia="標楷體"/>
          <w:spacing w:val="-7"/>
          <w:sz w:val="36"/>
        </w:rPr>
        <w:t xml:space="preserve"> </w:t>
      </w:r>
      <w:r w:rsidRPr="005D40D0">
        <w:rPr>
          <w:rFonts w:eastAsia="標楷體"/>
          <w:spacing w:val="-2"/>
          <w:sz w:val="36"/>
        </w:rPr>
        <w:t>Tables</w:t>
      </w:r>
    </w:p>
    <w:p w14:paraId="7449A2B5" w14:textId="77777777" w:rsidR="00CB2FF0" w:rsidRPr="005D40D0" w:rsidRDefault="00000000">
      <w:pPr>
        <w:pStyle w:val="a3"/>
        <w:tabs>
          <w:tab w:val="left" w:leader="dot" w:pos="8680"/>
        </w:tabs>
        <w:spacing w:before="289"/>
        <w:ind w:left="305"/>
        <w:rPr>
          <w:rFonts w:eastAsia="標楷體"/>
        </w:rPr>
      </w:pPr>
      <w:hyperlink w:anchor="_bookmark8" w:history="1">
        <w:r w:rsidRPr="005D40D0">
          <w:rPr>
            <w:rFonts w:eastAsia="標楷體"/>
          </w:rPr>
          <w:t>Table</w:t>
        </w:r>
        <w:r w:rsidRPr="005D40D0">
          <w:rPr>
            <w:rFonts w:eastAsia="標楷體"/>
            <w:spacing w:val="-14"/>
          </w:rPr>
          <w:t xml:space="preserve"> </w:t>
        </w:r>
        <w:r w:rsidRPr="005D40D0">
          <w:rPr>
            <w:rFonts w:eastAsia="標楷體"/>
          </w:rPr>
          <w:t>2-1</w:t>
        </w:r>
        <w:r w:rsidRPr="005D40D0">
          <w:rPr>
            <w:rFonts w:eastAsia="標楷體"/>
            <w:spacing w:val="-15"/>
          </w:rPr>
          <w:t xml:space="preserve"> </w:t>
        </w:r>
        <w:r w:rsidRPr="005D40D0">
          <w:rPr>
            <w:rFonts w:eastAsia="標楷體"/>
          </w:rPr>
          <w:t>Average</w:t>
        </w:r>
        <w:r w:rsidRPr="005D40D0">
          <w:rPr>
            <w:rFonts w:eastAsia="標楷體"/>
            <w:spacing w:val="-16"/>
          </w:rPr>
          <w:t xml:space="preserve"> </w:t>
        </w:r>
        <w:r w:rsidRPr="005D40D0">
          <w:rPr>
            <w:rFonts w:eastAsia="標楷體"/>
          </w:rPr>
          <w:t>Annually</w:t>
        </w:r>
        <w:r w:rsidRPr="005D40D0">
          <w:rPr>
            <w:rFonts w:eastAsia="標楷體"/>
            <w:spacing w:val="-10"/>
          </w:rPr>
          <w:t xml:space="preserve"> </w:t>
        </w:r>
        <w:r w:rsidRPr="005D40D0">
          <w:rPr>
            <w:rFonts w:eastAsia="標楷體"/>
          </w:rPr>
          <w:t>Expenditure</w:t>
        </w:r>
        <w:r w:rsidRPr="005D40D0">
          <w:rPr>
            <w:rFonts w:eastAsia="標楷體"/>
            <w:spacing w:val="-7"/>
          </w:rPr>
          <w:t xml:space="preserve"> </w:t>
        </w:r>
        <w:r w:rsidRPr="005D40D0">
          <w:rPr>
            <w:rFonts w:eastAsia="標楷體"/>
          </w:rPr>
          <w:t>for</w:t>
        </w:r>
        <w:r w:rsidRPr="005D40D0">
          <w:rPr>
            <w:rFonts w:eastAsia="標楷體"/>
            <w:spacing w:val="-7"/>
          </w:rPr>
          <w:t xml:space="preserve"> </w:t>
        </w:r>
        <w:r w:rsidRPr="005D40D0">
          <w:rPr>
            <w:rFonts w:eastAsia="標楷體"/>
          </w:rPr>
          <w:t>Pets</w:t>
        </w:r>
        <w:r w:rsidRPr="005D40D0">
          <w:rPr>
            <w:rFonts w:eastAsia="標楷體"/>
            <w:spacing w:val="-5"/>
          </w:rPr>
          <w:t xml:space="preserve"> </w:t>
        </w:r>
        <w:r w:rsidRPr="005D40D0">
          <w:rPr>
            <w:rFonts w:eastAsia="標楷體"/>
            <w:spacing w:val="-2"/>
          </w:rPr>
          <w:t>(USA)</w:t>
        </w:r>
        <w:r w:rsidRPr="005D40D0">
          <w:rPr>
            <w:rFonts w:eastAsia="標楷體"/>
          </w:rPr>
          <w:tab/>
        </w:r>
        <w:r w:rsidRPr="005D40D0">
          <w:rPr>
            <w:rFonts w:eastAsia="標楷體"/>
            <w:spacing w:val="-10"/>
          </w:rPr>
          <w:t>8</w:t>
        </w:r>
      </w:hyperlink>
    </w:p>
    <w:p w14:paraId="47F3EFB1" w14:textId="77777777" w:rsidR="00CB2FF0" w:rsidRPr="005D40D0" w:rsidRDefault="00000000">
      <w:pPr>
        <w:pStyle w:val="a3"/>
        <w:tabs>
          <w:tab w:val="left" w:leader="dot" w:pos="8560"/>
        </w:tabs>
        <w:spacing w:before="264"/>
        <w:ind w:left="305"/>
        <w:rPr>
          <w:rFonts w:eastAsia="標楷體"/>
        </w:rPr>
      </w:pPr>
      <w:hyperlink w:anchor="_bookmark25" w:history="1">
        <w:r w:rsidRPr="005D40D0">
          <w:rPr>
            <w:rFonts w:eastAsia="標楷體"/>
          </w:rPr>
          <w:t>Table</w:t>
        </w:r>
        <w:r w:rsidRPr="005D40D0">
          <w:rPr>
            <w:rFonts w:eastAsia="標楷體"/>
            <w:spacing w:val="-6"/>
          </w:rPr>
          <w:t xml:space="preserve"> </w:t>
        </w:r>
        <w:r w:rsidRPr="005D40D0">
          <w:rPr>
            <w:rFonts w:eastAsia="標楷體"/>
          </w:rPr>
          <w:t>4-1</w:t>
        </w:r>
        <w:r w:rsidRPr="005D40D0">
          <w:rPr>
            <w:rFonts w:eastAsia="標楷體"/>
            <w:spacing w:val="-9"/>
          </w:rPr>
          <w:t xml:space="preserve"> </w:t>
        </w:r>
        <w:r w:rsidRPr="005D40D0">
          <w:rPr>
            <w:rFonts w:eastAsia="標楷體"/>
          </w:rPr>
          <w:t>The</w:t>
        </w:r>
        <w:r w:rsidRPr="005D40D0">
          <w:rPr>
            <w:rFonts w:eastAsia="標楷體"/>
            <w:spacing w:val="-4"/>
          </w:rPr>
          <w:t xml:space="preserve"> </w:t>
        </w:r>
        <w:r w:rsidRPr="005D40D0">
          <w:rPr>
            <w:rFonts w:eastAsia="標楷體"/>
          </w:rPr>
          <w:t>Equipment</w:t>
        </w:r>
        <w:r w:rsidRPr="005D40D0">
          <w:rPr>
            <w:rFonts w:eastAsia="標楷體"/>
            <w:spacing w:val="-2"/>
          </w:rPr>
          <w:t xml:space="preserve"> </w:t>
        </w:r>
        <w:r w:rsidRPr="005D40D0">
          <w:rPr>
            <w:rFonts w:eastAsia="標楷體"/>
          </w:rPr>
          <w:t>Requirements</w:t>
        </w:r>
        <w:r w:rsidRPr="005D40D0">
          <w:rPr>
            <w:rFonts w:eastAsia="標楷體"/>
            <w:spacing w:val="-4"/>
          </w:rPr>
          <w:t xml:space="preserve"> </w:t>
        </w:r>
        <w:r w:rsidRPr="005D40D0">
          <w:rPr>
            <w:rFonts w:eastAsia="標楷體"/>
          </w:rPr>
          <w:t>of</w:t>
        </w:r>
        <w:r w:rsidRPr="005D40D0">
          <w:rPr>
            <w:rFonts w:eastAsia="標楷體"/>
            <w:spacing w:val="-4"/>
          </w:rPr>
          <w:t xml:space="preserve"> </w:t>
        </w:r>
        <w:r w:rsidRPr="005D40D0">
          <w:rPr>
            <w:rFonts w:eastAsia="標楷體"/>
          </w:rPr>
          <w:t>the</w:t>
        </w:r>
        <w:r w:rsidRPr="005D40D0">
          <w:rPr>
            <w:rFonts w:eastAsia="標楷體"/>
            <w:spacing w:val="-3"/>
          </w:rPr>
          <w:t xml:space="preserve"> </w:t>
        </w:r>
        <w:r w:rsidRPr="005D40D0">
          <w:rPr>
            <w:rFonts w:eastAsia="標楷體"/>
          </w:rPr>
          <w:t>Integrated</w:t>
        </w:r>
        <w:r w:rsidRPr="005D40D0">
          <w:rPr>
            <w:rFonts w:eastAsia="標楷體"/>
            <w:spacing w:val="-3"/>
          </w:rPr>
          <w:t xml:space="preserve"> </w:t>
        </w:r>
        <w:r w:rsidRPr="005D40D0">
          <w:rPr>
            <w:rFonts w:eastAsia="標楷體"/>
            <w:spacing w:val="-2"/>
          </w:rPr>
          <w:t>System</w:t>
        </w:r>
        <w:r w:rsidRPr="005D40D0">
          <w:rPr>
            <w:rFonts w:eastAsia="標楷體"/>
          </w:rPr>
          <w:tab/>
        </w:r>
        <w:r w:rsidRPr="005D40D0">
          <w:rPr>
            <w:rFonts w:eastAsia="標楷體"/>
            <w:spacing w:val="-5"/>
          </w:rPr>
          <w:t>32</w:t>
        </w:r>
      </w:hyperlink>
    </w:p>
    <w:p w14:paraId="743F2F8A" w14:textId="77777777" w:rsidR="00CB2FF0" w:rsidRPr="005D40D0" w:rsidRDefault="00CB2FF0">
      <w:pPr>
        <w:rPr>
          <w:rFonts w:eastAsia="標楷體"/>
        </w:rPr>
        <w:sectPr w:rsidR="00CB2FF0" w:rsidRPr="005D40D0">
          <w:pgSz w:w="11910" w:h="16840"/>
          <w:pgMar w:top="1480" w:right="1180" w:bottom="1200" w:left="1680" w:header="0" w:footer="1017" w:gutter="0"/>
          <w:cols w:space="720"/>
        </w:sectPr>
      </w:pPr>
    </w:p>
    <w:p w14:paraId="370FC3F5" w14:textId="77777777" w:rsidR="00CB2FF0" w:rsidRPr="005D40D0" w:rsidRDefault="00000000">
      <w:pPr>
        <w:pStyle w:val="1"/>
        <w:tabs>
          <w:tab w:val="left" w:pos="1931"/>
        </w:tabs>
        <w:rPr>
          <w:rFonts w:eastAsia="標楷體"/>
        </w:rPr>
      </w:pPr>
      <w:bookmarkStart w:id="0" w:name="_bookmark0"/>
      <w:bookmarkEnd w:id="0"/>
      <w:r w:rsidRPr="005D40D0">
        <w:rPr>
          <w:rFonts w:eastAsia="標楷體"/>
        </w:rPr>
        <w:lastRenderedPageBreak/>
        <w:t>Chapter</w:t>
      </w:r>
      <w:r w:rsidRPr="005D40D0">
        <w:rPr>
          <w:rFonts w:eastAsia="標楷體"/>
          <w:spacing w:val="-8"/>
        </w:rPr>
        <w:t xml:space="preserve"> </w:t>
      </w:r>
      <w:r w:rsidRPr="005D40D0">
        <w:rPr>
          <w:rFonts w:eastAsia="標楷體"/>
          <w:spacing w:val="-10"/>
        </w:rPr>
        <w:t>I</w:t>
      </w:r>
      <w:r w:rsidRPr="005D40D0">
        <w:rPr>
          <w:rFonts w:eastAsia="標楷體"/>
        </w:rPr>
        <w:tab/>
      </w:r>
      <w:r w:rsidRPr="005D40D0">
        <w:rPr>
          <w:rFonts w:eastAsia="標楷體"/>
          <w:spacing w:val="-2"/>
        </w:rPr>
        <w:t>Introduction</w:t>
      </w:r>
    </w:p>
    <w:p w14:paraId="72DD6D89" w14:textId="77777777" w:rsidR="00CB2FF0" w:rsidRPr="005D40D0" w:rsidRDefault="00000000">
      <w:pPr>
        <w:pStyle w:val="2"/>
        <w:tabs>
          <w:tab w:val="left" w:pos="1823"/>
        </w:tabs>
        <w:rPr>
          <w:rFonts w:eastAsia="標楷體"/>
        </w:rPr>
      </w:pPr>
      <w:bookmarkStart w:id="1" w:name="_bookmark1"/>
      <w:bookmarkEnd w:id="1"/>
      <w:r w:rsidRPr="005D40D0">
        <w:rPr>
          <w:rFonts w:eastAsia="標楷體"/>
        </w:rPr>
        <w:t>Section</w:t>
      </w:r>
      <w:r w:rsidRPr="005D40D0">
        <w:rPr>
          <w:rFonts w:eastAsia="標楷體"/>
          <w:spacing w:val="-11"/>
        </w:rPr>
        <w:t xml:space="preserve"> </w:t>
      </w:r>
      <w:r w:rsidRPr="005D40D0">
        <w:rPr>
          <w:rFonts w:eastAsia="標楷體"/>
          <w:spacing w:val="-10"/>
        </w:rPr>
        <w:t>I</w:t>
      </w:r>
      <w:r w:rsidRPr="005D40D0">
        <w:rPr>
          <w:rFonts w:eastAsia="標楷體"/>
        </w:rPr>
        <w:tab/>
        <w:t>Research</w:t>
      </w:r>
      <w:r w:rsidRPr="005D40D0">
        <w:rPr>
          <w:rFonts w:eastAsia="標楷體"/>
          <w:spacing w:val="-16"/>
        </w:rPr>
        <w:t xml:space="preserve"> </w:t>
      </w:r>
      <w:r w:rsidRPr="005D40D0">
        <w:rPr>
          <w:rFonts w:eastAsia="標楷體"/>
          <w:spacing w:val="-2"/>
        </w:rPr>
        <w:t>Background</w:t>
      </w:r>
    </w:p>
    <w:p w14:paraId="33C01150" w14:textId="77777777" w:rsidR="00CB2FF0" w:rsidRPr="005D40D0" w:rsidRDefault="00000000">
      <w:pPr>
        <w:pStyle w:val="a3"/>
        <w:spacing w:before="302" w:line="470" w:lineRule="auto"/>
        <w:ind w:left="305" w:right="231" w:firstLine="482"/>
        <w:jc w:val="both"/>
        <w:rPr>
          <w:rFonts w:eastAsia="標楷體"/>
        </w:rPr>
      </w:pPr>
      <w:r w:rsidRPr="005D40D0">
        <w:rPr>
          <w:rFonts w:eastAsia="標楷體"/>
          <w:noProof/>
        </w:rPr>
        <w:drawing>
          <wp:anchor distT="0" distB="0" distL="0" distR="0" simplePos="0" relativeHeight="251608576" behindDoc="1" locked="0" layoutInCell="1" allowOverlap="1" wp14:anchorId="26FF60F4" wp14:editId="2E37283D">
            <wp:simplePos x="0" y="0"/>
            <wp:positionH relativeFrom="page">
              <wp:posOffset>1652890</wp:posOffset>
            </wp:positionH>
            <wp:positionV relativeFrom="paragraph">
              <wp:posOffset>1246280</wp:posOffset>
            </wp:positionV>
            <wp:extent cx="4628860" cy="4728872"/>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Following the advance of information technology, there are lots of innovative technologies and applications. People have shown largely different thoughts and living habits from the past so that the life style appears diverse development. Under the constructed</w:t>
      </w:r>
      <w:r w:rsidRPr="005D40D0">
        <w:rPr>
          <w:rFonts w:eastAsia="標楷體"/>
          <w:spacing w:val="-5"/>
        </w:rPr>
        <w:t xml:space="preserve"> </w:t>
      </w:r>
      <w:r w:rsidRPr="005D40D0">
        <w:rPr>
          <w:rFonts w:eastAsia="標楷體"/>
        </w:rPr>
        <w:t>convenient</w:t>
      </w:r>
      <w:r w:rsidRPr="005D40D0">
        <w:rPr>
          <w:rFonts w:eastAsia="標楷體"/>
          <w:spacing w:val="-4"/>
        </w:rPr>
        <w:t xml:space="preserve"> </w:t>
      </w:r>
      <w:r w:rsidRPr="005D40D0">
        <w:rPr>
          <w:rFonts w:eastAsia="標楷體"/>
        </w:rPr>
        <w:t>society,</w:t>
      </w:r>
      <w:r w:rsidRPr="005D40D0">
        <w:rPr>
          <w:rFonts w:eastAsia="標楷體"/>
          <w:spacing w:val="-4"/>
        </w:rPr>
        <w:t xml:space="preserve"> </w:t>
      </w:r>
      <w:r w:rsidRPr="005D40D0">
        <w:rPr>
          <w:rFonts w:eastAsia="標楷體"/>
        </w:rPr>
        <w:t>many</w:t>
      </w:r>
      <w:r w:rsidRPr="005D40D0">
        <w:rPr>
          <w:rFonts w:eastAsia="標楷體"/>
          <w:spacing w:val="-9"/>
        </w:rPr>
        <w:t xml:space="preserve"> </w:t>
      </w:r>
      <w:r w:rsidRPr="005D40D0">
        <w:rPr>
          <w:rFonts w:eastAsia="標楷體"/>
        </w:rPr>
        <w:t>social</w:t>
      </w:r>
      <w:r w:rsidRPr="005D40D0">
        <w:rPr>
          <w:rFonts w:eastAsia="標楷體"/>
          <w:spacing w:val="-4"/>
        </w:rPr>
        <w:t xml:space="preserve"> </w:t>
      </w:r>
      <w:r w:rsidRPr="005D40D0">
        <w:rPr>
          <w:rFonts w:eastAsia="標楷體"/>
        </w:rPr>
        <w:t>problems</w:t>
      </w:r>
      <w:r w:rsidRPr="005D40D0">
        <w:rPr>
          <w:rFonts w:eastAsia="標楷體"/>
          <w:spacing w:val="-4"/>
        </w:rPr>
        <w:t xml:space="preserve"> </w:t>
      </w:r>
      <w:r w:rsidRPr="005D40D0">
        <w:rPr>
          <w:rFonts w:eastAsia="標楷體"/>
        </w:rPr>
        <w:t>would</w:t>
      </w:r>
      <w:r w:rsidRPr="005D40D0">
        <w:rPr>
          <w:rFonts w:eastAsia="標楷體"/>
          <w:spacing w:val="-4"/>
        </w:rPr>
        <w:t xml:space="preserve"> </w:t>
      </w:r>
      <w:r w:rsidRPr="005D40D0">
        <w:rPr>
          <w:rFonts w:eastAsia="標楷體"/>
        </w:rPr>
        <w:t>also</w:t>
      </w:r>
      <w:r w:rsidRPr="005D40D0">
        <w:rPr>
          <w:rFonts w:eastAsia="標楷體"/>
          <w:spacing w:val="-4"/>
        </w:rPr>
        <w:t xml:space="preserve"> </w:t>
      </w:r>
      <w:r w:rsidRPr="005D40D0">
        <w:rPr>
          <w:rFonts w:eastAsia="標楷體"/>
        </w:rPr>
        <w:t>be</w:t>
      </w:r>
      <w:r w:rsidRPr="005D40D0">
        <w:rPr>
          <w:rFonts w:eastAsia="標楷體"/>
          <w:spacing w:val="-4"/>
        </w:rPr>
        <w:t xml:space="preserve"> </w:t>
      </w:r>
      <w:r w:rsidRPr="005D40D0">
        <w:rPr>
          <w:rFonts w:eastAsia="標楷體"/>
        </w:rPr>
        <w:t>faced.</w:t>
      </w:r>
      <w:r w:rsidRPr="005D40D0">
        <w:rPr>
          <w:rFonts w:eastAsia="標楷體"/>
          <w:spacing w:val="-2"/>
        </w:rPr>
        <w:t xml:space="preserve"> </w:t>
      </w:r>
      <w:r w:rsidRPr="005D40D0">
        <w:rPr>
          <w:rFonts w:eastAsia="標楷體"/>
        </w:rPr>
        <w:t>For</w:t>
      </w:r>
      <w:r w:rsidRPr="005D40D0">
        <w:rPr>
          <w:rFonts w:eastAsia="標楷體"/>
          <w:spacing w:val="-4"/>
        </w:rPr>
        <w:t xml:space="preserve"> </w:t>
      </w:r>
      <w:r w:rsidRPr="005D40D0">
        <w:rPr>
          <w:rFonts w:eastAsia="標楷體"/>
        </w:rPr>
        <w:t>instance, population aging and low fertility are the common problems globally. In addition to the influence under global socio-economic environment, people’s living habits also affect their physical, mental, and spiritual needs. The social structure in Taiwan is gradually changing due to the risk of globalization. With decreasing global population and changing family structure, regarding pets as companions or soulmates is currently a common situation in daily life. Pets, positioned from the early role of instrument to the current companions, have been regarded as family members and present absolutely essential status in many families [1].</w:t>
      </w:r>
    </w:p>
    <w:p w14:paraId="6A64FD4E" w14:textId="77777777" w:rsidR="00CB2FF0" w:rsidRPr="005D40D0" w:rsidRDefault="00000000">
      <w:pPr>
        <w:pStyle w:val="a3"/>
        <w:spacing w:line="470" w:lineRule="auto"/>
        <w:ind w:left="305" w:right="234" w:firstLine="482"/>
        <w:jc w:val="both"/>
        <w:rPr>
          <w:rFonts w:eastAsia="標楷體"/>
        </w:rPr>
      </w:pPr>
      <w:r w:rsidRPr="005D40D0">
        <w:rPr>
          <w:rFonts w:eastAsia="標楷體"/>
        </w:rPr>
        <w:t>According to the 2016 data from Department of Household Registration and Department of Statistics, Ministry of Interior, the population growth rate in Taiwan maintained above 10% before 1991, i.e. about two hundred thousand population growth per year. The population growth rate decreased annually afterwards, and it was merely 2.03%</w:t>
      </w:r>
      <w:r w:rsidRPr="005D40D0">
        <w:rPr>
          <w:rFonts w:eastAsia="標楷體"/>
          <w:spacing w:val="-3"/>
        </w:rPr>
        <w:t xml:space="preserve"> </w:t>
      </w:r>
      <w:r w:rsidRPr="005D40D0">
        <w:rPr>
          <w:rFonts w:eastAsia="標楷體"/>
        </w:rPr>
        <w:t>in</w:t>
      </w:r>
      <w:r w:rsidRPr="005D40D0">
        <w:rPr>
          <w:rFonts w:eastAsia="標楷體"/>
          <w:spacing w:val="-2"/>
        </w:rPr>
        <w:t xml:space="preserve"> </w:t>
      </w:r>
      <w:r w:rsidRPr="005D40D0">
        <w:rPr>
          <w:rFonts w:eastAsia="標楷體"/>
        </w:rPr>
        <w:t>2016,</w:t>
      </w:r>
      <w:r w:rsidRPr="005D40D0">
        <w:rPr>
          <w:rFonts w:eastAsia="標楷體"/>
          <w:spacing w:val="-2"/>
        </w:rPr>
        <w:t xml:space="preserve"> </w:t>
      </w:r>
      <w:r w:rsidRPr="005D40D0">
        <w:rPr>
          <w:rFonts w:eastAsia="標楷體"/>
        </w:rPr>
        <w:t>meaning</w:t>
      </w:r>
      <w:r w:rsidRPr="005D40D0">
        <w:rPr>
          <w:rFonts w:eastAsia="標楷體"/>
          <w:spacing w:val="-2"/>
        </w:rPr>
        <w:t xml:space="preserve"> </w:t>
      </w:r>
      <w:r w:rsidRPr="005D40D0">
        <w:rPr>
          <w:rFonts w:eastAsia="標楷體"/>
        </w:rPr>
        <w:t>that the</w:t>
      </w:r>
      <w:r w:rsidRPr="005D40D0">
        <w:rPr>
          <w:rFonts w:eastAsia="標楷體"/>
          <w:spacing w:val="-3"/>
        </w:rPr>
        <w:t xml:space="preserve"> </w:t>
      </w:r>
      <w:r w:rsidRPr="005D40D0">
        <w:rPr>
          <w:rFonts w:eastAsia="標楷體"/>
        </w:rPr>
        <w:t>population</w:t>
      </w:r>
      <w:r w:rsidRPr="005D40D0">
        <w:rPr>
          <w:rFonts w:eastAsia="標楷體"/>
          <w:spacing w:val="-2"/>
        </w:rPr>
        <w:t xml:space="preserve"> </w:t>
      </w:r>
      <w:r w:rsidRPr="005D40D0">
        <w:rPr>
          <w:rFonts w:eastAsia="標楷體"/>
        </w:rPr>
        <w:t>growth</w:t>
      </w:r>
      <w:r w:rsidRPr="005D40D0">
        <w:rPr>
          <w:rFonts w:eastAsia="標楷體"/>
          <w:spacing w:val="-1"/>
        </w:rPr>
        <w:t xml:space="preserve"> </w:t>
      </w:r>
      <w:r w:rsidRPr="005D40D0">
        <w:rPr>
          <w:rFonts w:eastAsia="標楷體"/>
        </w:rPr>
        <w:t>was</w:t>
      </w:r>
      <w:r w:rsidRPr="005D40D0">
        <w:rPr>
          <w:rFonts w:eastAsia="標楷體"/>
          <w:spacing w:val="-2"/>
        </w:rPr>
        <w:t xml:space="preserve"> </w:t>
      </w:r>
      <w:r w:rsidRPr="005D40D0">
        <w:rPr>
          <w:rFonts w:eastAsia="標楷體"/>
        </w:rPr>
        <w:t>merely</w:t>
      </w:r>
      <w:r w:rsidRPr="005D40D0">
        <w:rPr>
          <w:rFonts w:eastAsia="標楷體"/>
          <w:spacing w:val="-6"/>
        </w:rPr>
        <w:t xml:space="preserve"> </w:t>
      </w:r>
      <w:r w:rsidRPr="005D40D0">
        <w:rPr>
          <w:rFonts w:eastAsia="標楷體"/>
        </w:rPr>
        <w:t>forty</w:t>
      </w:r>
      <w:r w:rsidRPr="005D40D0">
        <w:rPr>
          <w:rFonts w:eastAsia="標楷體"/>
          <w:spacing w:val="-6"/>
        </w:rPr>
        <w:t xml:space="preserve"> </w:t>
      </w:r>
      <w:r w:rsidRPr="005D40D0">
        <w:rPr>
          <w:rFonts w:eastAsia="標楷體"/>
        </w:rPr>
        <w:t>thousand</w:t>
      </w:r>
      <w:r w:rsidRPr="005D40D0">
        <w:rPr>
          <w:rFonts w:eastAsia="標楷體"/>
          <w:spacing w:val="-2"/>
        </w:rPr>
        <w:t xml:space="preserve"> </w:t>
      </w:r>
      <w:r w:rsidRPr="005D40D0">
        <w:rPr>
          <w:rFonts w:eastAsia="標楷體"/>
        </w:rPr>
        <w:t>last year. It revealed problem of social population structure in Taiwan that the proportion of a person supporting the elderly increased yearly with decreasing number of population growth. National macro-economy was the major factor in such a phenomenon. The effect of macro-environment resulted in young people being not easy to survive. The devaluation of a university degree had many people choose to continue graduate study, which</w:t>
      </w:r>
      <w:r w:rsidRPr="005D40D0">
        <w:rPr>
          <w:rFonts w:eastAsia="標楷體"/>
          <w:spacing w:val="11"/>
        </w:rPr>
        <w:t xml:space="preserve"> </w:t>
      </w:r>
      <w:r w:rsidRPr="005D40D0">
        <w:rPr>
          <w:rFonts w:eastAsia="標楷體"/>
        </w:rPr>
        <w:t>indeed</w:t>
      </w:r>
      <w:r w:rsidRPr="005D40D0">
        <w:rPr>
          <w:rFonts w:eastAsia="標楷體"/>
          <w:spacing w:val="16"/>
        </w:rPr>
        <w:t xml:space="preserve"> </w:t>
      </w:r>
      <w:r w:rsidRPr="005D40D0">
        <w:rPr>
          <w:rFonts w:eastAsia="標楷體"/>
        </w:rPr>
        <w:t>could</w:t>
      </w:r>
      <w:r w:rsidRPr="005D40D0">
        <w:rPr>
          <w:rFonts w:eastAsia="標楷體"/>
          <w:spacing w:val="14"/>
        </w:rPr>
        <w:t xml:space="preserve"> </w:t>
      </w:r>
      <w:r w:rsidRPr="005D40D0">
        <w:rPr>
          <w:rFonts w:eastAsia="標楷體"/>
        </w:rPr>
        <w:t>not</w:t>
      </w:r>
      <w:r w:rsidRPr="005D40D0">
        <w:rPr>
          <w:rFonts w:eastAsia="標楷體"/>
          <w:spacing w:val="17"/>
        </w:rPr>
        <w:t xml:space="preserve"> </w:t>
      </w:r>
      <w:r w:rsidRPr="005D40D0">
        <w:rPr>
          <w:rFonts w:eastAsia="標楷體"/>
        </w:rPr>
        <w:t>guarantee</w:t>
      </w:r>
      <w:r w:rsidRPr="005D40D0">
        <w:rPr>
          <w:rFonts w:eastAsia="標楷體"/>
          <w:spacing w:val="12"/>
        </w:rPr>
        <w:t xml:space="preserve"> </w:t>
      </w:r>
      <w:r w:rsidRPr="005D40D0">
        <w:rPr>
          <w:rFonts w:eastAsia="標楷體"/>
        </w:rPr>
        <w:t>the</w:t>
      </w:r>
      <w:r w:rsidRPr="005D40D0">
        <w:rPr>
          <w:rFonts w:eastAsia="標楷體"/>
          <w:spacing w:val="14"/>
        </w:rPr>
        <w:t xml:space="preserve"> </w:t>
      </w:r>
      <w:r w:rsidRPr="005D40D0">
        <w:rPr>
          <w:rFonts w:eastAsia="標楷體"/>
        </w:rPr>
        <w:t>work</w:t>
      </w:r>
      <w:r w:rsidRPr="005D40D0">
        <w:rPr>
          <w:rFonts w:eastAsia="標楷體"/>
          <w:spacing w:val="13"/>
        </w:rPr>
        <w:t xml:space="preserve"> </w:t>
      </w:r>
      <w:r w:rsidRPr="005D40D0">
        <w:rPr>
          <w:rFonts w:eastAsia="標楷體"/>
        </w:rPr>
        <w:t>and</w:t>
      </w:r>
      <w:r w:rsidRPr="005D40D0">
        <w:rPr>
          <w:rFonts w:eastAsia="標楷體"/>
          <w:spacing w:val="18"/>
        </w:rPr>
        <w:t xml:space="preserve"> </w:t>
      </w:r>
      <w:r w:rsidRPr="005D40D0">
        <w:rPr>
          <w:rFonts w:eastAsia="標楷體"/>
        </w:rPr>
        <w:t>survival</w:t>
      </w:r>
      <w:r w:rsidRPr="005D40D0">
        <w:rPr>
          <w:rFonts w:eastAsia="標楷體"/>
          <w:spacing w:val="15"/>
        </w:rPr>
        <w:t xml:space="preserve"> </w:t>
      </w:r>
      <w:r w:rsidRPr="005D40D0">
        <w:rPr>
          <w:rFonts w:eastAsia="標楷體"/>
        </w:rPr>
        <w:t>capability.</w:t>
      </w:r>
      <w:r w:rsidRPr="005D40D0">
        <w:rPr>
          <w:rFonts w:eastAsia="標楷體"/>
          <w:spacing w:val="15"/>
        </w:rPr>
        <w:t xml:space="preserve"> </w:t>
      </w:r>
      <w:r w:rsidRPr="005D40D0">
        <w:rPr>
          <w:rFonts w:eastAsia="標楷體"/>
        </w:rPr>
        <w:t>According</w:t>
      </w:r>
      <w:r w:rsidRPr="005D40D0">
        <w:rPr>
          <w:rFonts w:eastAsia="標楷體"/>
          <w:spacing w:val="11"/>
        </w:rPr>
        <w:t xml:space="preserve"> </w:t>
      </w:r>
      <w:r w:rsidRPr="005D40D0">
        <w:rPr>
          <w:rFonts w:eastAsia="標楷體"/>
        </w:rPr>
        <w:t>to</w:t>
      </w:r>
      <w:r w:rsidRPr="005D40D0">
        <w:rPr>
          <w:rFonts w:eastAsia="標楷體"/>
          <w:spacing w:val="15"/>
        </w:rPr>
        <w:t xml:space="preserve"> </w:t>
      </w:r>
      <w:r w:rsidRPr="005D40D0">
        <w:rPr>
          <w:rFonts w:eastAsia="標楷體"/>
          <w:spacing w:val="-4"/>
        </w:rPr>
        <w:t>2015</w:t>
      </w:r>
    </w:p>
    <w:p w14:paraId="3F5691F9" w14:textId="77777777" w:rsidR="00CB2FF0" w:rsidRPr="005D40D0" w:rsidRDefault="00CB2FF0">
      <w:pPr>
        <w:spacing w:line="470" w:lineRule="auto"/>
        <w:jc w:val="both"/>
        <w:rPr>
          <w:rFonts w:eastAsia="標楷體"/>
        </w:rPr>
        <w:sectPr w:rsidR="00CB2FF0" w:rsidRPr="005D40D0">
          <w:footerReference w:type="default" r:id="rId13"/>
          <w:pgSz w:w="11910" w:h="16840"/>
          <w:pgMar w:top="1500" w:right="1180" w:bottom="1200" w:left="1680" w:header="0" w:footer="1017" w:gutter="0"/>
          <w:pgNumType w:start="1"/>
          <w:cols w:space="720"/>
        </w:sectPr>
      </w:pPr>
    </w:p>
    <w:p w14:paraId="772AC1DD" w14:textId="77777777" w:rsidR="00CB2FF0" w:rsidRPr="005D40D0" w:rsidRDefault="00000000">
      <w:pPr>
        <w:pStyle w:val="a3"/>
        <w:spacing w:before="71" w:line="470" w:lineRule="auto"/>
        <w:ind w:left="305" w:right="232"/>
        <w:jc w:val="both"/>
        <w:rPr>
          <w:rFonts w:eastAsia="標楷體"/>
        </w:rPr>
      </w:pPr>
      <w:r w:rsidRPr="005D40D0">
        <w:rPr>
          <w:rFonts w:eastAsia="標楷體"/>
          <w:noProof/>
        </w:rPr>
        <w:lastRenderedPageBreak/>
        <w:drawing>
          <wp:anchor distT="0" distB="0" distL="0" distR="0" simplePos="0" relativeHeight="251610624" behindDoc="1" locked="0" layoutInCell="1" allowOverlap="1" wp14:anchorId="150F7D76" wp14:editId="0E4CCE6B">
            <wp:simplePos x="0" y="0"/>
            <wp:positionH relativeFrom="page">
              <wp:posOffset>1652890</wp:posOffset>
            </wp:positionH>
            <wp:positionV relativeFrom="paragraph">
              <wp:posOffset>2013953</wp:posOffset>
            </wp:positionV>
            <wp:extent cx="4628860" cy="4728872"/>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Report on the Manpower Utilization Survey from Directorate General of Budget, Accounting and Statistics, Executive Yuan, the major monthly income of people aged 20-24 and 25-29 was NT$25,105 and NT$31,824, respectively. In consideration of high expenses for fostering children, a lot of people were not willing to reduce the existing quality of life and considered to have children after being able to afford it</w:t>
      </w:r>
      <w:r w:rsidRPr="005D40D0">
        <w:rPr>
          <w:rFonts w:eastAsia="標楷體"/>
          <w:spacing w:val="22"/>
        </w:rPr>
        <w:t xml:space="preserve"> </w:t>
      </w:r>
      <w:r w:rsidRPr="005D40D0">
        <w:rPr>
          <w:rFonts w:eastAsia="標楷體"/>
        </w:rPr>
        <w:t>that resulted in low intention of young people to raise children. As a result, the average age for marriage was enhanced and the intention to have children was reduced. According to</w:t>
      </w:r>
      <w:r w:rsidRPr="005D40D0">
        <w:rPr>
          <w:rFonts w:eastAsia="標楷體"/>
          <w:spacing w:val="40"/>
        </w:rPr>
        <w:t xml:space="preserve"> </w:t>
      </w:r>
      <w:r w:rsidRPr="005D40D0">
        <w:rPr>
          <w:rFonts w:eastAsia="標楷體"/>
        </w:rPr>
        <w:t>the definition of World Health Organization, the population of seniors above 65 years old accounting for more than 7% total population is considered as an “aging society”. Taiwan</w:t>
      </w:r>
      <w:r w:rsidRPr="005D40D0">
        <w:rPr>
          <w:rFonts w:eastAsia="標楷體"/>
          <w:spacing w:val="-1"/>
        </w:rPr>
        <w:t xml:space="preserve"> </w:t>
      </w:r>
      <w:r w:rsidRPr="005D40D0">
        <w:rPr>
          <w:rFonts w:eastAsia="標楷體"/>
        </w:rPr>
        <w:t>became</w:t>
      </w:r>
      <w:r w:rsidRPr="005D40D0">
        <w:rPr>
          <w:rFonts w:eastAsia="標楷體"/>
          <w:spacing w:val="-2"/>
        </w:rPr>
        <w:t xml:space="preserve"> </w:t>
      </w:r>
      <w:r w:rsidRPr="005D40D0">
        <w:rPr>
          <w:rFonts w:eastAsia="標楷體"/>
        </w:rPr>
        <w:t>the aging society</w:t>
      </w:r>
      <w:r w:rsidRPr="005D40D0">
        <w:rPr>
          <w:rFonts w:eastAsia="標楷體"/>
          <w:spacing w:val="-5"/>
        </w:rPr>
        <w:t xml:space="preserve"> </w:t>
      </w:r>
      <w:r w:rsidRPr="005D40D0">
        <w:rPr>
          <w:rFonts w:eastAsia="標楷體"/>
        </w:rPr>
        <w:t>in</w:t>
      </w:r>
      <w:r w:rsidRPr="005D40D0">
        <w:rPr>
          <w:rFonts w:eastAsia="標楷體"/>
          <w:spacing w:val="-1"/>
        </w:rPr>
        <w:t xml:space="preserve"> </w:t>
      </w:r>
      <w:r w:rsidRPr="005D40D0">
        <w:rPr>
          <w:rFonts w:eastAsia="標楷體"/>
        </w:rPr>
        <w:t>1993,</w:t>
      </w:r>
      <w:r w:rsidRPr="005D40D0">
        <w:rPr>
          <w:rFonts w:eastAsia="標楷體"/>
          <w:spacing w:val="-1"/>
        </w:rPr>
        <w:t xml:space="preserve"> </w:t>
      </w:r>
      <w:r w:rsidRPr="005D40D0">
        <w:rPr>
          <w:rFonts w:eastAsia="標楷體"/>
        </w:rPr>
        <w:t>when the</w:t>
      </w:r>
      <w:r w:rsidRPr="005D40D0">
        <w:rPr>
          <w:rFonts w:eastAsia="標楷體"/>
          <w:spacing w:val="-2"/>
        </w:rPr>
        <w:t xml:space="preserve"> </w:t>
      </w:r>
      <w:r w:rsidRPr="005D40D0">
        <w:rPr>
          <w:rFonts w:eastAsia="標楷體"/>
        </w:rPr>
        <w:t>7%</w:t>
      </w:r>
      <w:r w:rsidRPr="005D40D0">
        <w:rPr>
          <w:rFonts w:eastAsia="標楷體"/>
          <w:spacing w:val="-2"/>
        </w:rPr>
        <w:t xml:space="preserve"> </w:t>
      </w:r>
      <w:r w:rsidRPr="005D40D0">
        <w:rPr>
          <w:rFonts w:eastAsia="標楷體"/>
        </w:rPr>
        <w:t>was</w:t>
      </w:r>
      <w:r w:rsidRPr="005D40D0">
        <w:rPr>
          <w:rFonts w:eastAsia="標楷體"/>
          <w:spacing w:val="-1"/>
        </w:rPr>
        <w:t xml:space="preserve"> </w:t>
      </w:r>
      <w:r w:rsidRPr="005D40D0">
        <w:rPr>
          <w:rFonts w:eastAsia="標楷體"/>
        </w:rPr>
        <w:t>exceeded. According</w:t>
      </w:r>
      <w:r w:rsidRPr="005D40D0">
        <w:rPr>
          <w:rFonts w:eastAsia="標楷體"/>
          <w:spacing w:val="-4"/>
        </w:rPr>
        <w:t xml:space="preserve"> </w:t>
      </w:r>
      <w:r w:rsidRPr="005D40D0">
        <w:rPr>
          <w:rFonts w:eastAsia="標楷體"/>
        </w:rPr>
        <w:t>to</w:t>
      </w:r>
      <w:r w:rsidRPr="005D40D0">
        <w:rPr>
          <w:rFonts w:eastAsia="標楷體"/>
          <w:spacing w:val="-1"/>
        </w:rPr>
        <w:t xml:space="preserve"> </w:t>
      </w:r>
      <w:r w:rsidRPr="005D40D0">
        <w:rPr>
          <w:rFonts w:eastAsia="標楷體"/>
        </w:rPr>
        <w:t>the 2016 data from Ministry of the Interior, the elderly population in Taiwan was about 12.78% that it was approaching an “aged society”. The problem of “low fertility and aging” results in the structural change in the composition of population in Taiwan as well as creates many singles and lonely seniors or DINK (dual income, no kids) that more and more people choose to raise pets instead of raising children. Some scholars advocate rectifying “pet” as “companion animal” that apparently shows people’s emphasis on pets [2]. According to the 2015 survey from TVBS, on average, one out of three people would raise cats or dogs. The 2015 data from Council of Agriculture, Executive Yuan, revealed the total quantity of cats and dogs in Taiwan was 2,282,177, which increased about 69.28%, compared to the total quantity of 1,348,130 in 2005. It showed the rapid growth of pet-raising in Taiwan [3].</w:t>
      </w:r>
    </w:p>
    <w:p w14:paraId="3E5C3545" w14:textId="77777777" w:rsidR="00CB2FF0" w:rsidRPr="005D40D0" w:rsidRDefault="00000000">
      <w:pPr>
        <w:pStyle w:val="a3"/>
        <w:spacing w:line="258" w:lineRule="exact"/>
        <w:ind w:left="787"/>
        <w:rPr>
          <w:rFonts w:eastAsia="標楷體"/>
        </w:rPr>
      </w:pPr>
      <w:r w:rsidRPr="005D40D0">
        <w:rPr>
          <w:rFonts w:eastAsia="標楷體"/>
        </w:rPr>
        <w:t>Pets</w:t>
      </w:r>
      <w:r w:rsidRPr="005D40D0">
        <w:rPr>
          <w:rFonts w:eastAsia="標楷體"/>
          <w:spacing w:val="19"/>
        </w:rPr>
        <w:t xml:space="preserve"> </w:t>
      </w:r>
      <w:r w:rsidRPr="005D40D0">
        <w:rPr>
          <w:rFonts w:eastAsia="標楷體"/>
        </w:rPr>
        <w:t>present</w:t>
      </w:r>
      <w:r w:rsidRPr="005D40D0">
        <w:rPr>
          <w:rFonts w:eastAsia="標楷體"/>
          <w:spacing w:val="22"/>
        </w:rPr>
        <w:t xml:space="preserve"> </w:t>
      </w:r>
      <w:r w:rsidRPr="005D40D0">
        <w:rPr>
          <w:rFonts w:eastAsia="標楷體"/>
        </w:rPr>
        <w:t>certain</w:t>
      </w:r>
      <w:r w:rsidRPr="005D40D0">
        <w:rPr>
          <w:rFonts w:eastAsia="標楷體"/>
          <w:spacing w:val="22"/>
        </w:rPr>
        <w:t xml:space="preserve"> </w:t>
      </w:r>
      <w:r w:rsidRPr="005D40D0">
        <w:rPr>
          <w:rFonts w:eastAsia="標楷體"/>
        </w:rPr>
        <w:t>effects</w:t>
      </w:r>
      <w:r w:rsidRPr="005D40D0">
        <w:rPr>
          <w:rFonts w:eastAsia="標楷體"/>
          <w:spacing w:val="22"/>
        </w:rPr>
        <w:t xml:space="preserve"> </w:t>
      </w:r>
      <w:r w:rsidRPr="005D40D0">
        <w:rPr>
          <w:rFonts w:eastAsia="標楷體"/>
        </w:rPr>
        <w:t>of</w:t>
      </w:r>
      <w:r w:rsidRPr="005D40D0">
        <w:rPr>
          <w:rFonts w:eastAsia="標楷體"/>
          <w:spacing w:val="21"/>
        </w:rPr>
        <w:t xml:space="preserve"> </w:t>
      </w:r>
      <w:r w:rsidRPr="005D40D0">
        <w:rPr>
          <w:rFonts w:eastAsia="標楷體"/>
        </w:rPr>
        <w:t>companionship</w:t>
      </w:r>
      <w:r w:rsidRPr="005D40D0">
        <w:rPr>
          <w:rFonts w:eastAsia="標楷體"/>
          <w:spacing w:val="20"/>
        </w:rPr>
        <w:t xml:space="preserve"> </w:t>
      </w:r>
      <w:r w:rsidRPr="005D40D0">
        <w:rPr>
          <w:rFonts w:eastAsia="標楷體"/>
        </w:rPr>
        <w:t>and</w:t>
      </w:r>
      <w:r w:rsidRPr="005D40D0">
        <w:rPr>
          <w:rFonts w:eastAsia="標楷體"/>
          <w:spacing w:val="21"/>
        </w:rPr>
        <w:t xml:space="preserve"> </w:t>
      </w:r>
      <w:r w:rsidRPr="005D40D0">
        <w:rPr>
          <w:rFonts w:eastAsia="標楷體"/>
        </w:rPr>
        <w:t>mind</w:t>
      </w:r>
      <w:r w:rsidRPr="005D40D0">
        <w:rPr>
          <w:rFonts w:eastAsia="標楷體"/>
          <w:spacing w:val="21"/>
        </w:rPr>
        <w:t xml:space="preserve"> </w:t>
      </w:r>
      <w:r w:rsidRPr="005D40D0">
        <w:rPr>
          <w:rFonts w:eastAsia="標楷體"/>
        </w:rPr>
        <w:t>soothing.</w:t>
      </w:r>
      <w:r w:rsidRPr="005D40D0">
        <w:rPr>
          <w:rFonts w:eastAsia="標楷體"/>
          <w:spacing w:val="25"/>
        </w:rPr>
        <w:t xml:space="preserve"> </w:t>
      </w:r>
      <w:r w:rsidRPr="005D40D0">
        <w:rPr>
          <w:rFonts w:eastAsia="標楷體"/>
        </w:rPr>
        <w:t>A</w:t>
      </w:r>
      <w:r w:rsidRPr="005D40D0">
        <w:rPr>
          <w:rFonts w:eastAsia="標楷體"/>
          <w:spacing w:val="6"/>
        </w:rPr>
        <w:t xml:space="preserve"> </w:t>
      </w:r>
      <w:r w:rsidRPr="005D40D0">
        <w:rPr>
          <w:rFonts w:eastAsia="標楷體"/>
        </w:rPr>
        <w:t>lot</w:t>
      </w:r>
      <w:r w:rsidRPr="005D40D0">
        <w:rPr>
          <w:rFonts w:eastAsia="標楷體"/>
          <w:spacing w:val="22"/>
        </w:rPr>
        <w:t xml:space="preserve"> </w:t>
      </w:r>
      <w:r w:rsidRPr="005D40D0">
        <w:rPr>
          <w:rFonts w:eastAsia="標楷體"/>
        </w:rPr>
        <w:t>of</w:t>
      </w:r>
      <w:r w:rsidRPr="005D40D0">
        <w:rPr>
          <w:rFonts w:eastAsia="標楷體"/>
          <w:spacing w:val="21"/>
        </w:rPr>
        <w:t xml:space="preserve"> </w:t>
      </w:r>
      <w:r w:rsidRPr="005D40D0">
        <w:rPr>
          <w:rFonts w:eastAsia="標楷體"/>
          <w:spacing w:val="-2"/>
        </w:rPr>
        <w:t>people</w:t>
      </w:r>
    </w:p>
    <w:p w14:paraId="727466D0" w14:textId="77777777" w:rsidR="00CB2FF0" w:rsidRPr="005D40D0" w:rsidRDefault="00000000">
      <w:pPr>
        <w:pStyle w:val="a3"/>
        <w:spacing w:before="264" w:line="470" w:lineRule="auto"/>
        <w:ind w:left="305"/>
        <w:rPr>
          <w:rFonts w:eastAsia="標楷體"/>
        </w:rPr>
      </w:pPr>
      <w:r w:rsidRPr="005D40D0">
        <w:rPr>
          <w:rFonts w:eastAsia="標楷體"/>
        </w:rPr>
        <w:t>regard</w:t>
      </w:r>
      <w:r w:rsidRPr="005D40D0">
        <w:rPr>
          <w:rFonts w:eastAsia="標楷體"/>
          <w:spacing w:val="39"/>
        </w:rPr>
        <w:t xml:space="preserve"> </w:t>
      </w:r>
      <w:r w:rsidRPr="005D40D0">
        <w:rPr>
          <w:rFonts w:eastAsia="標楷體"/>
        </w:rPr>
        <w:t>them</w:t>
      </w:r>
      <w:r w:rsidRPr="005D40D0">
        <w:rPr>
          <w:rFonts w:eastAsia="標楷體"/>
          <w:spacing w:val="39"/>
        </w:rPr>
        <w:t xml:space="preserve"> </w:t>
      </w:r>
      <w:r w:rsidRPr="005D40D0">
        <w:rPr>
          <w:rFonts w:eastAsia="標楷體"/>
        </w:rPr>
        <w:t>as</w:t>
      </w:r>
      <w:r w:rsidRPr="005D40D0">
        <w:rPr>
          <w:rFonts w:eastAsia="標楷體"/>
          <w:spacing w:val="40"/>
        </w:rPr>
        <w:t xml:space="preserve"> </w:t>
      </w:r>
      <w:r w:rsidRPr="005D40D0">
        <w:rPr>
          <w:rFonts w:eastAsia="標楷體"/>
        </w:rPr>
        <w:t>a</w:t>
      </w:r>
      <w:r w:rsidRPr="005D40D0">
        <w:rPr>
          <w:rFonts w:eastAsia="標楷體"/>
          <w:spacing w:val="38"/>
        </w:rPr>
        <w:t xml:space="preserve"> </w:t>
      </w:r>
      <w:r w:rsidRPr="005D40D0">
        <w:rPr>
          <w:rFonts w:eastAsia="標楷體"/>
        </w:rPr>
        <w:t>family</w:t>
      </w:r>
      <w:r w:rsidRPr="005D40D0">
        <w:rPr>
          <w:rFonts w:eastAsia="標楷體"/>
          <w:spacing w:val="37"/>
        </w:rPr>
        <w:t xml:space="preserve"> </w:t>
      </w:r>
      <w:r w:rsidRPr="005D40D0">
        <w:rPr>
          <w:rFonts w:eastAsia="標楷體"/>
        </w:rPr>
        <w:t>member</w:t>
      </w:r>
      <w:r w:rsidRPr="005D40D0">
        <w:rPr>
          <w:rFonts w:eastAsia="標楷體"/>
          <w:spacing w:val="40"/>
        </w:rPr>
        <w:t xml:space="preserve"> </w:t>
      </w:r>
      <w:r w:rsidRPr="005D40D0">
        <w:rPr>
          <w:rFonts w:eastAsia="標楷體"/>
        </w:rPr>
        <w:t>so</w:t>
      </w:r>
      <w:r w:rsidRPr="005D40D0">
        <w:rPr>
          <w:rFonts w:eastAsia="標楷體"/>
          <w:spacing w:val="39"/>
        </w:rPr>
        <w:t xml:space="preserve"> </w:t>
      </w:r>
      <w:r w:rsidRPr="005D40D0">
        <w:rPr>
          <w:rFonts w:eastAsia="標楷體"/>
        </w:rPr>
        <w:t>that</w:t>
      </w:r>
      <w:r w:rsidRPr="005D40D0">
        <w:rPr>
          <w:rFonts w:eastAsia="標楷體"/>
          <w:spacing w:val="39"/>
        </w:rPr>
        <w:t xml:space="preserve"> </w:t>
      </w:r>
      <w:r w:rsidRPr="005D40D0">
        <w:rPr>
          <w:rFonts w:eastAsia="標楷體"/>
        </w:rPr>
        <w:t>the</w:t>
      </w:r>
      <w:r w:rsidRPr="005D40D0">
        <w:rPr>
          <w:rFonts w:eastAsia="標楷體"/>
          <w:spacing w:val="39"/>
        </w:rPr>
        <w:t xml:space="preserve"> </w:t>
      </w:r>
      <w:r w:rsidRPr="005D40D0">
        <w:rPr>
          <w:rFonts w:eastAsia="標楷體"/>
        </w:rPr>
        <w:t>concern</w:t>
      </w:r>
      <w:r w:rsidRPr="005D40D0">
        <w:rPr>
          <w:rFonts w:eastAsia="標楷體"/>
          <w:spacing w:val="39"/>
        </w:rPr>
        <w:t xml:space="preserve"> </w:t>
      </w:r>
      <w:r w:rsidRPr="005D40D0">
        <w:rPr>
          <w:rFonts w:eastAsia="標楷體"/>
        </w:rPr>
        <w:t>about</w:t>
      </w:r>
      <w:r w:rsidRPr="005D40D0">
        <w:rPr>
          <w:rFonts w:eastAsia="標楷體"/>
          <w:spacing w:val="40"/>
        </w:rPr>
        <w:t xml:space="preserve"> </w:t>
      </w:r>
      <w:r w:rsidRPr="005D40D0">
        <w:rPr>
          <w:rFonts w:eastAsia="標楷體"/>
        </w:rPr>
        <w:t>pets</w:t>
      </w:r>
      <w:r w:rsidRPr="005D40D0">
        <w:rPr>
          <w:rFonts w:eastAsia="標楷體"/>
          <w:spacing w:val="40"/>
        </w:rPr>
        <w:t xml:space="preserve"> </w:t>
      </w:r>
      <w:r w:rsidRPr="005D40D0">
        <w:rPr>
          <w:rFonts w:eastAsia="標楷體"/>
        </w:rPr>
        <w:t>is</w:t>
      </w:r>
      <w:r w:rsidRPr="005D40D0">
        <w:rPr>
          <w:rFonts w:eastAsia="標楷體"/>
          <w:spacing w:val="40"/>
        </w:rPr>
        <w:t xml:space="preserve"> </w:t>
      </w:r>
      <w:r w:rsidRPr="005D40D0">
        <w:rPr>
          <w:rFonts w:eastAsia="標楷體"/>
        </w:rPr>
        <w:t>the</w:t>
      </w:r>
      <w:r w:rsidRPr="005D40D0">
        <w:rPr>
          <w:rFonts w:eastAsia="標楷體"/>
          <w:spacing w:val="36"/>
        </w:rPr>
        <w:t xml:space="preserve"> </w:t>
      </w:r>
      <w:r w:rsidRPr="005D40D0">
        <w:rPr>
          <w:rFonts w:eastAsia="標楷體"/>
        </w:rPr>
        <w:t>same</w:t>
      </w:r>
      <w:r w:rsidRPr="005D40D0">
        <w:rPr>
          <w:rFonts w:eastAsia="標楷體"/>
          <w:spacing w:val="39"/>
        </w:rPr>
        <w:t xml:space="preserve"> </w:t>
      </w:r>
      <w:r w:rsidRPr="005D40D0">
        <w:rPr>
          <w:rFonts w:eastAsia="標楷體"/>
        </w:rPr>
        <w:t>as</w:t>
      </w:r>
      <w:r w:rsidRPr="005D40D0">
        <w:rPr>
          <w:rFonts w:eastAsia="標楷體"/>
          <w:spacing w:val="40"/>
        </w:rPr>
        <w:t xml:space="preserve"> </w:t>
      </w:r>
      <w:r w:rsidRPr="005D40D0">
        <w:rPr>
          <w:rFonts w:eastAsia="標楷體"/>
        </w:rPr>
        <w:t>them about family</w:t>
      </w:r>
      <w:r w:rsidRPr="005D40D0">
        <w:rPr>
          <w:rFonts w:eastAsia="標楷體"/>
          <w:spacing w:val="-5"/>
        </w:rPr>
        <w:t xml:space="preserve"> </w:t>
      </w:r>
      <w:r w:rsidRPr="005D40D0">
        <w:rPr>
          <w:rFonts w:eastAsia="標楷體"/>
        </w:rPr>
        <w:t>and their “food, clothing, housing, transportation, education, entertainment” and “birth, aging, sickness, death” are emphasized. Moreover, the advance of medical</w:t>
      </w:r>
      <w:r w:rsidRPr="005D40D0">
        <w:rPr>
          <w:rFonts w:eastAsia="標楷體"/>
          <w:spacing w:val="40"/>
        </w:rPr>
        <w:t xml:space="preserve"> </w:t>
      </w:r>
      <w:r w:rsidRPr="005D40D0">
        <w:rPr>
          <w:rFonts w:eastAsia="標楷體"/>
        </w:rPr>
        <w:t>technology has</w:t>
      </w:r>
      <w:r w:rsidRPr="005D40D0">
        <w:rPr>
          <w:rFonts w:eastAsia="標楷體"/>
          <w:spacing w:val="22"/>
        </w:rPr>
        <w:t xml:space="preserve"> </w:t>
      </w:r>
      <w:r w:rsidRPr="005D40D0">
        <w:rPr>
          <w:rFonts w:eastAsia="標楷體"/>
        </w:rPr>
        <w:t>various</w:t>
      </w:r>
      <w:r w:rsidRPr="005D40D0">
        <w:rPr>
          <w:rFonts w:eastAsia="標楷體"/>
          <w:spacing w:val="22"/>
        </w:rPr>
        <w:t xml:space="preserve"> </w:t>
      </w:r>
      <w:r w:rsidRPr="005D40D0">
        <w:rPr>
          <w:rFonts w:eastAsia="標楷體"/>
        </w:rPr>
        <w:t>vaccines</w:t>
      </w:r>
      <w:r w:rsidRPr="005D40D0">
        <w:rPr>
          <w:rFonts w:eastAsia="標楷體"/>
          <w:spacing w:val="24"/>
        </w:rPr>
        <w:t xml:space="preserve"> </w:t>
      </w:r>
      <w:r w:rsidRPr="005D40D0">
        <w:rPr>
          <w:rFonts w:eastAsia="標楷體"/>
        </w:rPr>
        <w:t>and</w:t>
      </w:r>
      <w:r w:rsidRPr="005D40D0">
        <w:rPr>
          <w:rFonts w:eastAsia="標楷體"/>
          <w:spacing w:val="22"/>
        </w:rPr>
        <w:t xml:space="preserve"> </w:t>
      </w:r>
      <w:r w:rsidRPr="005D40D0">
        <w:rPr>
          <w:rFonts w:eastAsia="標楷體"/>
        </w:rPr>
        <w:t>testing drugs</w:t>
      </w:r>
      <w:r w:rsidRPr="005D40D0">
        <w:rPr>
          <w:rFonts w:eastAsia="標楷體"/>
          <w:spacing w:val="28"/>
        </w:rPr>
        <w:t xml:space="preserve"> </w:t>
      </w:r>
      <w:r w:rsidRPr="005D40D0">
        <w:rPr>
          <w:rFonts w:eastAsia="標楷體"/>
        </w:rPr>
        <w:t>be innovated</w:t>
      </w:r>
      <w:r w:rsidRPr="005D40D0">
        <w:rPr>
          <w:rFonts w:eastAsia="標楷體"/>
          <w:spacing w:val="22"/>
        </w:rPr>
        <w:t xml:space="preserve"> </w:t>
      </w:r>
      <w:r w:rsidRPr="005D40D0">
        <w:rPr>
          <w:rFonts w:eastAsia="標楷體"/>
        </w:rPr>
        <w:t>and</w:t>
      </w:r>
      <w:r w:rsidRPr="005D40D0">
        <w:rPr>
          <w:rFonts w:eastAsia="標楷體"/>
          <w:spacing w:val="24"/>
        </w:rPr>
        <w:t xml:space="preserve"> </w:t>
      </w:r>
      <w:r w:rsidRPr="005D40D0">
        <w:rPr>
          <w:rFonts w:eastAsia="標楷體"/>
        </w:rPr>
        <w:t>extends</w:t>
      </w:r>
      <w:r w:rsidRPr="005D40D0">
        <w:rPr>
          <w:rFonts w:eastAsia="標楷體"/>
          <w:spacing w:val="23"/>
        </w:rPr>
        <w:t xml:space="preserve"> </w:t>
      </w:r>
      <w:r w:rsidRPr="005D40D0">
        <w:rPr>
          <w:rFonts w:eastAsia="標楷體"/>
        </w:rPr>
        <w:t>the</w:t>
      </w:r>
      <w:r w:rsidRPr="005D40D0">
        <w:rPr>
          <w:rFonts w:eastAsia="標楷體"/>
          <w:spacing w:val="22"/>
        </w:rPr>
        <w:t xml:space="preserve"> </w:t>
      </w:r>
      <w:r w:rsidRPr="005D40D0">
        <w:rPr>
          <w:rFonts w:eastAsia="標楷體"/>
        </w:rPr>
        <w:t>life of</w:t>
      </w:r>
    </w:p>
    <w:p w14:paraId="76993617" w14:textId="77777777" w:rsidR="00CB2FF0" w:rsidRPr="005D40D0" w:rsidRDefault="00CB2FF0">
      <w:pPr>
        <w:spacing w:line="470" w:lineRule="auto"/>
        <w:rPr>
          <w:rFonts w:eastAsia="標楷體"/>
        </w:rPr>
        <w:sectPr w:rsidR="00CB2FF0" w:rsidRPr="005D40D0">
          <w:pgSz w:w="11910" w:h="16840"/>
          <w:pgMar w:top="1460" w:right="1180" w:bottom="1200" w:left="1680" w:header="0" w:footer="1017" w:gutter="0"/>
          <w:cols w:space="720"/>
        </w:sectPr>
      </w:pPr>
    </w:p>
    <w:p w14:paraId="6EBD0C5C" w14:textId="77777777" w:rsidR="00CB2FF0" w:rsidRPr="005D40D0" w:rsidRDefault="00000000">
      <w:pPr>
        <w:pStyle w:val="a3"/>
        <w:spacing w:before="71" w:line="470" w:lineRule="auto"/>
        <w:ind w:left="305" w:right="235"/>
        <w:jc w:val="both"/>
        <w:rPr>
          <w:rFonts w:eastAsia="標楷體"/>
        </w:rPr>
      </w:pPr>
      <w:r w:rsidRPr="005D40D0">
        <w:rPr>
          <w:rFonts w:eastAsia="標楷體"/>
          <w:noProof/>
        </w:rPr>
        <w:lastRenderedPageBreak/>
        <w:drawing>
          <wp:anchor distT="0" distB="0" distL="0" distR="0" simplePos="0" relativeHeight="251612672" behindDoc="1" locked="0" layoutInCell="1" allowOverlap="1" wp14:anchorId="33979B57" wp14:editId="5A2F227C">
            <wp:simplePos x="0" y="0"/>
            <wp:positionH relativeFrom="page">
              <wp:posOffset>1652890</wp:posOffset>
            </wp:positionH>
            <wp:positionV relativeFrom="paragraph">
              <wp:posOffset>2013953</wp:posOffset>
            </wp:positionV>
            <wp:extent cx="4628860" cy="4728872"/>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pets.</w:t>
      </w:r>
      <w:r w:rsidRPr="005D40D0">
        <w:rPr>
          <w:rFonts w:eastAsia="標楷體"/>
          <w:spacing w:val="-2"/>
        </w:rPr>
        <w:t xml:space="preserve"> </w:t>
      </w:r>
      <w:r w:rsidRPr="005D40D0">
        <w:rPr>
          <w:rFonts w:eastAsia="標楷體"/>
        </w:rPr>
        <w:t>Traditional</w:t>
      </w:r>
      <w:r w:rsidRPr="005D40D0">
        <w:rPr>
          <w:rFonts w:eastAsia="標楷體"/>
          <w:spacing w:val="-2"/>
        </w:rPr>
        <w:t xml:space="preserve"> </w:t>
      </w:r>
      <w:r w:rsidRPr="005D40D0">
        <w:rPr>
          <w:rFonts w:eastAsia="標楷體"/>
        </w:rPr>
        <w:t>care</w:t>
      </w:r>
      <w:r w:rsidRPr="005D40D0">
        <w:rPr>
          <w:rFonts w:eastAsia="標楷體"/>
          <w:spacing w:val="-3"/>
        </w:rPr>
        <w:t xml:space="preserve"> </w:t>
      </w:r>
      <w:r w:rsidRPr="005D40D0">
        <w:rPr>
          <w:rFonts w:eastAsia="標楷體"/>
        </w:rPr>
        <w:t>of</w:t>
      </w:r>
      <w:r w:rsidRPr="005D40D0">
        <w:rPr>
          <w:rFonts w:eastAsia="標楷體"/>
          <w:spacing w:val="-1"/>
        </w:rPr>
        <w:t xml:space="preserve"> </w:t>
      </w:r>
      <w:r w:rsidRPr="005D40D0">
        <w:rPr>
          <w:rFonts w:eastAsia="標楷體"/>
        </w:rPr>
        <w:t>veterinary</w:t>
      </w:r>
      <w:r w:rsidRPr="005D40D0">
        <w:rPr>
          <w:rFonts w:eastAsia="標楷體"/>
          <w:spacing w:val="-6"/>
        </w:rPr>
        <w:t xml:space="preserve"> </w:t>
      </w:r>
      <w:r w:rsidRPr="005D40D0">
        <w:rPr>
          <w:rFonts w:eastAsia="標楷體"/>
        </w:rPr>
        <w:t>hospitals</w:t>
      </w:r>
      <w:r w:rsidRPr="005D40D0">
        <w:rPr>
          <w:rFonts w:eastAsia="標楷體"/>
          <w:spacing w:val="-2"/>
        </w:rPr>
        <w:t xml:space="preserve"> </w:t>
      </w:r>
      <w:r w:rsidRPr="005D40D0">
        <w:rPr>
          <w:rFonts w:eastAsia="標楷體"/>
        </w:rPr>
        <w:t>could</w:t>
      </w:r>
      <w:r w:rsidRPr="005D40D0">
        <w:rPr>
          <w:rFonts w:eastAsia="標楷體"/>
          <w:spacing w:val="-2"/>
        </w:rPr>
        <w:t xml:space="preserve"> </w:t>
      </w:r>
      <w:r w:rsidRPr="005D40D0">
        <w:rPr>
          <w:rFonts w:eastAsia="標楷體"/>
        </w:rPr>
        <w:t>no</w:t>
      </w:r>
      <w:r w:rsidRPr="005D40D0">
        <w:rPr>
          <w:rFonts w:eastAsia="標楷體"/>
          <w:spacing w:val="-2"/>
        </w:rPr>
        <w:t xml:space="preserve"> </w:t>
      </w:r>
      <w:r w:rsidRPr="005D40D0">
        <w:rPr>
          <w:rFonts w:eastAsia="標楷體"/>
        </w:rPr>
        <w:t>longer</w:t>
      </w:r>
      <w:r w:rsidRPr="005D40D0">
        <w:rPr>
          <w:rFonts w:eastAsia="標楷體"/>
          <w:spacing w:val="-3"/>
        </w:rPr>
        <w:t xml:space="preserve"> </w:t>
      </w:r>
      <w:r w:rsidRPr="005D40D0">
        <w:rPr>
          <w:rFonts w:eastAsia="標楷體"/>
        </w:rPr>
        <w:t>meet</w:t>
      </w:r>
      <w:r w:rsidRPr="005D40D0">
        <w:rPr>
          <w:rFonts w:eastAsia="標楷體"/>
          <w:spacing w:val="-2"/>
        </w:rPr>
        <w:t xml:space="preserve"> </w:t>
      </w:r>
      <w:r w:rsidRPr="005D40D0">
        <w:rPr>
          <w:rFonts w:eastAsia="標楷體"/>
        </w:rPr>
        <w:t>the</w:t>
      </w:r>
      <w:r w:rsidRPr="005D40D0">
        <w:rPr>
          <w:rFonts w:eastAsia="標楷體"/>
          <w:spacing w:val="-3"/>
        </w:rPr>
        <w:t xml:space="preserve"> </w:t>
      </w:r>
      <w:r w:rsidRPr="005D40D0">
        <w:rPr>
          <w:rFonts w:eastAsia="標楷體"/>
        </w:rPr>
        <w:t>requirements.</w:t>
      </w:r>
      <w:r w:rsidRPr="005D40D0">
        <w:rPr>
          <w:rFonts w:eastAsia="標楷體"/>
          <w:spacing w:val="-2"/>
        </w:rPr>
        <w:t xml:space="preserve"> </w:t>
      </w:r>
      <w:r w:rsidRPr="005D40D0">
        <w:rPr>
          <w:rFonts w:eastAsia="標楷體"/>
        </w:rPr>
        <w:t>The development of pet care should change the existing service, apply technology, and add innovative services to meet the requirements of humans and social development. Information technology, in the past decade, has guided the development of creative and innovative services in the world, and the development does not simply change people’s living and learning styles, but results in great impact on traditional corporate organization and business patterns. A</w:t>
      </w:r>
      <w:r w:rsidRPr="005D40D0">
        <w:rPr>
          <w:rFonts w:eastAsia="標楷體"/>
          <w:spacing w:val="-9"/>
        </w:rPr>
        <w:t xml:space="preserve"> </w:t>
      </w:r>
      <w:r w:rsidRPr="005D40D0">
        <w:rPr>
          <w:rFonts w:eastAsia="標楷體"/>
        </w:rPr>
        <w:t>corporate organization therefore has to adaptively change the service and direction.</w:t>
      </w:r>
    </w:p>
    <w:p w14:paraId="659016F0" w14:textId="77777777" w:rsidR="00CB2FF0" w:rsidRPr="005D40D0" w:rsidRDefault="00000000">
      <w:pPr>
        <w:pStyle w:val="a3"/>
        <w:spacing w:line="470" w:lineRule="auto"/>
        <w:ind w:left="305" w:right="232" w:firstLine="482"/>
        <w:jc w:val="both"/>
        <w:rPr>
          <w:rFonts w:eastAsia="標楷體"/>
        </w:rPr>
      </w:pPr>
      <w:r w:rsidRPr="005D40D0">
        <w:rPr>
          <w:rFonts w:eastAsia="標楷體"/>
        </w:rPr>
        <w:t>With the enhancing social status of pets and the owners’</w:t>
      </w:r>
      <w:r w:rsidRPr="005D40D0">
        <w:rPr>
          <w:rFonts w:eastAsia="標楷體"/>
          <w:spacing w:val="-6"/>
        </w:rPr>
        <w:t xml:space="preserve"> </w:t>
      </w:r>
      <w:r w:rsidRPr="005D40D0">
        <w:rPr>
          <w:rFonts w:eastAsia="標楷體"/>
        </w:rPr>
        <w:t>love, veterinary hospitals have to promote the creative and innovative service as well as meet the requirements of the time. There are more than three thousand veterinary hospitals and pets store in Taiwan, and the increasing demand for raising pets largely expands the market. According to the rough estimation from Council of Agriculture, the pet market in Taiwan presents the output value above twenty billion NT dollars every year. Large compound veterinary hospitals or chained veterinary hospitals are a different option from traditional veterinary hospitals, and large compound veterinary hospitals are the diversified extension of traditional business models [4]. Large compound veterinary hospitals and large multi-purpose pet stores appear obvious growth trend in the past years.</w:t>
      </w:r>
      <w:r w:rsidRPr="005D40D0">
        <w:rPr>
          <w:rFonts w:eastAsia="標楷體"/>
          <w:spacing w:val="40"/>
        </w:rPr>
        <w:t xml:space="preserve"> </w:t>
      </w:r>
      <w:r w:rsidRPr="005D40D0">
        <w:rPr>
          <w:rFonts w:eastAsia="標楷體"/>
        </w:rPr>
        <w:t>According</w:t>
      </w:r>
      <w:r w:rsidRPr="005D40D0">
        <w:rPr>
          <w:rFonts w:eastAsia="標楷體"/>
          <w:spacing w:val="40"/>
        </w:rPr>
        <w:t xml:space="preserve"> </w:t>
      </w:r>
      <w:r w:rsidRPr="005D40D0">
        <w:rPr>
          <w:rFonts w:eastAsia="標楷體"/>
        </w:rPr>
        <w:t>to</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247</w:t>
      </w:r>
      <w:r w:rsidRPr="005D40D0">
        <w:rPr>
          <w:rFonts w:eastAsia="標楷體"/>
          <w:spacing w:val="40"/>
        </w:rPr>
        <w:t xml:space="preserve"> </w:t>
      </w:r>
      <w:r w:rsidRPr="005D40D0">
        <w:rPr>
          <w:rFonts w:eastAsia="標楷體"/>
        </w:rPr>
        <w:t>report</w:t>
      </w:r>
      <w:r w:rsidRPr="005D40D0">
        <w:rPr>
          <w:rFonts w:eastAsia="標楷體"/>
          <w:spacing w:val="40"/>
        </w:rPr>
        <w:t xml:space="preserve"> </w:t>
      </w:r>
      <w:r w:rsidRPr="005D40D0">
        <w:rPr>
          <w:rFonts w:eastAsia="標楷體"/>
        </w:rPr>
        <w:t>from</w:t>
      </w:r>
      <w:r w:rsidRPr="005D40D0">
        <w:rPr>
          <w:rFonts w:eastAsia="標楷體"/>
          <w:spacing w:val="40"/>
        </w:rPr>
        <w:t xml:space="preserve"> </w:t>
      </w:r>
      <w:r w:rsidRPr="005D40D0">
        <w:rPr>
          <w:rFonts w:eastAsia="標楷體"/>
        </w:rPr>
        <w:t>Council</w:t>
      </w:r>
      <w:r w:rsidRPr="005D40D0">
        <w:rPr>
          <w:rFonts w:eastAsia="標楷體"/>
          <w:spacing w:val="40"/>
        </w:rPr>
        <w:t xml:space="preserve"> </w:t>
      </w:r>
      <w:r w:rsidRPr="005D40D0">
        <w:rPr>
          <w:rFonts w:eastAsia="標楷體"/>
        </w:rPr>
        <w:t>of</w:t>
      </w:r>
      <w:r w:rsidRPr="005D40D0">
        <w:rPr>
          <w:rFonts w:eastAsia="標楷體"/>
          <w:spacing w:val="40"/>
        </w:rPr>
        <w:t xml:space="preserve"> </w:t>
      </w:r>
      <w:r w:rsidRPr="005D40D0">
        <w:rPr>
          <w:rFonts w:eastAsia="標楷體"/>
        </w:rPr>
        <w:t>Agriculture,</w:t>
      </w:r>
      <w:r w:rsidRPr="005D40D0">
        <w:rPr>
          <w:rFonts w:eastAsia="標楷體"/>
          <w:spacing w:val="40"/>
        </w:rPr>
        <w:t xml:space="preserve"> </w:t>
      </w:r>
      <w:r w:rsidRPr="005D40D0">
        <w:rPr>
          <w:rFonts w:eastAsia="標楷體"/>
        </w:rPr>
        <w:t>about</w:t>
      </w:r>
      <w:r w:rsidRPr="005D40D0">
        <w:rPr>
          <w:rFonts w:eastAsia="標楷體"/>
          <w:spacing w:val="40"/>
        </w:rPr>
        <w:t xml:space="preserve"> </w:t>
      </w:r>
      <w:r w:rsidRPr="005D40D0">
        <w:rPr>
          <w:rFonts w:eastAsia="標楷體"/>
        </w:rPr>
        <w:t>5%</w:t>
      </w:r>
      <w:r w:rsidRPr="005D40D0">
        <w:rPr>
          <w:rFonts w:eastAsia="標楷體"/>
          <w:spacing w:val="40"/>
        </w:rPr>
        <w:t xml:space="preserve"> </w:t>
      </w:r>
      <w:r w:rsidRPr="005D40D0">
        <w:rPr>
          <w:rFonts w:eastAsia="標楷體"/>
        </w:rPr>
        <w:t>large multi-purpose pet stores in Taiwan are growing at the moment. Both large compound veterinary hospitals and large multi-purpose pet stores offer professional management, complete products, and quality service, with low prices, to replace the traditional veterinary hospitals and stores [5].</w:t>
      </w:r>
    </w:p>
    <w:p w14:paraId="63CCD638"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444304CD" w14:textId="77777777" w:rsidR="00CB2FF0" w:rsidRPr="005D40D0" w:rsidRDefault="00000000">
      <w:pPr>
        <w:pStyle w:val="2"/>
        <w:tabs>
          <w:tab w:val="left" w:pos="1948"/>
        </w:tabs>
        <w:spacing w:before="61"/>
        <w:rPr>
          <w:rFonts w:eastAsia="標楷體"/>
        </w:rPr>
      </w:pPr>
      <w:bookmarkStart w:id="2" w:name="_bookmark2"/>
      <w:bookmarkEnd w:id="2"/>
      <w:r w:rsidRPr="005D40D0">
        <w:rPr>
          <w:rFonts w:eastAsia="標楷體"/>
        </w:rPr>
        <w:lastRenderedPageBreak/>
        <w:t>Section</w:t>
      </w:r>
      <w:r w:rsidRPr="005D40D0">
        <w:rPr>
          <w:rFonts w:eastAsia="標楷體"/>
          <w:spacing w:val="-11"/>
        </w:rPr>
        <w:t xml:space="preserve"> </w:t>
      </w:r>
      <w:r w:rsidRPr="005D40D0">
        <w:rPr>
          <w:rFonts w:eastAsia="標楷體"/>
          <w:spacing w:val="-5"/>
        </w:rPr>
        <w:t>II</w:t>
      </w:r>
      <w:r w:rsidRPr="005D40D0">
        <w:rPr>
          <w:rFonts w:eastAsia="標楷體"/>
        </w:rPr>
        <w:tab/>
        <w:t>Research</w:t>
      </w:r>
      <w:r w:rsidRPr="005D40D0">
        <w:rPr>
          <w:rFonts w:eastAsia="標楷體"/>
          <w:spacing w:val="-16"/>
        </w:rPr>
        <w:t xml:space="preserve"> </w:t>
      </w:r>
      <w:r w:rsidRPr="005D40D0">
        <w:rPr>
          <w:rFonts w:eastAsia="標楷體"/>
          <w:spacing w:val="-2"/>
        </w:rPr>
        <w:t>Motivation</w:t>
      </w:r>
    </w:p>
    <w:p w14:paraId="5A1BF9DF" w14:textId="77777777" w:rsidR="00CB2FF0" w:rsidRPr="005D40D0" w:rsidRDefault="00000000">
      <w:pPr>
        <w:pStyle w:val="a3"/>
        <w:spacing w:before="302" w:line="470" w:lineRule="auto"/>
        <w:ind w:left="305" w:right="232" w:firstLine="482"/>
        <w:jc w:val="both"/>
        <w:rPr>
          <w:rFonts w:eastAsia="標楷體"/>
        </w:rPr>
      </w:pPr>
      <w:r w:rsidRPr="005D40D0">
        <w:rPr>
          <w:rFonts w:eastAsia="標楷體"/>
          <w:noProof/>
        </w:rPr>
        <w:drawing>
          <wp:anchor distT="0" distB="0" distL="0" distR="0" simplePos="0" relativeHeight="251614720" behindDoc="1" locked="0" layoutInCell="1" allowOverlap="1" wp14:anchorId="5D4ACCA1" wp14:editId="199937AC">
            <wp:simplePos x="0" y="0"/>
            <wp:positionH relativeFrom="page">
              <wp:posOffset>1652890</wp:posOffset>
            </wp:positionH>
            <wp:positionV relativeFrom="paragraph">
              <wp:posOffset>1703458</wp:posOffset>
            </wp:positionV>
            <wp:extent cx="4628860" cy="4728872"/>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The veterinary market in Taiwan is getting saturated, and the competition has become fierce so that the businesses have to review the management. In face of enormous customers and pet information, the past equipment and management could no longer meet the requirements. The businesses therefore have to propose new models to cope with the huge demand and information. Besides, large compound veterinary hospitals and pet stores are increasing in the past years so that the businesses have to effectively integrate the resources to develop the maximum benefits. The commonest problem in pet medical care is the medical dispute caused by the bloody service or process in the medical practice. Most pet owners do not have professional medical trainings that bloody pictures might result in pet owners’ discomfort and even induce psychological illness, e.g. posttraumatic stress disorder (PTSD) [6].</w:t>
      </w:r>
    </w:p>
    <w:p w14:paraId="7E4DD233" w14:textId="77777777" w:rsidR="00CB2FF0" w:rsidRPr="005D40D0" w:rsidRDefault="00000000">
      <w:pPr>
        <w:pStyle w:val="a3"/>
        <w:spacing w:line="470" w:lineRule="auto"/>
        <w:ind w:left="305" w:right="233" w:firstLine="482"/>
        <w:jc w:val="both"/>
        <w:rPr>
          <w:rFonts w:eastAsia="標楷體"/>
        </w:rPr>
      </w:pPr>
      <w:r w:rsidRPr="005D40D0">
        <w:rPr>
          <w:rFonts w:eastAsia="標楷體"/>
        </w:rPr>
        <w:t>Cloud</w:t>
      </w:r>
      <w:r w:rsidRPr="005D40D0">
        <w:rPr>
          <w:rFonts w:eastAsia="標楷體"/>
          <w:spacing w:val="-2"/>
        </w:rPr>
        <w:t xml:space="preserve"> </w:t>
      </w:r>
      <w:r w:rsidRPr="005D40D0">
        <w:rPr>
          <w:rFonts w:eastAsia="標楷體"/>
        </w:rPr>
        <w:t>technology</w:t>
      </w:r>
      <w:r w:rsidRPr="005D40D0">
        <w:rPr>
          <w:rFonts w:eastAsia="標楷體"/>
          <w:spacing w:val="-6"/>
        </w:rPr>
        <w:t xml:space="preserve"> </w:t>
      </w:r>
      <w:r w:rsidRPr="005D40D0">
        <w:rPr>
          <w:rFonts w:eastAsia="標楷體"/>
        </w:rPr>
        <w:t>is getting</w:t>
      </w:r>
      <w:r w:rsidRPr="005D40D0">
        <w:rPr>
          <w:rFonts w:eastAsia="標楷體"/>
          <w:spacing w:val="-4"/>
        </w:rPr>
        <w:t xml:space="preserve"> </w:t>
      </w:r>
      <w:r w:rsidRPr="005D40D0">
        <w:rPr>
          <w:rFonts w:eastAsia="標楷體"/>
        </w:rPr>
        <w:t>mature</w:t>
      </w:r>
      <w:r w:rsidRPr="005D40D0">
        <w:rPr>
          <w:rFonts w:eastAsia="標楷體"/>
          <w:spacing w:val="-4"/>
        </w:rPr>
        <w:t xml:space="preserve"> </w:t>
      </w:r>
      <w:r w:rsidRPr="005D40D0">
        <w:rPr>
          <w:rFonts w:eastAsia="標楷體"/>
        </w:rPr>
        <w:t>in</w:t>
      </w:r>
      <w:r w:rsidRPr="005D40D0">
        <w:rPr>
          <w:rFonts w:eastAsia="標楷體"/>
          <w:spacing w:val="-1"/>
        </w:rPr>
        <w:t xml:space="preserve"> </w:t>
      </w:r>
      <w:r w:rsidRPr="005D40D0">
        <w:rPr>
          <w:rFonts w:eastAsia="標楷體"/>
        </w:rPr>
        <w:t>the</w:t>
      </w:r>
      <w:r w:rsidRPr="005D40D0">
        <w:rPr>
          <w:rFonts w:eastAsia="標楷體"/>
          <w:spacing w:val="-3"/>
        </w:rPr>
        <w:t xml:space="preserve"> </w:t>
      </w:r>
      <w:r w:rsidRPr="005D40D0">
        <w:rPr>
          <w:rFonts w:eastAsia="標楷體"/>
        </w:rPr>
        <w:t>past years.</w:t>
      </w:r>
      <w:r w:rsidRPr="005D40D0">
        <w:rPr>
          <w:rFonts w:eastAsia="標楷體"/>
          <w:spacing w:val="-2"/>
        </w:rPr>
        <w:t xml:space="preserve"> </w:t>
      </w:r>
      <w:r w:rsidRPr="005D40D0">
        <w:rPr>
          <w:rFonts w:eastAsia="標楷體"/>
        </w:rPr>
        <w:t>The</w:t>
      </w:r>
      <w:r w:rsidRPr="005D40D0">
        <w:rPr>
          <w:rFonts w:eastAsia="標楷體"/>
          <w:spacing w:val="-3"/>
        </w:rPr>
        <w:t xml:space="preserve"> </w:t>
      </w:r>
      <w:r w:rsidRPr="005D40D0">
        <w:rPr>
          <w:rFonts w:eastAsia="標楷體"/>
        </w:rPr>
        <w:t>decreasing</w:t>
      </w:r>
      <w:r w:rsidRPr="005D40D0">
        <w:rPr>
          <w:rFonts w:eastAsia="標楷體"/>
          <w:spacing w:val="-3"/>
        </w:rPr>
        <w:t xml:space="preserve"> </w:t>
      </w:r>
      <w:r w:rsidRPr="005D40D0">
        <w:rPr>
          <w:rFonts w:eastAsia="標楷體"/>
        </w:rPr>
        <w:t>cost</w:t>
      </w:r>
      <w:r w:rsidRPr="005D40D0">
        <w:rPr>
          <w:rFonts w:eastAsia="標楷體"/>
          <w:spacing w:val="-2"/>
        </w:rPr>
        <w:t xml:space="preserve"> </w:t>
      </w:r>
      <w:r w:rsidRPr="005D40D0">
        <w:rPr>
          <w:rFonts w:eastAsia="標楷體"/>
        </w:rPr>
        <w:t>for</w:t>
      </w:r>
      <w:r w:rsidRPr="005D40D0">
        <w:rPr>
          <w:rFonts w:eastAsia="標楷體"/>
          <w:spacing w:val="-1"/>
        </w:rPr>
        <w:t xml:space="preserve"> </w:t>
      </w:r>
      <w:r w:rsidRPr="005D40D0">
        <w:rPr>
          <w:rFonts w:eastAsia="標楷體"/>
        </w:rPr>
        <w:t>Cloud services allows a veterinary hospital reducing the overall equipment cost for</w:t>
      </w:r>
      <w:r w:rsidRPr="005D40D0">
        <w:rPr>
          <w:rFonts w:eastAsia="標楷體"/>
          <w:spacing w:val="40"/>
        </w:rPr>
        <w:t xml:space="preserve"> </w:t>
      </w:r>
      <w:r w:rsidRPr="005D40D0">
        <w:rPr>
          <w:rFonts w:eastAsia="標楷體"/>
        </w:rPr>
        <w:t>establishing a management platform as well as promoting the customer satisfaction and customer</w:t>
      </w:r>
      <w:r w:rsidRPr="005D40D0">
        <w:rPr>
          <w:rFonts w:eastAsia="標楷體"/>
          <w:spacing w:val="-1"/>
        </w:rPr>
        <w:t xml:space="preserve"> </w:t>
      </w:r>
      <w:r w:rsidRPr="005D40D0">
        <w:rPr>
          <w:rFonts w:eastAsia="標楷體"/>
        </w:rPr>
        <w:t>loyalty</w:t>
      </w:r>
      <w:r w:rsidRPr="005D40D0">
        <w:rPr>
          <w:rFonts w:eastAsia="標楷體"/>
          <w:spacing w:val="-4"/>
        </w:rPr>
        <w:t xml:space="preserve"> </w:t>
      </w:r>
      <w:r w:rsidRPr="005D40D0">
        <w:rPr>
          <w:rFonts w:eastAsia="標楷體"/>
        </w:rPr>
        <w:t>through Cloud service. Both veterinary</w:t>
      </w:r>
      <w:r w:rsidRPr="005D40D0">
        <w:rPr>
          <w:rFonts w:eastAsia="標楷體"/>
          <w:spacing w:val="-5"/>
        </w:rPr>
        <w:t xml:space="preserve"> </w:t>
      </w:r>
      <w:r w:rsidRPr="005D40D0">
        <w:rPr>
          <w:rFonts w:eastAsia="標楷體"/>
        </w:rPr>
        <w:t>hospitals and pet stores present the trend to large compound stores. In this case, it is expected to combine the</w:t>
      </w:r>
      <w:r w:rsidRPr="005D40D0">
        <w:rPr>
          <w:rFonts w:eastAsia="標楷體"/>
          <w:spacing w:val="40"/>
        </w:rPr>
        <w:t xml:space="preserve"> </w:t>
      </w:r>
      <w:r w:rsidRPr="005D40D0">
        <w:rPr>
          <w:rFonts w:eastAsia="標楷體"/>
        </w:rPr>
        <w:t>positioning technology in smart phones (iBeacon) to accurately position a consumer’s location in the store, acquire more consumer data, analyze consumer behaviors, and</w:t>
      </w:r>
      <w:r w:rsidRPr="005D40D0">
        <w:rPr>
          <w:rFonts w:eastAsia="標楷體"/>
          <w:spacing w:val="80"/>
        </w:rPr>
        <w:t xml:space="preserve"> </w:t>
      </w:r>
      <w:r w:rsidRPr="005D40D0">
        <w:rPr>
          <w:rFonts w:eastAsia="標楷體"/>
        </w:rPr>
        <w:t>give real-time offers through smart phones to promote consumers’ purchase intention and enhance the business turnover.</w:t>
      </w:r>
    </w:p>
    <w:p w14:paraId="0A85E7D7" w14:textId="77777777" w:rsidR="00CB2FF0" w:rsidRPr="005D40D0" w:rsidRDefault="00000000">
      <w:pPr>
        <w:pStyle w:val="2"/>
        <w:tabs>
          <w:tab w:val="left" w:pos="2072"/>
        </w:tabs>
        <w:spacing w:before="34"/>
        <w:rPr>
          <w:rFonts w:eastAsia="標楷體"/>
        </w:rPr>
      </w:pPr>
      <w:bookmarkStart w:id="3" w:name="_bookmark3"/>
      <w:bookmarkEnd w:id="3"/>
      <w:r w:rsidRPr="005D40D0">
        <w:rPr>
          <w:rFonts w:eastAsia="標楷體"/>
        </w:rPr>
        <w:t>Section</w:t>
      </w:r>
      <w:r w:rsidRPr="005D40D0">
        <w:rPr>
          <w:rFonts w:eastAsia="標楷體"/>
          <w:spacing w:val="-11"/>
        </w:rPr>
        <w:t xml:space="preserve"> </w:t>
      </w:r>
      <w:r w:rsidRPr="005D40D0">
        <w:rPr>
          <w:rFonts w:eastAsia="標楷體"/>
          <w:spacing w:val="-5"/>
        </w:rPr>
        <w:t>III</w:t>
      </w:r>
      <w:r w:rsidRPr="005D40D0">
        <w:rPr>
          <w:rFonts w:eastAsia="標楷體"/>
        </w:rPr>
        <w:tab/>
        <w:t>Research</w:t>
      </w:r>
      <w:r w:rsidRPr="005D40D0">
        <w:rPr>
          <w:rFonts w:eastAsia="標楷體"/>
          <w:spacing w:val="-17"/>
        </w:rPr>
        <w:t xml:space="preserve"> </w:t>
      </w:r>
      <w:r w:rsidRPr="005D40D0">
        <w:rPr>
          <w:rFonts w:eastAsia="標楷體"/>
          <w:spacing w:val="-2"/>
        </w:rPr>
        <w:t>Objective</w:t>
      </w:r>
    </w:p>
    <w:p w14:paraId="4E1BD994" w14:textId="77777777" w:rsidR="00CB2FF0" w:rsidRPr="005D40D0" w:rsidRDefault="00000000">
      <w:pPr>
        <w:pStyle w:val="a3"/>
        <w:spacing w:before="302" w:line="470" w:lineRule="auto"/>
        <w:ind w:left="305" w:right="235" w:firstLine="482"/>
        <w:jc w:val="both"/>
        <w:rPr>
          <w:rFonts w:eastAsia="標楷體"/>
        </w:rPr>
      </w:pPr>
      <w:r w:rsidRPr="005D40D0">
        <w:rPr>
          <w:rFonts w:eastAsia="標楷體"/>
        </w:rPr>
        <w:t>According</w:t>
      </w:r>
      <w:r w:rsidRPr="005D40D0">
        <w:rPr>
          <w:rFonts w:eastAsia="標楷體"/>
          <w:spacing w:val="-1"/>
        </w:rPr>
        <w:t xml:space="preserve"> </w:t>
      </w:r>
      <w:r w:rsidRPr="005D40D0">
        <w:rPr>
          <w:rFonts w:eastAsia="標楷體"/>
        </w:rPr>
        <w:t>to the above research background and motivation, this study</w:t>
      </w:r>
      <w:r w:rsidRPr="005D40D0">
        <w:rPr>
          <w:rFonts w:eastAsia="標楷體"/>
          <w:spacing w:val="-2"/>
        </w:rPr>
        <w:t xml:space="preserve"> </w:t>
      </w:r>
      <w:r w:rsidRPr="005D40D0">
        <w:rPr>
          <w:rFonts w:eastAsia="標楷體"/>
        </w:rPr>
        <w:t>is intended to discuss the development and current conditions of veterinary</w:t>
      </w:r>
      <w:r w:rsidRPr="005D40D0">
        <w:rPr>
          <w:rFonts w:eastAsia="標楷體"/>
          <w:spacing w:val="-3"/>
        </w:rPr>
        <w:t xml:space="preserve"> </w:t>
      </w:r>
      <w:r w:rsidRPr="005D40D0">
        <w:rPr>
          <w:rFonts w:eastAsia="標楷體"/>
        </w:rPr>
        <w:t>hospitals and stores and the</w:t>
      </w:r>
      <w:r w:rsidRPr="005D40D0">
        <w:rPr>
          <w:rFonts w:eastAsia="標楷體"/>
          <w:spacing w:val="-6"/>
        </w:rPr>
        <w:t xml:space="preserve"> </w:t>
      </w:r>
      <w:r w:rsidRPr="005D40D0">
        <w:rPr>
          <w:rFonts w:eastAsia="標楷體"/>
        </w:rPr>
        <w:t>current</w:t>
      </w:r>
      <w:r w:rsidRPr="005D40D0">
        <w:rPr>
          <w:rFonts w:eastAsia="標楷體"/>
          <w:spacing w:val="-2"/>
        </w:rPr>
        <w:t xml:space="preserve"> </w:t>
      </w:r>
      <w:r w:rsidRPr="005D40D0">
        <w:rPr>
          <w:rFonts w:eastAsia="標楷體"/>
        </w:rPr>
        <w:t>trend</w:t>
      </w:r>
      <w:r w:rsidRPr="005D40D0">
        <w:rPr>
          <w:rFonts w:eastAsia="標楷體"/>
          <w:spacing w:val="-1"/>
        </w:rPr>
        <w:t xml:space="preserve"> </w:t>
      </w:r>
      <w:r w:rsidRPr="005D40D0">
        <w:rPr>
          <w:rFonts w:eastAsia="標楷體"/>
        </w:rPr>
        <w:t>and</w:t>
      </w:r>
      <w:r w:rsidRPr="005D40D0">
        <w:rPr>
          <w:rFonts w:eastAsia="標楷體"/>
          <w:spacing w:val="-2"/>
        </w:rPr>
        <w:t xml:space="preserve"> </w:t>
      </w:r>
      <w:r w:rsidRPr="005D40D0">
        <w:rPr>
          <w:rFonts w:eastAsia="標楷體"/>
        </w:rPr>
        <w:t>development of</w:t>
      </w:r>
      <w:r w:rsidRPr="005D40D0">
        <w:rPr>
          <w:rFonts w:eastAsia="標楷體"/>
          <w:spacing w:val="-3"/>
        </w:rPr>
        <w:t xml:space="preserve"> </w:t>
      </w:r>
      <w:r w:rsidRPr="005D40D0">
        <w:rPr>
          <w:rFonts w:eastAsia="標楷體"/>
        </w:rPr>
        <w:t>pet market in</w:t>
      </w:r>
      <w:r w:rsidRPr="005D40D0">
        <w:rPr>
          <w:rFonts w:eastAsia="標楷體"/>
          <w:spacing w:val="-2"/>
        </w:rPr>
        <w:t xml:space="preserve"> </w:t>
      </w:r>
      <w:r w:rsidRPr="005D40D0">
        <w:rPr>
          <w:rFonts w:eastAsia="標楷體"/>
        </w:rPr>
        <w:t>Taiwan through</w:t>
      </w:r>
      <w:r w:rsidRPr="005D40D0">
        <w:rPr>
          <w:rFonts w:eastAsia="標楷體"/>
          <w:spacing w:val="-3"/>
        </w:rPr>
        <w:t xml:space="preserve"> </w:t>
      </w:r>
      <w:r w:rsidRPr="005D40D0">
        <w:rPr>
          <w:rFonts w:eastAsia="標楷體"/>
        </w:rPr>
        <w:t>literature</w:t>
      </w:r>
      <w:r w:rsidRPr="005D40D0">
        <w:rPr>
          <w:rFonts w:eastAsia="標楷體"/>
          <w:spacing w:val="-4"/>
        </w:rPr>
        <w:t xml:space="preserve"> </w:t>
      </w:r>
      <w:r w:rsidRPr="005D40D0">
        <w:rPr>
          <w:rFonts w:eastAsia="標楷體"/>
        </w:rPr>
        <w:t>review</w:t>
      </w:r>
      <w:r w:rsidRPr="005D40D0">
        <w:rPr>
          <w:rFonts w:eastAsia="標楷體"/>
          <w:spacing w:val="1"/>
        </w:rPr>
        <w:t xml:space="preserve"> </w:t>
      </w:r>
      <w:r w:rsidRPr="005D40D0">
        <w:rPr>
          <w:rFonts w:eastAsia="標楷體"/>
          <w:spacing w:val="-5"/>
        </w:rPr>
        <w:t>and</w:t>
      </w:r>
    </w:p>
    <w:p w14:paraId="1D76DEA1" w14:textId="77777777" w:rsidR="00CB2FF0" w:rsidRPr="005D40D0" w:rsidRDefault="00CB2FF0">
      <w:pPr>
        <w:spacing w:line="470" w:lineRule="auto"/>
        <w:jc w:val="both"/>
        <w:rPr>
          <w:rFonts w:eastAsia="標楷體"/>
        </w:rPr>
        <w:sectPr w:rsidR="00CB2FF0" w:rsidRPr="005D40D0">
          <w:pgSz w:w="11910" w:h="16840"/>
          <w:pgMar w:top="1520" w:right="1180" w:bottom="1200" w:left="1680" w:header="0" w:footer="1017" w:gutter="0"/>
          <w:cols w:space="720"/>
        </w:sectPr>
      </w:pPr>
    </w:p>
    <w:p w14:paraId="7447947C" w14:textId="77777777" w:rsidR="00CB2FF0" w:rsidRPr="005D40D0" w:rsidRDefault="00000000">
      <w:pPr>
        <w:pStyle w:val="a3"/>
        <w:spacing w:before="71" w:line="470" w:lineRule="auto"/>
        <w:ind w:left="305" w:right="235"/>
        <w:jc w:val="both"/>
        <w:rPr>
          <w:rFonts w:eastAsia="標楷體"/>
        </w:rPr>
      </w:pPr>
      <w:r w:rsidRPr="005D40D0">
        <w:rPr>
          <w:rFonts w:eastAsia="標楷體"/>
          <w:noProof/>
        </w:rPr>
        <w:lastRenderedPageBreak/>
        <w:drawing>
          <wp:anchor distT="0" distB="0" distL="0" distR="0" simplePos="0" relativeHeight="251616768" behindDoc="1" locked="0" layoutInCell="1" allowOverlap="1" wp14:anchorId="25F98CA4" wp14:editId="71952A2B">
            <wp:simplePos x="0" y="0"/>
            <wp:positionH relativeFrom="page">
              <wp:posOffset>1652890</wp:posOffset>
            </wp:positionH>
            <wp:positionV relativeFrom="paragraph">
              <wp:posOffset>2013953</wp:posOffset>
            </wp:positionV>
            <wp:extent cx="4628860" cy="4728872"/>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further provides improvement of technologies and service procedures according to the requirements of veterinary hospitals and stores. With the integration of Cloud services and iBeacon, the indoor positioning technology, an innovative service and management model is provided to enhance the overall business benefits and reduce the possibilities</w:t>
      </w:r>
      <w:r w:rsidRPr="005D40D0">
        <w:rPr>
          <w:rFonts w:eastAsia="標楷體"/>
          <w:spacing w:val="40"/>
        </w:rPr>
        <w:t xml:space="preserve"> </w:t>
      </w:r>
      <w:r w:rsidRPr="005D40D0">
        <w:rPr>
          <w:rFonts w:eastAsia="標楷體"/>
        </w:rPr>
        <w:t xml:space="preserve">of medical risks so as to promote customer satisfaction. The objectives of this study </w:t>
      </w:r>
      <w:r w:rsidRPr="005D40D0">
        <w:rPr>
          <w:rFonts w:eastAsia="標楷體"/>
          <w:spacing w:val="-2"/>
        </w:rPr>
        <w:t>contain</w:t>
      </w:r>
    </w:p>
    <w:p w14:paraId="79185C9E" w14:textId="77777777" w:rsidR="00CB2FF0" w:rsidRPr="005D40D0" w:rsidRDefault="00000000">
      <w:pPr>
        <w:pStyle w:val="a4"/>
        <w:numPr>
          <w:ilvl w:val="0"/>
          <w:numId w:val="9"/>
        </w:numPr>
        <w:tabs>
          <w:tab w:val="left" w:pos="1022"/>
        </w:tabs>
        <w:spacing w:line="271" w:lineRule="exact"/>
        <w:ind w:hanging="235"/>
        <w:rPr>
          <w:rFonts w:eastAsia="標楷體"/>
          <w:sz w:val="24"/>
        </w:rPr>
      </w:pPr>
      <w:r w:rsidRPr="005D40D0">
        <w:rPr>
          <w:rFonts w:eastAsia="標楷體"/>
          <w:sz w:val="24"/>
        </w:rPr>
        <w:t>The</w:t>
      </w:r>
      <w:r w:rsidRPr="005D40D0">
        <w:rPr>
          <w:rFonts w:eastAsia="標楷體"/>
          <w:spacing w:val="-2"/>
          <w:sz w:val="24"/>
        </w:rPr>
        <w:t xml:space="preserve"> </w:t>
      </w:r>
      <w:r w:rsidRPr="005D40D0">
        <w:rPr>
          <w:rFonts w:eastAsia="標楷體"/>
          <w:sz w:val="24"/>
        </w:rPr>
        <w:t>discussion of current conditions</w:t>
      </w:r>
      <w:r w:rsidRPr="005D40D0">
        <w:rPr>
          <w:rFonts w:eastAsia="標楷體"/>
          <w:spacing w:val="1"/>
          <w:sz w:val="24"/>
        </w:rPr>
        <w:t xml:space="preserve"> </w:t>
      </w:r>
      <w:r w:rsidRPr="005D40D0">
        <w:rPr>
          <w:rFonts w:eastAsia="標楷體"/>
          <w:sz w:val="24"/>
        </w:rPr>
        <w:t xml:space="preserve">in the </w:t>
      </w:r>
      <w:r w:rsidRPr="005D40D0">
        <w:rPr>
          <w:rFonts w:eastAsia="標楷體"/>
          <w:spacing w:val="-2"/>
          <w:sz w:val="24"/>
        </w:rPr>
        <w:t>industry.</w:t>
      </w:r>
    </w:p>
    <w:p w14:paraId="36A6181A" w14:textId="77777777" w:rsidR="00CB2FF0" w:rsidRPr="005D40D0" w:rsidRDefault="00000000">
      <w:pPr>
        <w:pStyle w:val="a4"/>
        <w:numPr>
          <w:ilvl w:val="0"/>
          <w:numId w:val="9"/>
        </w:numPr>
        <w:tabs>
          <w:tab w:val="left" w:pos="1022"/>
        </w:tabs>
        <w:spacing w:before="264"/>
        <w:ind w:hanging="235"/>
        <w:rPr>
          <w:rFonts w:eastAsia="標楷體"/>
          <w:sz w:val="24"/>
        </w:rPr>
      </w:pPr>
      <w:r w:rsidRPr="005D40D0">
        <w:rPr>
          <w:rFonts w:eastAsia="標楷體"/>
          <w:sz w:val="24"/>
        </w:rPr>
        <w:t>The</w:t>
      </w:r>
      <w:r w:rsidRPr="005D40D0">
        <w:rPr>
          <w:rFonts w:eastAsia="標楷體"/>
          <w:spacing w:val="-2"/>
          <w:sz w:val="24"/>
        </w:rPr>
        <w:t xml:space="preserve"> </w:t>
      </w:r>
      <w:r w:rsidRPr="005D40D0">
        <w:rPr>
          <w:rFonts w:eastAsia="標楷體"/>
          <w:sz w:val="24"/>
        </w:rPr>
        <w:t>discussion of</w:t>
      </w:r>
      <w:r w:rsidRPr="005D40D0">
        <w:rPr>
          <w:rFonts w:eastAsia="標楷體"/>
          <w:spacing w:val="-1"/>
          <w:sz w:val="24"/>
        </w:rPr>
        <w:t xml:space="preserve"> </w:t>
      </w:r>
      <w:r w:rsidRPr="005D40D0">
        <w:rPr>
          <w:rFonts w:eastAsia="標楷體"/>
          <w:sz w:val="24"/>
        </w:rPr>
        <w:t>technology</w:t>
      </w:r>
      <w:r w:rsidRPr="005D40D0">
        <w:rPr>
          <w:rFonts w:eastAsia="標楷體"/>
          <w:spacing w:val="-5"/>
          <w:sz w:val="24"/>
        </w:rPr>
        <w:t xml:space="preserve"> </w:t>
      </w:r>
      <w:r w:rsidRPr="005D40D0">
        <w:rPr>
          <w:rFonts w:eastAsia="標楷體"/>
          <w:sz w:val="24"/>
        </w:rPr>
        <w:t>and service</w:t>
      </w:r>
      <w:r w:rsidRPr="005D40D0">
        <w:rPr>
          <w:rFonts w:eastAsia="標楷體"/>
          <w:spacing w:val="-1"/>
          <w:sz w:val="24"/>
        </w:rPr>
        <w:t xml:space="preserve"> </w:t>
      </w:r>
      <w:r w:rsidRPr="005D40D0">
        <w:rPr>
          <w:rFonts w:eastAsia="標楷體"/>
          <w:spacing w:val="-2"/>
          <w:sz w:val="24"/>
        </w:rPr>
        <w:t>models.</w:t>
      </w:r>
    </w:p>
    <w:p w14:paraId="1CF77D48" w14:textId="77777777" w:rsidR="00CB2FF0" w:rsidRPr="005D40D0" w:rsidRDefault="00000000">
      <w:pPr>
        <w:pStyle w:val="a4"/>
        <w:numPr>
          <w:ilvl w:val="0"/>
          <w:numId w:val="9"/>
        </w:numPr>
        <w:tabs>
          <w:tab w:val="left" w:pos="1022"/>
        </w:tabs>
        <w:spacing w:before="264"/>
        <w:ind w:hanging="235"/>
        <w:rPr>
          <w:rFonts w:eastAsia="標楷體"/>
          <w:sz w:val="24"/>
        </w:rPr>
      </w:pPr>
      <w:r w:rsidRPr="005D40D0">
        <w:rPr>
          <w:rFonts w:eastAsia="標楷體"/>
          <w:sz w:val="24"/>
        </w:rPr>
        <w:t>The</w:t>
      </w:r>
      <w:r w:rsidRPr="005D40D0">
        <w:rPr>
          <w:rFonts w:eastAsia="標楷體"/>
          <w:spacing w:val="-3"/>
          <w:sz w:val="24"/>
        </w:rPr>
        <w:t xml:space="preserve"> </w:t>
      </w:r>
      <w:r w:rsidRPr="005D40D0">
        <w:rPr>
          <w:rFonts w:eastAsia="標楷體"/>
          <w:sz w:val="24"/>
        </w:rPr>
        <w:t>discussion</w:t>
      </w:r>
      <w:r w:rsidRPr="005D40D0">
        <w:rPr>
          <w:rFonts w:eastAsia="標楷體"/>
          <w:spacing w:val="-1"/>
          <w:sz w:val="24"/>
        </w:rPr>
        <w:t xml:space="preserve"> </w:t>
      </w:r>
      <w:r w:rsidRPr="005D40D0">
        <w:rPr>
          <w:rFonts w:eastAsia="標楷體"/>
          <w:sz w:val="24"/>
        </w:rPr>
        <w:t>of iBeacon</w:t>
      </w:r>
      <w:r w:rsidRPr="005D40D0">
        <w:rPr>
          <w:rFonts w:eastAsia="標楷體"/>
          <w:spacing w:val="-1"/>
          <w:sz w:val="24"/>
        </w:rPr>
        <w:t xml:space="preserve"> </w:t>
      </w:r>
      <w:r w:rsidRPr="005D40D0">
        <w:rPr>
          <w:rFonts w:eastAsia="標楷體"/>
          <w:sz w:val="24"/>
        </w:rPr>
        <w:t>integrated Cloud</w:t>
      </w:r>
      <w:r w:rsidRPr="005D40D0">
        <w:rPr>
          <w:rFonts w:eastAsia="標楷體"/>
          <w:spacing w:val="-1"/>
          <w:sz w:val="24"/>
        </w:rPr>
        <w:t xml:space="preserve"> </w:t>
      </w:r>
      <w:r w:rsidRPr="005D40D0">
        <w:rPr>
          <w:rFonts w:eastAsia="標楷體"/>
          <w:sz w:val="24"/>
        </w:rPr>
        <w:t>service</w:t>
      </w:r>
      <w:r w:rsidRPr="005D40D0">
        <w:rPr>
          <w:rFonts w:eastAsia="標楷體"/>
          <w:spacing w:val="-1"/>
          <w:sz w:val="24"/>
        </w:rPr>
        <w:t xml:space="preserve"> </w:t>
      </w:r>
      <w:r w:rsidRPr="005D40D0">
        <w:rPr>
          <w:rFonts w:eastAsia="標楷體"/>
          <w:spacing w:val="-2"/>
          <w:sz w:val="24"/>
        </w:rPr>
        <w:t>framework.</w:t>
      </w:r>
    </w:p>
    <w:p w14:paraId="5D8DF2D8" w14:textId="77777777" w:rsidR="00CB2FF0" w:rsidRPr="005D40D0" w:rsidRDefault="00CB2FF0">
      <w:pPr>
        <w:rPr>
          <w:rFonts w:eastAsia="標楷體"/>
          <w:sz w:val="24"/>
        </w:rPr>
        <w:sectPr w:rsidR="00CB2FF0" w:rsidRPr="005D40D0">
          <w:pgSz w:w="11910" w:h="16840"/>
          <w:pgMar w:top="1460" w:right="1180" w:bottom="1200" w:left="1680" w:header="0" w:footer="1017" w:gutter="0"/>
          <w:cols w:space="720"/>
        </w:sectPr>
      </w:pPr>
    </w:p>
    <w:p w14:paraId="29AA3172" w14:textId="77777777" w:rsidR="00CB2FF0" w:rsidRPr="005D40D0" w:rsidRDefault="00000000">
      <w:pPr>
        <w:pStyle w:val="1"/>
        <w:ind w:left="67"/>
        <w:rPr>
          <w:rFonts w:eastAsia="標楷體"/>
        </w:rPr>
      </w:pPr>
      <w:bookmarkStart w:id="4" w:name="_bookmark4"/>
      <w:bookmarkEnd w:id="4"/>
      <w:r w:rsidRPr="005D40D0">
        <w:rPr>
          <w:rFonts w:eastAsia="標楷體"/>
        </w:rPr>
        <w:lastRenderedPageBreak/>
        <w:t>Chapter</w:t>
      </w:r>
      <w:r w:rsidRPr="005D40D0">
        <w:rPr>
          <w:rFonts w:eastAsia="標楷體"/>
          <w:spacing w:val="-9"/>
        </w:rPr>
        <w:t xml:space="preserve"> </w:t>
      </w:r>
      <w:r w:rsidRPr="005D40D0">
        <w:rPr>
          <w:rFonts w:eastAsia="標楷體"/>
        </w:rPr>
        <w:t>II</w:t>
      </w:r>
      <w:r w:rsidRPr="005D40D0">
        <w:rPr>
          <w:rFonts w:eastAsia="標楷體"/>
          <w:spacing w:val="-5"/>
        </w:rPr>
        <w:t xml:space="preserve"> </w:t>
      </w:r>
      <w:r w:rsidRPr="005D40D0">
        <w:rPr>
          <w:rFonts w:eastAsia="標楷體"/>
        </w:rPr>
        <w:t xml:space="preserve">Literature </w:t>
      </w:r>
      <w:r w:rsidRPr="005D40D0">
        <w:rPr>
          <w:rFonts w:eastAsia="標楷體"/>
          <w:spacing w:val="-2"/>
        </w:rPr>
        <w:t>Review</w:t>
      </w:r>
    </w:p>
    <w:p w14:paraId="0137A840" w14:textId="77777777" w:rsidR="00CB2FF0" w:rsidRPr="005D40D0" w:rsidRDefault="00000000">
      <w:pPr>
        <w:pStyle w:val="2"/>
        <w:tabs>
          <w:tab w:val="left" w:pos="1823"/>
        </w:tabs>
        <w:rPr>
          <w:rFonts w:eastAsia="標楷體"/>
        </w:rPr>
      </w:pPr>
      <w:bookmarkStart w:id="5" w:name="_bookmark5"/>
      <w:bookmarkEnd w:id="5"/>
      <w:r w:rsidRPr="005D40D0">
        <w:rPr>
          <w:rFonts w:eastAsia="標楷體"/>
        </w:rPr>
        <w:t>Section</w:t>
      </w:r>
      <w:r w:rsidRPr="005D40D0">
        <w:rPr>
          <w:rFonts w:eastAsia="標楷體"/>
          <w:spacing w:val="-11"/>
        </w:rPr>
        <w:t xml:space="preserve"> </w:t>
      </w:r>
      <w:r w:rsidRPr="005D40D0">
        <w:rPr>
          <w:rFonts w:eastAsia="標楷體"/>
          <w:spacing w:val="-10"/>
        </w:rPr>
        <w:t>I</w:t>
      </w:r>
      <w:r w:rsidRPr="005D40D0">
        <w:rPr>
          <w:rFonts w:eastAsia="標楷體"/>
        </w:rPr>
        <w:tab/>
        <w:t>Current</w:t>
      </w:r>
      <w:r w:rsidRPr="005D40D0">
        <w:rPr>
          <w:rFonts w:eastAsia="標楷體"/>
          <w:spacing w:val="-9"/>
        </w:rPr>
        <w:t xml:space="preserve"> </w:t>
      </w:r>
      <w:r w:rsidRPr="005D40D0">
        <w:rPr>
          <w:rFonts w:eastAsia="標楷體"/>
        </w:rPr>
        <w:t>Situation</w:t>
      </w:r>
      <w:r w:rsidRPr="005D40D0">
        <w:rPr>
          <w:rFonts w:eastAsia="標楷體"/>
          <w:spacing w:val="-9"/>
        </w:rPr>
        <w:t xml:space="preserve"> </w:t>
      </w:r>
      <w:r w:rsidRPr="005D40D0">
        <w:rPr>
          <w:rFonts w:eastAsia="標楷體"/>
        </w:rPr>
        <w:t>in</w:t>
      </w:r>
      <w:r w:rsidRPr="005D40D0">
        <w:rPr>
          <w:rFonts w:eastAsia="標楷體"/>
          <w:spacing w:val="-7"/>
        </w:rPr>
        <w:t xml:space="preserve"> </w:t>
      </w:r>
      <w:r w:rsidRPr="005D40D0">
        <w:rPr>
          <w:rFonts w:eastAsia="標楷體"/>
        </w:rPr>
        <w:t>Pet</w:t>
      </w:r>
      <w:r w:rsidRPr="005D40D0">
        <w:rPr>
          <w:rFonts w:eastAsia="標楷體"/>
          <w:spacing w:val="-10"/>
        </w:rPr>
        <w:t xml:space="preserve"> </w:t>
      </w:r>
      <w:r w:rsidRPr="005D40D0">
        <w:rPr>
          <w:rFonts w:eastAsia="標楷體"/>
          <w:spacing w:val="-2"/>
        </w:rPr>
        <w:t>Markets</w:t>
      </w:r>
    </w:p>
    <w:p w14:paraId="4F3E5DD1" w14:textId="77777777" w:rsidR="00CB2FF0" w:rsidRPr="005D40D0" w:rsidRDefault="00000000">
      <w:pPr>
        <w:pStyle w:val="a3"/>
        <w:spacing w:before="302" w:line="470" w:lineRule="auto"/>
        <w:ind w:left="305" w:right="235" w:firstLine="479"/>
        <w:jc w:val="both"/>
        <w:rPr>
          <w:rFonts w:eastAsia="標楷體"/>
        </w:rPr>
      </w:pPr>
      <w:r w:rsidRPr="005D40D0">
        <w:rPr>
          <w:rFonts w:eastAsia="標楷體"/>
          <w:noProof/>
        </w:rPr>
        <w:drawing>
          <wp:anchor distT="0" distB="0" distL="0" distR="0" simplePos="0" relativeHeight="251618816" behindDoc="1" locked="0" layoutInCell="1" allowOverlap="1" wp14:anchorId="027FB57A" wp14:editId="7861B48D">
            <wp:simplePos x="0" y="0"/>
            <wp:positionH relativeFrom="page">
              <wp:posOffset>1652890</wp:posOffset>
            </wp:positionH>
            <wp:positionV relativeFrom="paragraph">
              <wp:posOffset>1246280</wp:posOffset>
            </wp:positionV>
            <wp:extent cx="4628860" cy="4728872"/>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mc:AlternateContent>
          <mc:Choice Requires="wpg">
            <w:drawing>
              <wp:anchor distT="0" distB="0" distL="0" distR="0" simplePos="0" relativeHeight="251620864" behindDoc="1" locked="0" layoutInCell="1" allowOverlap="1" wp14:anchorId="57587E02" wp14:editId="78E6FC26">
                <wp:simplePos x="0" y="0"/>
                <wp:positionH relativeFrom="page">
                  <wp:posOffset>1255712</wp:posOffset>
                </wp:positionH>
                <wp:positionV relativeFrom="paragraph">
                  <wp:posOffset>3558010</wp:posOffset>
                </wp:positionV>
                <wp:extent cx="5408930" cy="315912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930" cy="3159125"/>
                          <a:chOff x="0" y="0"/>
                          <a:chExt cx="5408930" cy="3159125"/>
                        </a:xfrm>
                      </wpg:grpSpPr>
                      <wps:wsp>
                        <wps:cNvPr id="18" name="Graphic 18"/>
                        <wps:cNvSpPr/>
                        <wps:spPr>
                          <a:xfrm>
                            <a:off x="4635" y="4000"/>
                            <a:ext cx="5400040" cy="3150235"/>
                          </a:xfrm>
                          <a:custGeom>
                            <a:avLst/>
                            <a:gdLst/>
                            <a:ahLst/>
                            <a:cxnLst/>
                            <a:rect l="l" t="t" r="r" b="b"/>
                            <a:pathLst>
                              <a:path w="5400040" h="3150235">
                                <a:moveTo>
                                  <a:pt x="5399532" y="0"/>
                                </a:moveTo>
                                <a:lnTo>
                                  <a:pt x="0" y="0"/>
                                </a:lnTo>
                                <a:lnTo>
                                  <a:pt x="0" y="3150108"/>
                                </a:lnTo>
                                <a:lnTo>
                                  <a:pt x="5399532" y="3150108"/>
                                </a:lnTo>
                                <a:lnTo>
                                  <a:pt x="5399532"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775779" y="615124"/>
                            <a:ext cx="4488180" cy="1412875"/>
                          </a:xfrm>
                          <a:custGeom>
                            <a:avLst/>
                            <a:gdLst/>
                            <a:ahLst/>
                            <a:cxnLst/>
                            <a:rect l="l" t="t" r="r" b="b"/>
                            <a:pathLst>
                              <a:path w="4488180" h="1412875">
                                <a:moveTo>
                                  <a:pt x="0" y="1412747"/>
                                </a:moveTo>
                                <a:lnTo>
                                  <a:pt x="182880" y="1412747"/>
                                </a:lnTo>
                              </a:path>
                              <a:path w="4488180" h="1412875">
                                <a:moveTo>
                                  <a:pt x="566927" y="1412747"/>
                                </a:moveTo>
                                <a:lnTo>
                                  <a:pt x="931163" y="1412747"/>
                                </a:lnTo>
                              </a:path>
                              <a:path w="4488180" h="1412875">
                                <a:moveTo>
                                  <a:pt x="1315211" y="1412747"/>
                                </a:moveTo>
                                <a:lnTo>
                                  <a:pt x="1679447" y="1412747"/>
                                </a:lnTo>
                              </a:path>
                              <a:path w="4488180" h="1412875">
                                <a:moveTo>
                                  <a:pt x="2061971" y="1412747"/>
                                </a:moveTo>
                                <a:lnTo>
                                  <a:pt x="2426208" y="1412747"/>
                                </a:lnTo>
                              </a:path>
                              <a:path w="4488180" h="1412875">
                                <a:moveTo>
                                  <a:pt x="2810256" y="1412747"/>
                                </a:moveTo>
                                <a:lnTo>
                                  <a:pt x="3174492" y="1412747"/>
                                </a:lnTo>
                              </a:path>
                              <a:path w="4488180" h="1412875">
                                <a:moveTo>
                                  <a:pt x="3558540" y="1412747"/>
                                </a:moveTo>
                                <a:lnTo>
                                  <a:pt x="3922776" y="1412747"/>
                                </a:lnTo>
                              </a:path>
                              <a:path w="4488180" h="1412875">
                                <a:moveTo>
                                  <a:pt x="4306824" y="1412747"/>
                                </a:moveTo>
                                <a:lnTo>
                                  <a:pt x="4488180" y="1412747"/>
                                </a:lnTo>
                              </a:path>
                              <a:path w="4488180" h="1412875">
                                <a:moveTo>
                                  <a:pt x="0" y="941831"/>
                                </a:moveTo>
                                <a:lnTo>
                                  <a:pt x="182880" y="941831"/>
                                </a:lnTo>
                              </a:path>
                              <a:path w="4488180" h="1412875">
                                <a:moveTo>
                                  <a:pt x="566927" y="941831"/>
                                </a:moveTo>
                                <a:lnTo>
                                  <a:pt x="931163" y="941831"/>
                                </a:lnTo>
                              </a:path>
                              <a:path w="4488180" h="1412875">
                                <a:moveTo>
                                  <a:pt x="1315211" y="941831"/>
                                </a:moveTo>
                                <a:lnTo>
                                  <a:pt x="1679447" y="941831"/>
                                </a:lnTo>
                              </a:path>
                              <a:path w="4488180" h="1412875">
                                <a:moveTo>
                                  <a:pt x="2061971" y="941831"/>
                                </a:moveTo>
                                <a:lnTo>
                                  <a:pt x="2426208" y="941831"/>
                                </a:lnTo>
                              </a:path>
                              <a:path w="4488180" h="1412875">
                                <a:moveTo>
                                  <a:pt x="2810256" y="941831"/>
                                </a:moveTo>
                                <a:lnTo>
                                  <a:pt x="3174492" y="941831"/>
                                </a:lnTo>
                              </a:path>
                              <a:path w="4488180" h="1412875">
                                <a:moveTo>
                                  <a:pt x="3558540" y="941831"/>
                                </a:moveTo>
                                <a:lnTo>
                                  <a:pt x="3922776" y="941831"/>
                                </a:lnTo>
                              </a:path>
                              <a:path w="4488180" h="1412875">
                                <a:moveTo>
                                  <a:pt x="4306824" y="941831"/>
                                </a:moveTo>
                                <a:lnTo>
                                  <a:pt x="4488180" y="941831"/>
                                </a:lnTo>
                              </a:path>
                              <a:path w="4488180" h="1412875">
                                <a:moveTo>
                                  <a:pt x="0" y="470915"/>
                                </a:moveTo>
                                <a:lnTo>
                                  <a:pt x="931163" y="470915"/>
                                </a:lnTo>
                              </a:path>
                              <a:path w="4488180" h="1412875">
                                <a:moveTo>
                                  <a:pt x="1315211" y="470915"/>
                                </a:moveTo>
                                <a:lnTo>
                                  <a:pt x="1679447" y="470915"/>
                                </a:lnTo>
                              </a:path>
                              <a:path w="4488180" h="1412875">
                                <a:moveTo>
                                  <a:pt x="2061971" y="470915"/>
                                </a:moveTo>
                                <a:lnTo>
                                  <a:pt x="2426208" y="470915"/>
                                </a:lnTo>
                              </a:path>
                              <a:path w="4488180" h="1412875">
                                <a:moveTo>
                                  <a:pt x="2810256" y="470915"/>
                                </a:moveTo>
                                <a:lnTo>
                                  <a:pt x="3174492" y="470915"/>
                                </a:lnTo>
                              </a:path>
                              <a:path w="4488180" h="1412875">
                                <a:moveTo>
                                  <a:pt x="3558540" y="470915"/>
                                </a:moveTo>
                                <a:lnTo>
                                  <a:pt x="3922776" y="470915"/>
                                </a:lnTo>
                              </a:path>
                              <a:path w="4488180" h="1412875">
                                <a:moveTo>
                                  <a:pt x="4306824" y="470915"/>
                                </a:moveTo>
                                <a:lnTo>
                                  <a:pt x="4488180" y="470915"/>
                                </a:lnTo>
                              </a:path>
                              <a:path w="4488180" h="1412875">
                                <a:moveTo>
                                  <a:pt x="0" y="0"/>
                                </a:moveTo>
                                <a:lnTo>
                                  <a:pt x="3174492" y="0"/>
                                </a:lnTo>
                              </a:path>
                              <a:path w="4488180" h="1412875">
                                <a:moveTo>
                                  <a:pt x="3558540" y="0"/>
                                </a:moveTo>
                                <a:lnTo>
                                  <a:pt x="3922776" y="0"/>
                                </a:lnTo>
                              </a:path>
                              <a:path w="4488180" h="1412875">
                                <a:moveTo>
                                  <a:pt x="4306824" y="0"/>
                                </a:moveTo>
                                <a:lnTo>
                                  <a:pt x="4488180" y="0"/>
                                </a:lnTo>
                              </a:path>
                            </a:pathLst>
                          </a:custGeom>
                          <a:ln w="9144">
                            <a:solidFill>
                              <a:srgbClr val="858585"/>
                            </a:solidFill>
                            <a:prstDash val="solid"/>
                          </a:ln>
                        </wps:spPr>
                        <wps:bodyPr wrap="square" lIns="0" tIns="0" rIns="0" bIns="0" rtlCol="0">
                          <a:prstTxWarp prst="textNoShape">
                            <a:avLst/>
                          </a:prstTxWarp>
                          <a:noAutofit/>
                        </wps:bodyPr>
                      </wps:wsp>
                      <wps:wsp>
                        <wps:cNvPr id="20" name="Graphic 20"/>
                        <wps:cNvSpPr/>
                        <wps:spPr>
                          <a:xfrm>
                            <a:off x="775779" y="145732"/>
                            <a:ext cx="4488180" cy="1270"/>
                          </a:xfrm>
                          <a:custGeom>
                            <a:avLst/>
                            <a:gdLst/>
                            <a:ahLst/>
                            <a:cxnLst/>
                            <a:rect l="l" t="t" r="r" b="b"/>
                            <a:pathLst>
                              <a:path w="4488180">
                                <a:moveTo>
                                  <a:pt x="0" y="0"/>
                                </a:moveTo>
                                <a:lnTo>
                                  <a:pt x="4488180" y="0"/>
                                </a:lnTo>
                              </a:path>
                            </a:pathLst>
                          </a:custGeom>
                          <a:ln w="9144">
                            <a:solidFill>
                              <a:srgbClr val="858585"/>
                            </a:solidFill>
                            <a:prstDash val="solid"/>
                          </a:ln>
                        </wps:spPr>
                        <wps:bodyPr wrap="square" lIns="0" tIns="0" rIns="0" bIns="0" rtlCol="0">
                          <a:prstTxWarp prst="textNoShape">
                            <a:avLst/>
                          </a:prstTxWarp>
                          <a:noAutofit/>
                        </wps:bodyPr>
                      </wps:wsp>
                      <wps:wsp>
                        <wps:cNvPr id="21" name="Graphic 21"/>
                        <wps:cNvSpPr/>
                        <wps:spPr>
                          <a:xfrm>
                            <a:off x="958659" y="858964"/>
                            <a:ext cx="4124325" cy="1640205"/>
                          </a:xfrm>
                          <a:custGeom>
                            <a:avLst/>
                            <a:gdLst/>
                            <a:ahLst/>
                            <a:cxnLst/>
                            <a:rect l="l" t="t" r="r" b="b"/>
                            <a:pathLst>
                              <a:path w="4124325" h="1640205">
                                <a:moveTo>
                                  <a:pt x="384048" y="574548"/>
                                </a:moveTo>
                                <a:lnTo>
                                  <a:pt x="0" y="574548"/>
                                </a:lnTo>
                                <a:lnTo>
                                  <a:pt x="0" y="1639824"/>
                                </a:lnTo>
                                <a:lnTo>
                                  <a:pt x="384048" y="1639824"/>
                                </a:lnTo>
                                <a:lnTo>
                                  <a:pt x="384048" y="574548"/>
                                </a:lnTo>
                                <a:close/>
                              </a:path>
                              <a:path w="4124325" h="1640205">
                                <a:moveTo>
                                  <a:pt x="1132332" y="396240"/>
                                </a:moveTo>
                                <a:lnTo>
                                  <a:pt x="748284" y="396240"/>
                                </a:lnTo>
                                <a:lnTo>
                                  <a:pt x="748284" y="1639824"/>
                                </a:lnTo>
                                <a:lnTo>
                                  <a:pt x="1132332" y="1639824"/>
                                </a:lnTo>
                                <a:lnTo>
                                  <a:pt x="1132332" y="396240"/>
                                </a:lnTo>
                                <a:close/>
                              </a:path>
                              <a:path w="4124325" h="1640205">
                                <a:moveTo>
                                  <a:pt x="1879092" y="441960"/>
                                </a:moveTo>
                                <a:lnTo>
                                  <a:pt x="1496568" y="441960"/>
                                </a:lnTo>
                                <a:lnTo>
                                  <a:pt x="1496568" y="1639824"/>
                                </a:lnTo>
                                <a:lnTo>
                                  <a:pt x="1879092" y="1639824"/>
                                </a:lnTo>
                                <a:lnTo>
                                  <a:pt x="1879092" y="441960"/>
                                </a:lnTo>
                                <a:close/>
                              </a:path>
                              <a:path w="4124325" h="1640205">
                                <a:moveTo>
                                  <a:pt x="2627376" y="470916"/>
                                </a:moveTo>
                                <a:lnTo>
                                  <a:pt x="2243328" y="470916"/>
                                </a:lnTo>
                                <a:lnTo>
                                  <a:pt x="2243328" y="1639824"/>
                                </a:lnTo>
                                <a:lnTo>
                                  <a:pt x="2627376" y="1639824"/>
                                </a:lnTo>
                                <a:lnTo>
                                  <a:pt x="2627376" y="470916"/>
                                </a:lnTo>
                                <a:close/>
                              </a:path>
                              <a:path w="4124325" h="1640205">
                                <a:moveTo>
                                  <a:pt x="3375660" y="0"/>
                                </a:moveTo>
                                <a:lnTo>
                                  <a:pt x="2991612" y="0"/>
                                </a:lnTo>
                                <a:lnTo>
                                  <a:pt x="2991612" y="1639824"/>
                                </a:lnTo>
                                <a:lnTo>
                                  <a:pt x="3375660" y="1639824"/>
                                </a:lnTo>
                                <a:lnTo>
                                  <a:pt x="3375660" y="0"/>
                                </a:lnTo>
                                <a:close/>
                              </a:path>
                              <a:path w="4124325" h="1640205">
                                <a:moveTo>
                                  <a:pt x="4123944" y="25908"/>
                                </a:moveTo>
                                <a:lnTo>
                                  <a:pt x="3739896" y="25908"/>
                                </a:lnTo>
                                <a:lnTo>
                                  <a:pt x="3739896" y="1639824"/>
                                </a:lnTo>
                                <a:lnTo>
                                  <a:pt x="4123944" y="1639824"/>
                                </a:lnTo>
                                <a:lnTo>
                                  <a:pt x="4123944" y="25908"/>
                                </a:lnTo>
                                <a:close/>
                              </a:path>
                            </a:pathLst>
                          </a:custGeom>
                          <a:solidFill>
                            <a:srgbClr val="4F81BC"/>
                          </a:solidFill>
                        </wps:spPr>
                        <wps:bodyPr wrap="square" lIns="0" tIns="0" rIns="0" bIns="0" rtlCol="0">
                          <a:prstTxWarp prst="textNoShape">
                            <a:avLst/>
                          </a:prstTxWarp>
                          <a:noAutofit/>
                        </wps:bodyPr>
                      </wps:wsp>
                      <wps:wsp>
                        <wps:cNvPr id="22" name="Graphic 22"/>
                        <wps:cNvSpPr/>
                        <wps:spPr>
                          <a:xfrm>
                            <a:off x="958659" y="313372"/>
                            <a:ext cx="4124325" cy="1120140"/>
                          </a:xfrm>
                          <a:custGeom>
                            <a:avLst/>
                            <a:gdLst/>
                            <a:ahLst/>
                            <a:cxnLst/>
                            <a:rect l="l" t="t" r="r" b="b"/>
                            <a:pathLst>
                              <a:path w="4124325" h="1120140">
                                <a:moveTo>
                                  <a:pt x="384048" y="915924"/>
                                </a:moveTo>
                                <a:lnTo>
                                  <a:pt x="0" y="915924"/>
                                </a:lnTo>
                                <a:lnTo>
                                  <a:pt x="0" y="1120140"/>
                                </a:lnTo>
                                <a:lnTo>
                                  <a:pt x="384048" y="1120140"/>
                                </a:lnTo>
                                <a:lnTo>
                                  <a:pt x="384048" y="915924"/>
                                </a:lnTo>
                                <a:close/>
                              </a:path>
                              <a:path w="4124325" h="1120140">
                                <a:moveTo>
                                  <a:pt x="1132332" y="676656"/>
                                </a:moveTo>
                                <a:lnTo>
                                  <a:pt x="748284" y="676656"/>
                                </a:lnTo>
                                <a:lnTo>
                                  <a:pt x="748284" y="941832"/>
                                </a:lnTo>
                                <a:lnTo>
                                  <a:pt x="1132332" y="941832"/>
                                </a:lnTo>
                                <a:lnTo>
                                  <a:pt x="1132332" y="676656"/>
                                </a:lnTo>
                                <a:close/>
                              </a:path>
                              <a:path w="4124325" h="1120140">
                                <a:moveTo>
                                  <a:pt x="1879092" y="722376"/>
                                </a:moveTo>
                                <a:lnTo>
                                  <a:pt x="1496568" y="722376"/>
                                </a:lnTo>
                                <a:lnTo>
                                  <a:pt x="1496568" y="987552"/>
                                </a:lnTo>
                                <a:lnTo>
                                  <a:pt x="1879092" y="987552"/>
                                </a:lnTo>
                                <a:lnTo>
                                  <a:pt x="1879092" y="722376"/>
                                </a:lnTo>
                                <a:close/>
                              </a:path>
                              <a:path w="4124325" h="1120140">
                                <a:moveTo>
                                  <a:pt x="2627376" y="731520"/>
                                </a:moveTo>
                                <a:lnTo>
                                  <a:pt x="2243328" y="731520"/>
                                </a:lnTo>
                                <a:lnTo>
                                  <a:pt x="2243328" y="1016508"/>
                                </a:lnTo>
                                <a:lnTo>
                                  <a:pt x="2627376" y="1016508"/>
                                </a:lnTo>
                                <a:lnTo>
                                  <a:pt x="2627376" y="731520"/>
                                </a:lnTo>
                                <a:close/>
                              </a:path>
                              <a:path w="4124325" h="1120140">
                                <a:moveTo>
                                  <a:pt x="3375660" y="0"/>
                                </a:moveTo>
                                <a:lnTo>
                                  <a:pt x="2991612" y="0"/>
                                </a:lnTo>
                                <a:lnTo>
                                  <a:pt x="2991612" y="545592"/>
                                </a:lnTo>
                                <a:lnTo>
                                  <a:pt x="3375660" y="545592"/>
                                </a:lnTo>
                                <a:lnTo>
                                  <a:pt x="3375660" y="0"/>
                                </a:lnTo>
                                <a:close/>
                              </a:path>
                              <a:path w="4124325" h="1120140">
                                <a:moveTo>
                                  <a:pt x="4123944" y="36576"/>
                                </a:moveTo>
                                <a:lnTo>
                                  <a:pt x="3739896" y="36576"/>
                                </a:lnTo>
                                <a:lnTo>
                                  <a:pt x="3739896" y="571500"/>
                                </a:lnTo>
                                <a:lnTo>
                                  <a:pt x="4123944" y="571500"/>
                                </a:lnTo>
                                <a:lnTo>
                                  <a:pt x="4123944" y="36576"/>
                                </a:lnTo>
                                <a:close/>
                              </a:path>
                            </a:pathLst>
                          </a:custGeom>
                          <a:solidFill>
                            <a:srgbClr val="C0504D"/>
                          </a:solidFill>
                        </wps:spPr>
                        <wps:bodyPr wrap="square" lIns="0" tIns="0" rIns="0" bIns="0" rtlCol="0">
                          <a:prstTxWarp prst="textNoShape">
                            <a:avLst/>
                          </a:prstTxWarp>
                          <a:noAutofit/>
                        </wps:bodyPr>
                      </wps:wsp>
                      <wps:wsp>
                        <wps:cNvPr id="23" name="Graphic 23"/>
                        <wps:cNvSpPr/>
                        <wps:spPr>
                          <a:xfrm>
                            <a:off x="344487" y="145732"/>
                            <a:ext cx="4919980" cy="2746375"/>
                          </a:xfrm>
                          <a:custGeom>
                            <a:avLst/>
                            <a:gdLst/>
                            <a:ahLst/>
                            <a:cxnLst/>
                            <a:rect l="l" t="t" r="r" b="b"/>
                            <a:pathLst>
                              <a:path w="4919980" h="2746375">
                                <a:moveTo>
                                  <a:pt x="431292" y="2353056"/>
                                </a:moveTo>
                                <a:lnTo>
                                  <a:pt x="431292" y="0"/>
                                </a:lnTo>
                              </a:path>
                              <a:path w="4919980" h="2746375">
                                <a:moveTo>
                                  <a:pt x="431292" y="2353056"/>
                                </a:moveTo>
                                <a:lnTo>
                                  <a:pt x="4919472" y="2353056"/>
                                </a:lnTo>
                              </a:path>
                              <a:path w="4919980" h="2746375">
                                <a:moveTo>
                                  <a:pt x="431292" y="2353056"/>
                                </a:moveTo>
                                <a:lnTo>
                                  <a:pt x="431292" y="2548128"/>
                                </a:lnTo>
                              </a:path>
                              <a:path w="4919980" h="2746375">
                                <a:moveTo>
                                  <a:pt x="1179576" y="2353056"/>
                                </a:moveTo>
                                <a:lnTo>
                                  <a:pt x="1179576" y="2548128"/>
                                </a:lnTo>
                              </a:path>
                              <a:path w="4919980" h="2746375">
                                <a:moveTo>
                                  <a:pt x="1927860" y="2353056"/>
                                </a:moveTo>
                                <a:lnTo>
                                  <a:pt x="1927860" y="2548128"/>
                                </a:lnTo>
                              </a:path>
                              <a:path w="4919980" h="2746375">
                                <a:moveTo>
                                  <a:pt x="2676144" y="2353056"/>
                                </a:moveTo>
                                <a:lnTo>
                                  <a:pt x="2676144" y="2548128"/>
                                </a:lnTo>
                              </a:path>
                              <a:path w="4919980" h="2746375">
                                <a:moveTo>
                                  <a:pt x="3424428" y="2353056"/>
                                </a:moveTo>
                                <a:lnTo>
                                  <a:pt x="3424428" y="2548128"/>
                                </a:lnTo>
                              </a:path>
                              <a:path w="4919980" h="2746375">
                                <a:moveTo>
                                  <a:pt x="4171188" y="2353056"/>
                                </a:moveTo>
                                <a:lnTo>
                                  <a:pt x="4171188" y="2548128"/>
                                </a:lnTo>
                              </a:path>
                              <a:path w="4919980" h="2746375">
                                <a:moveTo>
                                  <a:pt x="4919472" y="2353056"/>
                                </a:moveTo>
                                <a:lnTo>
                                  <a:pt x="4919472" y="2548128"/>
                                </a:lnTo>
                              </a:path>
                              <a:path w="4919980" h="2746375">
                                <a:moveTo>
                                  <a:pt x="0" y="2548128"/>
                                </a:moveTo>
                                <a:lnTo>
                                  <a:pt x="4919472" y="2548128"/>
                                </a:lnTo>
                              </a:path>
                              <a:path w="4919980" h="2746375">
                                <a:moveTo>
                                  <a:pt x="0" y="2548128"/>
                                </a:moveTo>
                                <a:lnTo>
                                  <a:pt x="0" y="2746248"/>
                                </a:lnTo>
                              </a:path>
                              <a:path w="4919980" h="2746375">
                                <a:moveTo>
                                  <a:pt x="431292" y="2548128"/>
                                </a:moveTo>
                                <a:lnTo>
                                  <a:pt x="431292" y="2746248"/>
                                </a:lnTo>
                              </a:path>
                              <a:path w="4919980" h="2746375">
                                <a:moveTo>
                                  <a:pt x="1179576" y="2548128"/>
                                </a:moveTo>
                                <a:lnTo>
                                  <a:pt x="1179576" y="2746248"/>
                                </a:lnTo>
                              </a:path>
                              <a:path w="4919980" h="2746375">
                                <a:moveTo>
                                  <a:pt x="1927860" y="2548128"/>
                                </a:moveTo>
                                <a:lnTo>
                                  <a:pt x="1927860" y="2746248"/>
                                </a:lnTo>
                              </a:path>
                              <a:path w="4919980" h="2746375">
                                <a:moveTo>
                                  <a:pt x="2676144" y="2548128"/>
                                </a:moveTo>
                                <a:lnTo>
                                  <a:pt x="2676144" y="2746248"/>
                                </a:lnTo>
                              </a:path>
                              <a:path w="4919980" h="2746375">
                                <a:moveTo>
                                  <a:pt x="3424428" y="2548128"/>
                                </a:moveTo>
                                <a:lnTo>
                                  <a:pt x="3424428" y="2746248"/>
                                </a:lnTo>
                              </a:path>
                              <a:path w="4919980" h="2746375">
                                <a:moveTo>
                                  <a:pt x="4171188" y="2548128"/>
                                </a:moveTo>
                                <a:lnTo>
                                  <a:pt x="4171188" y="2746248"/>
                                </a:lnTo>
                              </a:path>
                              <a:path w="4919980" h="2746375">
                                <a:moveTo>
                                  <a:pt x="4919472" y="2548128"/>
                                </a:moveTo>
                                <a:lnTo>
                                  <a:pt x="4919472" y="2746248"/>
                                </a:lnTo>
                              </a:path>
                            </a:pathLst>
                          </a:custGeom>
                          <a:ln w="9144">
                            <a:solidFill>
                              <a:srgbClr val="858585"/>
                            </a:solidFill>
                            <a:prstDash val="solid"/>
                          </a:ln>
                        </wps:spPr>
                        <wps:bodyPr wrap="square" lIns="0" tIns="0" rIns="0" bIns="0" rtlCol="0">
                          <a:prstTxWarp prst="textNoShape">
                            <a:avLst/>
                          </a:prstTxWarp>
                          <a:noAutofit/>
                        </wps:bodyPr>
                      </wps:wsp>
                      <wps:wsp>
                        <wps:cNvPr id="24" name="Graphic 24"/>
                        <wps:cNvSpPr/>
                        <wps:spPr>
                          <a:xfrm>
                            <a:off x="388683" y="2754820"/>
                            <a:ext cx="70485" cy="70485"/>
                          </a:xfrm>
                          <a:custGeom>
                            <a:avLst/>
                            <a:gdLst/>
                            <a:ahLst/>
                            <a:cxnLst/>
                            <a:rect l="l" t="t" r="r" b="b"/>
                            <a:pathLst>
                              <a:path w="70485" h="70485">
                                <a:moveTo>
                                  <a:pt x="70104" y="0"/>
                                </a:moveTo>
                                <a:lnTo>
                                  <a:pt x="0" y="0"/>
                                </a:lnTo>
                                <a:lnTo>
                                  <a:pt x="0" y="70104"/>
                                </a:lnTo>
                                <a:lnTo>
                                  <a:pt x="70104" y="70104"/>
                                </a:lnTo>
                                <a:lnTo>
                                  <a:pt x="70104" y="0"/>
                                </a:lnTo>
                                <a:close/>
                              </a:path>
                            </a:pathLst>
                          </a:custGeom>
                          <a:solidFill>
                            <a:srgbClr val="C0504D"/>
                          </a:solidFill>
                        </wps:spPr>
                        <wps:bodyPr wrap="square" lIns="0" tIns="0" rIns="0" bIns="0" rtlCol="0">
                          <a:prstTxWarp prst="textNoShape">
                            <a:avLst/>
                          </a:prstTxWarp>
                          <a:noAutofit/>
                        </wps:bodyPr>
                      </wps:wsp>
                      <wps:wsp>
                        <wps:cNvPr id="25" name="Graphic 25"/>
                        <wps:cNvSpPr/>
                        <wps:spPr>
                          <a:xfrm>
                            <a:off x="344487" y="2891980"/>
                            <a:ext cx="4919980" cy="198120"/>
                          </a:xfrm>
                          <a:custGeom>
                            <a:avLst/>
                            <a:gdLst/>
                            <a:ahLst/>
                            <a:cxnLst/>
                            <a:rect l="l" t="t" r="r" b="b"/>
                            <a:pathLst>
                              <a:path w="4919980" h="198120">
                                <a:moveTo>
                                  <a:pt x="0" y="0"/>
                                </a:moveTo>
                                <a:lnTo>
                                  <a:pt x="4919472" y="0"/>
                                </a:lnTo>
                              </a:path>
                              <a:path w="4919980" h="198120">
                                <a:moveTo>
                                  <a:pt x="0" y="0"/>
                                </a:moveTo>
                                <a:lnTo>
                                  <a:pt x="0" y="198120"/>
                                </a:lnTo>
                                <a:lnTo>
                                  <a:pt x="4919472" y="198120"/>
                                </a:lnTo>
                              </a:path>
                              <a:path w="4919980" h="198120">
                                <a:moveTo>
                                  <a:pt x="431292" y="0"/>
                                </a:moveTo>
                                <a:lnTo>
                                  <a:pt x="431292" y="198120"/>
                                </a:lnTo>
                              </a:path>
                              <a:path w="4919980" h="198120">
                                <a:moveTo>
                                  <a:pt x="1179576" y="0"/>
                                </a:moveTo>
                                <a:lnTo>
                                  <a:pt x="1179576" y="198120"/>
                                </a:lnTo>
                              </a:path>
                              <a:path w="4919980" h="198120">
                                <a:moveTo>
                                  <a:pt x="1927860" y="0"/>
                                </a:moveTo>
                                <a:lnTo>
                                  <a:pt x="1927860" y="198120"/>
                                </a:lnTo>
                              </a:path>
                              <a:path w="4919980" h="198120">
                                <a:moveTo>
                                  <a:pt x="2676144" y="0"/>
                                </a:moveTo>
                                <a:lnTo>
                                  <a:pt x="2676144" y="198120"/>
                                </a:lnTo>
                              </a:path>
                              <a:path w="4919980" h="198120">
                                <a:moveTo>
                                  <a:pt x="3424428" y="0"/>
                                </a:moveTo>
                                <a:lnTo>
                                  <a:pt x="3424428" y="198120"/>
                                </a:lnTo>
                              </a:path>
                              <a:path w="4919980" h="198120">
                                <a:moveTo>
                                  <a:pt x="4171188" y="0"/>
                                </a:moveTo>
                                <a:lnTo>
                                  <a:pt x="4171188" y="198120"/>
                                </a:lnTo>
                              </a:path>
                              <a:path w="4919980" h="198120">
                                <a:moveTo>
                                  <a:pt x="4919472" y="0"/>
                                </a:moveTo>
                                <a:lnTo>
                                  <a:pt x="4919472" y="198120"/>
                                </a:lnTo>
                              </a:path>
                            </a:pathLst>
                          </a:custGeom>
                          <a:ln w="9144">
                            <a:solidFill>
                              <a:srgbClr val="858585"/>
                            </a:solidFill>
                            <a:prstDash val="solid"/>
                          </a:ln>
                        </wps:spPr>
                        <wps:bodyPr wrap="square" lIns="0" tIns="0" rIns="0" bIns="0" rtlCol="0">
                          <a:prstTxWarp prst="textNoShape">
                            <a:avLst/>
                          </a:prstTxWarp>
                          <a:noAutofit/>
                        </wps:bodyPr>
                      </wps:wsp>
                      <wps:wsp>
                        <wps:cNvPr id="26" name="Graphic 26"/>
                        <wps:cNvSpPr/>
                        <wps:spPr>
                          <a:xfrm>
                            <a:off x="388683" y="2952940"/>
                            <a:ext cx="70485" cy="70485"/>
                          </a:xfrm>
                          <a:custGeom>
                            <a:avLst/>
                            <a:gdLst/>
                            <a:ahLst/>
                            <a:cxnLst/>
                            <a:rect l="l" t="t" r="r" b="b"/>
                            <a:pathLst>
                              <a:path w="70485" h="70485">
                                <a:moveTo>
                                  <a:pt x="70104" y="0"/>
                                </a:moveTo>
                                <a:lnTo>
                                  <a:pt x="0" y="0"/>
                                </a:lnTo>
                                <a:lnTo>
                                  <a:pt x="0" y="70103"/>
                                </a:lnTo>
                                <a:lnTo>
                                  <a:pt x="70104" y="70103"/>
                                </a:lnTo>
                                <a:lnTo>
                                  <a:pt x="70104" y="0"/>
                                </a:lnTo>
                                <a:close/>
                              </a:path>
                            </a:pathLst>
                          </a:custGeom>
                          <a:solidFill>
                            <a:srgbClr val="4F81BC"/>
                          </a:solidFill>
                        </wps:spPr>
                        <wps:bodyPr wrap="square" lIns="0" tIns="0" rIns="0" bIns="0" rtlCol="0">
                          <a:prstTxWarp prst="textNoShape">
                            <a:avLst/>
                          </a:prstTxWarp>
                          <a:noAutofit/>
                        </wps:bodyPr>
                      </wps:wsp>
                      <wps:wsp>
                        <wps:cNvPr id="27" name="Textbox 27"/>
                        <wps:cNvSpPr txBox="1"/>
                        <wps:spPr>
                          <a:xfrm>
                            <a:off x="4762" y="4762"/>
                            <a:ext cx="5399405" cy="3149600"/>
                          </a:xfrm>
                          <a:prstGeom prst="rect">
                            <a:avLst/>
                          </a:prstGeom>
                          <a:ln w="9525">
                            <a:solidFill>
                              <a:srgbClr val="858585"/>
                            </a:solidFill>
                            <a:prstDash val="solid"/>
                          </a:ln>
                        </wps:spPr>
                        <wps:txbx>
                          <w:txbxContent>
                            <w:p w14:paraId="3753E5E0" w14:textId="77777777" w:rsidR="00CB2FF0" w:rsidRDefault="00000000">
                              <w:pPr>
                                <w:spacing w:before="82"/>
                                <w:ind w:right="7508"/>
                                <w:jc w:val="right"/>
                                <w:rPr>
                                  <w:rFonts w:ascii="Calibri"/>
                                  <w:sz w:val="20"/>
                                </w:rPr>
                              </w:pPr>
                              <w:r>
                                <w:rPr>
                                  <w:rFonts w:ascii="Calibri"/>
                                  <w:spacing w:val="-2"/>
                                  <w:sz w:val="20"/>
                                </w:rPr>
                                <w:t>2,500,000</w:t>
                              </w:r>
                            </w:p>
                            <w:p w14:paraId="28A68F1A" w14:textId="77777777" w:rsidR="00CB2FF0" w:rsidRDefault="00CB2FF0">
                              <w:pPr>
                                <w:rPr>
                                  <w:rFonts w:ascii="Calibri"/>
                                  <w:sz w:val="20"/>
                                </w:rPr>
                              </w:pPr>
                            </w:p>
                            <w:p w14:paraId="18CCB249" w14:textId="77777777" w:rsidR="00CB2FF0" w:rsidRDefault="00CB2FF0">
                              <w:pPr>
                                <w:spacing w:before="9"/>
                                <w:rPr>
                                  <w:rFonts w:ascii="Calibri"/>
                                  <w:sz w:val="20"/>
                                </w:rPr>
                              </w:pPr>
                            </w:p>
                            <w:p w14:paraId="7FE06C30" w14:textId="77777777" w:rsidR="00CB2FF0" w:rsidRDefault="00000000">
                              <w:pPr>
                                <w:ind w:right="7508"/>
                                <w:jc w:val="right"/>
                                <w:rPr>
                                  <w:rFonts w:ascii="Calibri"/>
                                  <w:sz w:val="20"/>
                                </w:rPr>
                              </w:pPr>
                              <w:r>
                                <w:rPr>
                                  <w:rFonts w:ascii="Calibri"/>
                                  <w:spacing w:val="-2"/>
                                  <w:sz w:val="20"/>
                                </w:rPr>
                                <w:t>2,000,000</w:t>
                              </w:r>
                            </w:p>
                            <w:p w14:paraId="5FA36D30" w14:textId="77777777" w:rsidR="00CB2FF0" w:rsidRDefault="00CB2FF0">
                              <w:pPr>
                                <w:rPr>
                                  <w:rFonts w:ascii="Calibri"/>
                                  <w:sz w:val="20"/>
                                </w:rPr>
                              </w:pPr>
                            </w:p>
                            <w:p w14:paraId="1BA0BF1A" w14:textId="77777777" w:rsidR="00CB2FF0" w:rsidRDefault="00CB2FF0">
                              <w:pPr>
                                <w:spacing w:before="9"/>
                                <w:rPr>
                                  <w:rFonts w:ascii="Calibri"/>
                                  <w:sz w:val="20"/>
                                </w:rPr>
                              </w:pPr>
                            </w:p>
                            <w:p w14:paraId="00D01B2C" w14:textId="77777777" w:rsidR="00CB2FF0" w:rsidRDefault="00000000">
                              <w:pPr>
                                <w:ind w:right="7508"/>
                                <w:jc w:val="right"/>
                                <w:rPr>
                                  <w:rFonts w:ascii="Calibri"/>
                                  <w:sz w:val="20"/>
                                </w:rPr>
                              </w:pPr>
                              <w:r>
                                <w:rPr>
                                  <w:rFonts w:ascii="Calibri"/>
                                  <w:spacing w:val="-2"/>
                                  <w:sz w:val="20"/>
                                </w:rPr>
                                <w:t>1,500,000</w:t>
                              </w:r>
                            </w:p>
                            <w:p w14:paraId="4AAF087A" w14:textId="77777777" w:rsidR="00CB2FF0" w:rsidRDefault="00CB2FF0">
                              <w:pPr>
                                <w:rPr>
                                  <w:rFonts w:ascii="Calibri"/>
                                  <w:sz w:val="20"/>
                                </w:rPr>
                              </w:pPr>
                            </w:p>
                            <w:p w14:paraId="37E51194" w14:textId="77777777" w:rsidR="00CB2FF0" w:rsidRDefault="00CB2FF0">
                              <w:pPr>
                                <w:spacing w:before="9"/>
                                <w:rPr>
                                  <w:rFonts w:ascii="Calibri"/>
                                  <w:sz w:val="20"/>
                                </w:rPr>
                              </w:pPr>
                            </w:p>
                            <w:p w14:paraId="69E0373A" w14:textId="77777777" w:rsidR="00CB2FF0" w:rsidRDefault="00000000">
                              <w:pPr>
                                <w:ind w:right="7508"/>
                                <w:jc w:val="right"/>
                                <w:rPr>
                                  <w:rFonts w:ascii="Calibri"/>
                                  <w:sz w:val="20"/>
                                </w:rPr>
                              </w:pPr>
                              <w:r>
                                <w:rPr>
                                  <w:rFonts w:ascii="Calibri"/>
                                  <w:spacing w:val="-2"/>
                                  <w:sz w:val="20"/>
                                </w:rPr>
                                <w:t>1,000,000</w:t>
                              </w:r>
                            </w:p>
                            <w:p w14:paraId="59B38B74" w14:textId="77777777" w:rsidR="00CB2FF0" w:rsidRDefault="00CB2FF0">
                              <w:pPr>
                                <w:rPr>
                                  <w:rFonts w:ascii="Calibri"/>
                                  <w:sz w:val="20"/>
                                </w:rPr>
                              </w:pPr>
                            </w:p>
                            <w:p w14:paraId="57F9C3BF" w14:textId="77777777" w:rsidR="00CB2FF0" w:rsidRDefault="00CB2FF0">
                              <w:pPr>
                                <w:spacing w:before="9"/>
                                <w:rPr>
                                  <w:rFonts w:ascii="Calibri"/>
                                  <w:sz w:val="20"/>
                                </w:rPr>
                              </w:pPr>
                            </w:p>
                            <w:p w14:paraId="23D751BA" w14:textId="77777777" w:rsidR="00CB2FF0" w:rsidRDefault="00000000">
                              <w:pPr>
                                <w:ind w:right="7508"/>
                                <w:jc w:val="right"/>
                                <w:rPr>
                                  <w:rFonts w:ascii="Calibri"/>
                                  <w:sz w:val="20"/>
                                </w:rPr>
                              </w:pPr>
                              <w:r>
                                <w:rPr>
                                  <w:rFonts w:ascii="Calibri"/>
                                  <w:spacing w:val="-2"/>
                                  <w:sz w:val="20"/>
                                </w:rPr>
                                <w:t>500,000</w:t>
                              </w:r>
                            </w:p>
                            <w:p w14:paraId="16671029" w14:textId="77777777" w:rsidR="00CB2FF0" w:rsidRDefault="00CB2FF0">
                              <w:pPr>
                                <w:rPr>
                                  <w:rFonts w:ascii="Calibri"/>
                                  <w:sz w:val="20"/>
                                </w:rPr>
                              </w:pPr>
                            </w:p>
                            <w:p w14:paraId="0AE3A23B" w14:textId="77777777" w:rsidR="00CB2FF0" w:rsidRDefault="00CB2FF0">
                              <w:pPr>
                                <w:spacing w:before="9"/>
                                <w:rPr>
                                  <w:rFonts w:ascii="Calibri"/>
                                  <w:sz w:val="20"/>
                                </w:rPr>
                              </w:pPr>
                            </w:p>
                            <w:p w14:paraId="59D360C9" w14:textId="77777777" w:rsidR="00CB2FF0" w:rsidRDefault="00000000">
                              <w:pPr>
                                <w:spacing w:line="199" w:lineRule="exact"/>
                                <w:ind w:left="826"/>
                                <w:rPr>
                                  <w:rFonts w:ascii="Calibri"/>
                                  <w:sz w:val="20"/>
                                </w:rPr>
                              </w:pPr>
                              <w:r>
                                <w:rPr>
                                  <w:rFonts w:ascii="Calibri"/>
                                  <w:spacing w:val="-10"/>
                                  <w:sz w:val="20"/>
                                </w:rPr>
                                <w:t>-</w:t>
                              </w:r>
                            </w:p>
                            <w:p w14:paraId="1D34F76F" w14:textId="77777777" w:rsidR="00CB2FF0" w:rsidRDefault="00000000">
                              <w:pPr>
                                <w:tabs>
                                  <w:tab w:val="left" w:pos="2772"/>
                                  <w:tab w:val="left" w:pos="3951"/>
                                  <w:tab w:val="left" w:pos="5129"/>
                                  <w:tab w:val="left" w:pos="6307"/>
                                  <w:tab w:val="left" w:pos="7485"/>
                                </w:tabs>
                                <w:spacing w:line="199" w:lineRule="exact"/>
                                <w:ind w:left="1595"/>
                                <w:rPr>
                                  <w:rFonts w:ascii="Calibri"/>
                                  <w:sz w:val="20"/>
                                </w:rPr>
                              </w:pPr>
                              <w:r>
                                <w:rPr>
                                  <w:rFonts w:ascii="Calibri"/>
                                  <w:spacing w:val="-4"/>
                                  <w:sz w:val="20"/>
                                </w:rPr>
                                <w:t>2005</w:t>
                              </w:r>
                              <w:r>
                                <w:rPr>
                                  <w:rFonts w:ascii="Calibri"/>
                                  <w:sz w:val="20"/>
                                </w:rPr>
                                <w:tab/>
                              </w:r>
                              <w:r>
                                <w:rPr>
                                  <w:rFonts w:ascii="Calibri"/>
                                  <w:spacing w:val="-4"/>
                                  <w:sz w:val="20"/>
                                </w:rPr>
                                <w:t>2007</w:t>
                              </w:r>
                              <w:r>
                                <w:rPr>
                                  <w:rFonts w:ascii="Calibri"/>
                                  <w:sz w:val="20"/>
                                </w:rPr>
                                <w:tab/>
                              </w:r>
                              <w:r>
                                <w:rPr>
                                  <w:rFonts w:ascii="Calibri"/>
                                  <w:spacing w:val="-4"/>
                                  <w:sz w:val="20"/>
                                </w:rPr>
                                <w:t>2009</w:t>
                              </w:r>
                              <w:r>
                                <w:rPr>
                                  <w:rFonts w:ascii="Calibri"/>
                                  <w:sz w:val="20"/>
                                </w:rPr>
                                <w:tab/>
                              </w:r>
                              <w:r>
                                <w:rPr>
                                  <w:rFonts w:ascii="Calibri"/>
                                  <w:spacing w:val="-4"/>
                                  <w:sz w:val="20"/>
                                </w:rPr>
                                <w:t>2011</w:t>
                              </w:r>
                              <w:r>
                                <w:rPr>
                                  <w:rFonts w:ascii="Calibri"/>
                                  <w:sz w:val="20"/>
                                </w:rPr>
                                <w:tab/>
                              </w:r>
                              <w:r>
                                <w:rPr>
                                  <w:rFonts w:ascii="Calibri"/>
                                  <w:spacing w:val="-4"/>
                                  <w:sz w:val="20"/>
                                </w:rPr>
                                <w:t>2013</w:t>
                              </w:r>
                              <w:r>
                                <w:rPr>
                                  <w:rFonts w:ascii="Calibri"/>
                                  <w:sz w:val="20"/>
                                </w:rPr>
                                <w:tab/>
                              </w:r>
                              <w:r>
                                <w:rPr>
                                  <w:rFonts w:ascii="Calibri"/>
                                  <w:spacing w:val="-4"/>
                                  <w:sz w:val="20"/>
                                </w:rPr>
                                <w:t>2015</w:t>
                              </w:r>
                            </w:p>
                            <w:p w14:paraId="14050CD5" w14:textId="77777777" w:rsidR="00CB2FF0" w:rsidRDefault="00000000">
                              <w:pPr>
                                <w:tabs>
                                  <w:tab w:val="left" w:pos="1468"/>
                                  <w:tab w:val="left" w:pos="2646"/>
                                  <w:tab w:val="left" w:pos="3824"/>
                                  <w:tab w:val="left" w:pos="5003"/>
                                  <w:tab w:val="left" w:pos="6180"/>
                                  <w:tab w:val="left" w:pos="7359"/>
                                </w:tabs>
                                <w:spacing w:before="56"/>
                                <w:ind w:left="755"/>
                                <w:rPr>
                                  <w:rFonts w:ascii="Calibri"/>
                                  <w:sz w:val="20"/>
                                </w:rPr>
                              </w:pPr>
                              <w:r>
                                <w:rPr>
                                  <w:rFonts w:ascii="Calibri"/>
                                  <w:spacing w:val="-4"/>
                                  <w:position w:val="1"/>
                                  <w:sz w:val="20"/>
                                </w:rPr>
                                <w:t>Cats</w:t>
                              </w:r>
                              <w:r>
                                <w:rPr>
                                  <w:rFonts w:ascii="Calibri"/>
                                  <w:position w:val="1"/>
                                  <w:sz w:val="20"/>
                                </w:rPr>
                                <w:tab/>
                              </w:r>
                              <w:r>
                                <w:rPr>
                                  <w:rFonts w:ascii="Calibri"/>
                                  <w:spacing w:val="-2"/>
                                  <w:sz w:val="20"/>
                                </w:rPr>
                                <w:t>216,756</w:t>
                              </w:r>
                              <w:r>
                                <w:rPr>
                                  <w:rFonts w:ascii="Calibri"/>
                                  <w:sz w:val="20"/>
                                </w:rPr>
                                <w:tab/>
                              </w:r>
                              <w:r>
                                <w:rPr>
                                  <w:rFonts w:ascii="Calibri"/>
                                  <w:spacing w:val="-2"/>
                                  <w:sz w:val="20"/>
                                </w:rPr>
                                <w:t>280,638</w:t>
                              </w:r>
                              <w:r>
                                <w:rPr>
                                  <w:rFonts w:ascii="Calibri"/>
                                  <w:sz w:val="20"/>
                                </w:rPr>
                                <w:tab/>
                              </w:r>
                              <w:r>
                                <w:rPr>
                                  <w:rFonts w:ascii="Calibri"/>
                                  <w:spacing w:val="-2"/>
                                  <w:sz w:val="20"/>
                                </w:rPr>
                                <w:t>281,600</w:t>
                              </w:r>
                              <w:r>
                                <w:rPr>
                                  <w:rFonts w:ascii="Calibri"/>
                                  <w:sz w:val="20"/>
                                </w:rPr>
                                <w:tab/>
                              </w:r>
                              <w:r>
                                <w:rPr>
                                  <w:rFonts w:ascii="Calibri"/>
                                  <w:spacing w:val="-2"/>
                                  <w:sz w:val="20"/>
                                </w:rPr>
                                <w:t>302,846</w:t>
                              </w:r>
                              <w:r>
                                <w:rPr>
                                  <w:rFonts w:ascii="Calibri"/>
                                  <w:sz w:val="20"/>
                                </w:rPr>
                                <w:tab/>
                              </w:r>
                              <w:r>
                                <w:rPr>
                                  <w:rFonts w:ascii="Calibri"/>
                                  <w:spacing w:val="-2"/>
                                  <w:sz w:val="20"/>
                                </w:rPr>
                                <w:t>578,993</w:t>
                              </w:r>
                              <w:r>
                                <w:rPr>
                                  <w:rFonts w:ascii="Calibri"/>
                                  <w:sz w:val="20"/>
                                </w:rPr>
                                <w:tab/>
                              </w:r>
                              <w:r>
                                <w:rPr>
                                  <w:rFonts w:ascii="Calibri"/>
                                  <w:spacing w:val="-2"/>
                                  <w:sz w:val="20"/>
                                </w:rPr>
                                <w:t>567,939</w:t>
                              </w:r>
                            </w:p>
                            <w:p w14:paraId="20CA0100" w14:textId="77777777" w:rsidR="00CB2FF0" w:rsidRDefault="00000000">
                              <w:pPr>
                                <w:tabs>
                                  <w:tab w:val="left" w:pos="1392"/>
                                  <w:tab w:val="left" w:pos="2570"/>
                                  <w:tab w:val="left" w:pos="3749"/>
                                  <w:tab w:val="left" w:pos="4927"/>
                                  <w:tab w:val="left" w:pos="6105"/>
                                  <w:tab w:val="left" w:pos="7283"/>
                                </w:tabs>
                                <w:spacing w:before="67"/>
                                <w:ind w:left="755"/>
                                <w:rPr>
                                  <w:rFonts w:ascii="Calibri"/>
                                  <w:sz w:val="20"/>
                                </w:rPr>
                              </w:pPr>
                              <w:r>
                                <w:rPr>
                                  <w:rFonts w:ascii="Calibri"/>
                                  <w:spacing w:val="-4"/>
                                  <w:sz w:val="20"/>
                                </w:rPr>
                                <w:t>Dogs</w:t>
                              </w:r>
                              <w:r>
                                <w:rPr>
                                  <w:rFonts w:ascii="Calibri"/>
                                  <w:sz w:val="20"/>
                                </w:rPr>
                                <w:tab/>
                              </w:r>
                              <w:r>
                                <w:rPr>
                                  <w:rFonts w:ascii="Calibri"/>
                                  <w:spacing w:val="-2"/>
                                  <w:sz w:val="20"/>
                                </w:rPr>
                                <w:t>1,131,374</w:t>
                              </w:r>
                              <w:r>
                                <w:rPr>
                                  <w:rFonts w:ascii="Calibri"/>
                                  <w:sz w:val="20"/>
                                </w:rPr>
                                <w:tab/>
                              </w:r>
                              <w:r>
                                <w:rPr>
                                  <w:rFonts w:ascii="Calibri"/>
                                  <w:spacing w:val="-2"/>
                                  <w:sz w:val="20"/>
                                </w:rPr>
                                <w:t>1,321,438</w:t>
                              </w:r>
                              <w:r>
                                <w:rPr>
                                  <w:rFonts w:ascii="Calibri"/>
                                  <w:sz w:val="20"/>
                                </w:rPr>
                                <w:tab/>
                              </w:r>
                              <w:r>
                                <w:rPr>
                                  <w:rFonts w:ascii="Calibri"/>
                                  <w:spacing w:val="-2"/>
                                  <w:sz w:val="20"/>
                                </w:rPr>
                                <w:t>1,271,920</w:t>
                              </w:r>
                              <w:r>
                                <w:rPr>
                                  <w:rFonts w:ascii="Calibri"/>
                                  <w:sz w:val="20"/>
                                </w:rPr>
                                <w:tab/>
                              </w:r>
                              <w:r>
                                <w:rPr>
                                  <w:rFonts w:ascii="Calibri"/>
                                  <w:spacing w:val="-2"/>
                                  <w:sz w:val="20"/>
                                </w:rPr>
                                <w:t>1,241,910</w:t>
                              </w:r>
                              <w:r>
                                <w:rPr>
                                  <w:rFonts w:ascii="Calibri"/>
                                  <w:sz w:val="20"/>
                                </w:rPr>
                                <w:tab/>
                              </w:r>
                              <w:r>
                                <w:rPr>
                                  <w:rFonts w:ascii="Calibri"/>
                                  <w:spacing w:val="-2"/>
                                  <w:sz w:val="20"/>
                                </w:rPr>
                                <w:t>1,741,602</w:t>
                              </w:r>
                              <w:r>
                                <w:rPr>
                                  <w:rFonts w:ascii="Calibri"/>
                                  <w:sz w:val="20"/>
                                </w:rPr>
                                <w:tab/>
                              </w:r>
                              <w:r>
                                <w:rPr>
                                  <w:rFonts w:ascii="Calibri"/>
                                  <w:spacing w:val="-2"/>
                                  <w:sz w:val="20"/>
                                </w:rPr>
                                <w:t>1,714,238</w:t>
                              </w:r>
                            </w:p>
                          </w:txbxContent>
                        </wps:txbx>
                        <wps:bodyPr wrap="square" lIns="0" tIns="0" rIns="0" bIns="0" rtlCol="0">
                          <a:noAutofit/>
                        </wps:bodyPr>
                      </wps:wsp>
                    </wpg:wgp>
                  </a:graphicData>
                </a:graphic>
              </wp:anchor>
            </w:drawing>
          </mc:Choice>
          <mc:Fallback>
            <w:pict>
              <v:group w14:anchorId="57587E02" id="Group 17" o:spid="_x0000_s1026" style="position:absolute;left:0;text-align:left;margin-left:98.85pt;margin-top:280.15pt;width:425.9pt;height:248.75pt;z-index:-251695616;mso-wrap-distance-left:0;mso-wrap-distance-right:0;mso-position-horizontal-relative:page" coordsize="54089,3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">
                <v:shape id="Graphic 18" o:spid="_x0000_s1027" style="position:absolute;left:46;top:40;width:54000;height:31502;visibility:visible;mso-wrap-style:square;v-text-anchor:top" coordsize="5400040,315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" path="m5399532,l,,,3150108r5399532,l5399532,xe" stroked="f">
                  <v:path arrowok="t"/>
                </v:shape>
                <v:shape id="Graphic 19" o:spid="_x0000_s1028" style="position:absolute;left:7757;top:6151;width:44882;height:14128;visibility:visible;mso-wrap-style:square;v-text-anchor:top" coordsize="4488180,141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" path="m,1412747r182880,em566927,1412747r364236,em1315211,1412747r364236,em2061971,1412747r364237,em2810256,1412747r364236,em3558540,1412747r364236,em4306824,1412747r181356,em,941831r182880,em566927,941831r364236,em1315211,941831r364236,em2061971,941831r364237,em2810256,941831r364236,em3558540,941831r364236,em4306824,941831r181356,em,470915r931163,em1315211,470915r364236,em2061971,470915r364237,em2810256,470915r364236,em3558540,470915r364236,em4306824,470915r181356,em,l3174492,em3558540,r364236,em4306824,r181356,e" filled="f" strokecolor="#858585" strokeweight=".72pt">
                  <v:path arrowok="t"/>
                </v:shape>
                <v:shape id="Graphic 20" o:spid="_x0000_s1029" style="position:absolute;left:7757;top:1457;width:44882;height:13;visibility:visible;mso-wrap-style:square;v-text-anchor:top" coordsize="4488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" path="m,l4488180,e" filled="f" strokecolor="#858585" strokeweight=".72pt">
                  <v:path arrowok="t"/>
                </v:shape>
                <v:shape id="Graphic 21" o:spid="_x0000_s1030" style="position:absolute;left:9586;top:8589;width:41243;height:16402;visibility:visible;mso-wrap-style:square;v-text-anchor:top" coordsize="4124325,164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" path="m384048,574548l,574548,,1639824r384048,l384048,574548xem1132332,396240r-384048,l748284,1639824r384048,l1132332,396240xem1879092,441960r-382524,l1496568,1639824r382524,l1879092,441960xem2627376,470916r-384048,l2243328,1639824r384048,l2627376,470916xem3375660,l2991612,r,1639824l3375660,1639824,3375660,xem4123944,25908r-384048,l3739896,1639824r384048,l4123944,25908xe" fillcolor="#4f81bc" stroked="f">
                  <v:path arrowok="t"/>
                </v:shape>
                <v:shape id="Graphic 22" o:spid="_x0000_s1031" style="position:absolute;left:9586;top:3133;width:41243;height:11202;visibility:visible;mso-wrap-style:square;v-text-anchor:top" coordsize="4124325,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" path="m384048,915924l,915924r,204216l384048,1120140r,-204216xem1132332,676656r-384048,l748284,941832r384048,l1132332,676656xem1879092,722376r-382524,l1496568,987552r382524,l1879092,722376xem2627376,731520r-384048,l2243328,1016508r384048,l2627376,731520xem3375660,l2991612,r,545592l3375660,545592,3375660,xem4123944,36576r-384048,l3739896,571500r384048,l4123944,36576xe" fillcolor="#c0504d" stroked="f">
                  <v:path arrowok="t"/>
                </v:shape>
                <v:shape id="Graphic 23" o:spid="_x0000_s1032" style="position:absolute;left:3444;top:1457;width:49200;height:27464;visibility:visible;mso-wrap-style:square;v-text-anchor:top" coordsize="4919980,274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" path="m431292,2353056l431292,em431292,2353056r4488180,em431292,2353056r,195072em1179576,2353056r,195072em1927860,2353056r,195072em2676144,2353056r,195072em3424428,2353056r,195072em4171188,2353056r,195072em4919472,2353056r,195072em,2548128r4919472,em,2548128r,198120em431292,2548128r,198120em1179576,2548128r,198120em1927860,2548128r,198120em2676144,2548128r,198120em3424428,2548128r,198120em4171188,2548128r,198120em4919472,2548128r,198120e" filled="f" strokecolor="#858585" strokeweight=".72pt">
                  <v:path arrowok="t"/>
                </v:shape>
                <v:shape id="Graphic 24" o:spid="_x0000_s1033" style="position:absolute;left:3886;top:27548;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" path="m70104,l,,,70104r70104,l70104,xe" fillcolor="#c0504d" stroked="f">
                  <v:path arrowok="t"/>
                </v:shape>
                <v:shape id="Graphic 25" o:spid="_x0000_s1034" style="position:absolute;left:3444;top:28919;width:49200;height:1982;visibility:visible;mso-wrap-style:square;v-text-anchor:top" coordsize="491998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" path="m,l4919472,em,l,198120r4919472,em431292,r,198120em1179576,r,198120em1927860,r,198120em2676144,r,198120em3424428,r,198120em4171188,r,198120em4919472,r,198120e" filled="f" strokecolor="#858585" strokeweight=".72pt">
                  <v:path arrowok="t"/>
                </v:shape>
                <v:shape id="Graphic 26" o:spid="_x0000_s1035" style="position:absolute;left:3886;top:29529;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" path="m70104,l,,,70103r70104,l70104,xe" fillcolor="#4f81bc" stroked="f">
                  <v:path arrowok="t"/>
                </v:shape>
                <v:shapetype id="_x0000_t202" coordsize="21600,21600" o:spt="202" path="m,l,21600r21600,l21600,xe">
                  <v:stroke joinstyle="miter"/>
                  <v:path gradientshapeok="t" o:connecttype="rect"/>
                </v:shapetype>
                <v:shape id="Textbox 27" o:spid="_x0000_s1036" type="#_x0000_t202" style="position:absolute;left:47;top:47;width:53994;height:3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" filled="f" strokecolor="#858585">
                  <v:textbox inset="0,0,0,0">
                    <w:txbxContent>
                      <w:p w14:paraId="3753E5E0" w14:textId="77777777" w:rsidR="00CB2FF0" w:rsidRDefault="00000000">
                        <w:pPr>
                          <w:spacing w:before="82"/>
                          <w:ind w:right="7508"/>
                          <w:jc w:val="right"/>
                          <w:rPr>
                            <w:rFonts w:ascii="Calibri"/>
                            <w:sz w:val="20"/>
                          </w:rPr>
                        </w:pPr>
                        <w:r>
                          <w:rPr>
                            <w:rFonts w:ascii="Calibri"/>
                            <w:spacing w:val="-2"/>
                            <w:sz w:val="20"/>
                          </w:rPr>
                          <w:t>2,500,000</w:t>
                        </w:r>
                      </w:p>
                      <w:p w14:paraId="28A68F1A" w14:textId="77777777" w:rsidR="00CB2FF0" w:rsidRDefault="00CB2FF0">
                        <w:pPr>
                          <w:rPr>
                            <w:rFonts w:ascii="Calibri"/>
                            <w:sz w:val="20"/>
                          </w:rPr>
                        </w:pPr>
                      </w:p>
                      <w:p w14:paraId="18CCB249" w14:textId="77777777" w:rsidR="00CB2FF0" w:rsidRDefault="00CB2FF0">
                        <w:pPr>
                          <w:spacing w:before="9"/>
                          <w:rPr>
                            <w:rFonts w:ascii="Calibri"/>
                            <w:sz w:val="20"/>
                          </w:rPr>
                        </w:pPr>
                      </w:p>
                      <w:p w14:paraId="7FE06C30" w14:textId="77777777" w:rsidR="00CB2FF0" w:rsidRDefault="00000000">
                        <w:pPr>
                          <w:ind w:right="7508"/>
                          <w:jc w:val="right"/>
                          <w:rPr>
                            <w:rFonts w:ascii="Calibri"/>
                            <w:sz w:val="20"/>
                          </w:rPr>
                        </w:pPr>
                        <w:r>
                          <w:rPr>
                            <w:rFonts w:ascii="Calibri"/>
                            <w:spacing w:val="-2"/>
                            <w:sz w:val="20"/>
                          </w:rPr>
                          <w:t>2,000,000</w:t>
                        </w:r>
                      </w:p>
                      <w:p w14:paraId="5FA36D30" w14:textId="77777777" w:rsidR="00CB2FF0" w:rsidRDefault="00CB2FF0">
                        <w:pPr>
                          <w:rPr>
                            <w:rFonts w:ascii="Calibri"/>
                            <w:sz w:val="20"/>
                          </w:rPr>
                        </w:pPr>
                      </w:p>
                      <w:p w14:paraId="1BA0BF1A" w14:textId="77777777" w:rsidR="00CB2FF0" w:rsidRDefault="00CB2FF0">
                        <w:pPr>
                          <w:spacing w:before="9"/>
                          <w:rPr>
                            <w:rFonts w:ascii="Calibri"/>
                            <w:sz w:val="20"/>
                          </w:rPr>
                        </w:pPr>
                      </w:p>
                      <w:p w14:paraId="00D01B2C" w14:textId="77777777" w:rsidR="00CB2FF0" w:rsidRDefault="00000000">
                        <w:pPr>
                          <w:ind w:right="7508"/>
                          <w:jc w:val="right"/>
                          <w:rPr>
                            <w:rFonts w:ascii="Calibri"/>
                            <w:sz w:val="20"/>
                          </w:rPr>
                        </w:pPr>
                        <w:r>
                          <w:rPr>
                            <w:rFonts w:ascii="Calibri"/>
                            <w:spacing w:val="-2"/>
                            <w:sz w:val="20"/>
                          </w:rPr>
                          <w:t>1,500,000</w:t>
                        </w:r>
                      </w:p>
                      <w:p w14:paraId="4AAF087A" w14:textId="77777777" w:rsidR="00CB2FF0" w:rsidRDefault="00CB2FF0">
                        <w:pPr>
                          <w:rPr>
                            <w:rFonts w:ascii="Calibri"/>
                            <w:sz w:val="20"/>
                          </w:rPr>
                        </w:pPr>
                      </w:p>
                      <w:p w14:paraId="37E51194" w14:textId="77777777" w:rsidR="00CB2FF0" w:rsidRDefault="00CB2FF0">
                        <w:pPr>
                          <w:spacing w:before="9"/>
                          <w:rPr>
                            <w:rFonts w:ascii="Calibri"/>
                            <w:sz w:val="20"/>
                          </w:rPr>
                        </w:pPr>
                      </w:p>
                      <w:p w14:paraId="69E0373A" w14:textId="77777777" w:rsidR="00CB2FF0" w:rsidRDefault="00000000">
                        <w:pPr>
                          <w:ind w:right="7508"/>
                          <w:jc w:val="right"/>
                          <w:rPr>
                            <w:rFonts w:ascii="Calibri"/>
                            <w:sz w:val="20"/>
                          </w:rPr>
                        </w:pPr>
                        <w:r>
                          <w:rPr>
                            <w:rFonts w:ascii="Calibri"/>
                            <w:spacing w:val="-2"/>
                            <w:sz w:val="20"/>
                          </w:rPr>
                          <w:t>1,000,000</w:t>
                        </w:r>
                      </w:p>
                      <w:p w14:paraId="59B38B74" w14:textId="77777777" w:rsidR="00CB2FF0" w:rsidRDefault="00CB2FF0">
                        <w:pPr>
                          <w:rPr>
                            <w:rFonts w:ascii="Calibri"/>
                            <w:sz w:val="20"/>
                          </w:rPr>
                        </w:pPr>
                      </w:p>
                      <w:p w14:paraId="57F9C3BF" w14:textId="77777777" w:rsidR="00CB2FF0" w:rsidRDefault="00CB2FF0">
                        <w:pPr>
                          <w:spacing w:before="9"/>
                          <w:rPr>
                            <w:rFonts w:ascii="Calibri"/>
                            <w:sz w:val="20"/>
                          </w:rPr>
                        </w:pPr>
                      </w:p>
                      <w:p w14:paraId="23D751BA" w14:textId="77777777" w:rsidR="00CB2FF0" w:rsidRDefault="00000000">
                        <w:pPr>
                          <w:ind w:right="7508"/>
                          <w:jc w:val="right"/>
                          <w:rPr>
                            <w:rFonts w:ascii="Calibri"/>
                            <w:sz w:val="20"/>
                          </w:rPr>
                        </w:pPr>
                        <w:r>
                          <w:rPr>
                            <w:rFonts w:ascii="Calibri"/>
                            <w:spacing w:val="-2"/>
                            <w:sz w:val="20"/>
                          </w:rPr>
                          <w:t>500,000</w:t>
                        </w:r>
                      </w:p>
                      <w:p w14:paraId="16671029" w14:textId="77777777" w:rsidR="00CB2FF0" w:rsidRDefault="00CB2FF0">
                        <w:pPr>
                          <w:rPr>
                            <w:rFonts w:ascii="Calibri"/>
                            <w:sz w:val="20"/>
                          </w:rPr>
                        </w:pPr>
                      </w:p>
                      <w:p w14:paraId="0AE3A23B" w14:textId="77777777" w:rsidR="00CB2FF0" w:rsidRDefault="00CB2FF0">
                        <w:pPr>
                          <w:spacing w:before="9"/>
                          <w:rPr>
                            <w:rFonts w:ascii="Calibri"/>
                            <w:sz w:val="20"/>
                          </w:rPr>
                        </w:pPr>
                      </w:p>
                      <w:p w14:paraId="59D360C9" w14:textId="77777777" w:rsidR="00CB2FF0" w:rsidRDefault="00000000">
                        <w:pPr>
                          <w:spacing w:line="199" w:lineRule="exact"/>
                          <w:ind w:left="826"/>
                          <w:rPr>
                            <w:rFonts w:ascii="Calibri"/>
                            <w:sz w:val="20"/>
                          </w:rPr>
                        </w:pPr>
                        <w:r>
                          <w:rPr>
                            <w:rFonts w:ascii="Calibri"/>
                            <w:spacing w:val="-10"/>
                            <w:sz w:val="20"/>
                          </w:rPr>
                          <w:t>-</w:t>
                        </w:r>
                      </w:p>
                      <w:p w14:paraId="1D34F76F" w14:textId="77777777" w:rsidR="00CB2FF0" w:rsidRDefault="00000000">
                        <w:pPr>
                          <w:tabs>
                            <w:tab w:val="left" w:pos="2772"/>
                            <w:tab w:val="left" w:pos="3951"/>
                            <w:tab w:val="left" w:pos="5129"/>
                            <w:tab w:val="left" w:pos="6307"/>
                            <w:tab w:val="left" w:pos="7485"/>
                          </w:tabs>
                          <w:spacing w:line="199" w:lineRule="exact"/>
                          <w:ind w:left="1595"/>
                          <w:rPr>
                            <w:rFonts w:ascii="Calibri"/>
                            <w:sz w:val="20"/>
                          </w:rPr>
                        </w:pPr>
                        <w:r>
                          <w:rPr>
                            <w:rFonts w:ascii="Calibri"/>
                            <w:spacing w:val="-4"/>
                            <w:sz w:val="20"/>
                          </w:rPr>
                          <w:t>2005</w:t>
                        </w:r>
                        <w:r>
                          <w:rPr>
                            <w:rFonts w:ascii="Calibri"/>
                            <w:sz w:val="20"/>
                          </w:rPr>
                          <w:tab/>
                        </w:r>
                        <w:r>
                          <w:rPr>
                            <w:rFonts w:ascii="Calibri"/>
                            <w:spacing w:val="-4"/>
                            <w:sz w:val="20"/>
                          </w:rPr>
                          <w:t>2007</w:t>
                        </w:r>
                        <w:r>
                          <w:rPr>
                            <w:rFonts w:ascii="Calibri"/>
                            <w:sz w:val="20"/>
                          </w:rPr>
                          <w:tab/>
                        </w:r>
                        <w:r>
                          <w:rPr>
                            <w:rFonts w:ascii="Calibri"/>
                            <w:spacing w:val="-4"/>
                            <w:sz w:val="20"/>
                          </w:rPr>
                          <w:t>2009</w:t>
                        </w:r>
                        <w:r>
                          <w:rPr>
                            <w:rFonts w:ascii="Calibri"/>
                            <w:sz w:val="20"/>
                          </w:rPr>
                          <w:tab/>
                        </w:r>
                        <w:r>
                          <w:rPr>
                            <w:rFonts w:ascii="Calibri"/>
                            <w:spacing w:val="-4"/>
                            <w:sz w:val="20"/>
                          </w:rPr>
                          <w:t>2011</w:t>
                        </w:r>
                        <w:r>
                          <w:rPr>
                            <w:rFonts w:ascii="Calibri"/>
                            <w:sz w:val="20"/>
                          </w:rPr>
                          <w:tab/>
                        </w:r>
                        <w:r>
                          <w:rPr>
                            <w:rFonts w:ascii="Calibri"/>
                            <w:spacing w:val="-4"/>
                            <w:sz w:val="20"/>
                          </w:rPr>
                          <w:t>2013</w:t>
                        </w:r>
                        <w:r>
                          <w:rPr>
                            <w:rFonts w:ascii="Calibri"/>
                            <w:sz w:val="20"/>
                          </w:rPr>
                          <w:tab/>
                        </w:r>
                        <w:r>
                          <w:rPr>
                            <w:rFonts w:ascii="Calibri"/>
                            <w:spacing w:val="-4"/>
                            <w:sz w:val="20"/>
                          </w:rPr>
                          <w:t>2015</w:t>
                        </w:r>
                      </w:p>
                      <w:p w14:paraId="14050CD5" w14:textId="77777777" w:rsidR="00CB2FF0" w:rsidRDefault="00000000">
                        <w:pPr>
                          <w:tabs>
                            <w:tab w:val="left" w:pos="1468"/>
                            <w:tab w:val="left" w:pos="2646"/>
                            <w:tab w:val="left" w:pos="3824"/>
                            <w:tab w:val="left" w:pos="5003"/>
                            <w:tab w:val="left" w:pos="6180"/>
                            <w:tab w:val="left" w:pos="7359"/>
                          </w:tabs>
                          <w:spacing w:before="56"/>
                          <w:ind w:left="755"/>
                          <w:rPr>
                            <w:rFonts w:ascii="Calibri"/>
                            <w:sz w:val="20"/>
                          </w:rPr>
                        </w:pPr>
                        <w:r>
                          <w:rPr>
                            <w:rFonts w:ascii="Calibri"/>
                            <w:spacing w:val="-4"/>
                            <w:position w:val="1"/>
                            <w:sz w:val="20"/>
                          </w:rPr>
                          <w:t>Cats</w:t>
                        </w:r>
                        <w:r>
                          <w:rPr>
                            <w:rFonts w:ascii="Calibri"/>
                            <w:position w:val="1"/>
                            <w:sz w:val="20"/>
                          </w:rPr>
                          <w:tab/>
                        </w:r>
                        <w:r>
                          <w:rPr>
                            <w:rFonts w:ascii="Calibri"/>
                            <w:spacing w:val="-2"/>
                            <w:sz w:val="20"/>
                          </w:rPr>
                          <w:t>216,756</w:t>
                        </w:r>
                        <w:r>
                          <w:rPr>
                            <w:rFonts w:ascii="Calibri"/>
                            <w:sz w:val="20"/>
                          </w:rPr>
                          <w:tab/>
                        </w:r>
                        <w:r>
                          <w:rPr>
                            <w:rFonts w:ascii="Calibri"/>
                            <w:spacing w:val="-2"/>
                            <w:sz w:val="20"/>
                          </w:rPr>
                          <w:t>280,638</w:t>
                        </w:r>
                        <w:r>
                          <w:rPr>
                            <w:rFonts w:ascii="Calibri"/>
                            <w:sz w:val="20"/>
                          </w:rPr>
                          <w:tab/>
                        </w:r>
                        <w:r>
                          <w:rPr>
                            <w:rFonts w:ascii="Calibri"/>
                            <w:spacing w:val="-2"/>
                            <w:sz w:val="20"/>
                          </w:rPr>
                          <w:t>281,600</w:t>
                        </w:r>
                        <w:r>
                          <w:rPr>
                            <w:rFonts w:ascii="Calibri"/>
                            <w:sz w:val="20"/>
                          </w:rPr>
                          <w:tab/>
                        </w:r>
                        <w:r>
                          <w:rPr>
                            <w:rFonts w:ascii="Calibri"/>
                            <w:spacing w:val="-2"/>
                            <w:sz w:val="20"/>
                          </w:rPr>
                          <w:t>302,846</w:t>
                        </w:r>
                        <w:r>
                          <w:rPr>
                            <w:rFonts w:ascii="Calibri"/>
                            <w:sz w:val="20"/>
                          </w:rPr>
                          <w:tab/>
                        </w:r>
                        <w:r>
                          <w:rPr>
                            <w:rFonts w:ascii="Calibri"/>
                            <w:spacing w:val="-2"/>
                            <w:sz w:val="20"/>
                          </w:rPr>
                          <w:t>578,993</w:t>
                        </w:r>
                        <w:r>
                          <w:rPr>
                            <w:rFonts w:ascii="Calibri"/>
                            <w:sz w:val="20"/>
                          </w:rPr>
                          <w:tab/>
                        </w:r>
                        <w:r>
                          <w:rPr>
                            <w:rFonts w:ascii="Calibri"/>
                            <w:spacing w:val="-2"/>
                            <w:sz w:val="20"/>
                          </w:rPr>
                          <w:t>567,939</w:t>
                        </w:r>
                      </w:p>
                      <w:p w14:paraId="20CA0100" w14:textId="77777777" w:rsidR="00CB2FF0" w:rsidRDefault="00000000">
                        <w:pPr>
                          <w:tabs>
                            <w:tab w:val="left" w:pos="1392"/>
                            <w:tab w:val="left" w:pos="2570"/>
                            <w:tab w:val="left" w:pos="3749"/>
                            <w:tab w:val="left" w:pos="4927"/>
                            <w:tab w:val="left" w:pos="6105"/>
                            <w:tab w:val="left" w:pos="7283"/>
                          </w:tabs>
                          <w:spacing w:before="67"/>
                          <w:ind w:left="755"/>
                          <w:rPr>
                            <w:rFonts w:ascii="Calibri"/>
                            <w:sz w:val="20"/>
                          </w:rPr>
                        </w:pPr>
                        <w:r>
                          <w:rPr>
                            <w:rFonts w:ascii="Calibri"/>
                            <w:spacing w:val="-4"/>
                            <w:sz w:val="20"/>
                          </w:rPr>
                          <w:t>Dogs</w:t>
                        </w:r>
                        <w:r>
                          <w:rPr>
                            <w:rFonts w:ascii="Calibri"/>
                            <w:sz w:val="20"/>
                          </w:rPr>
                          <w:tab/>
                        </w:r>
                        <w:r>
                          <w:rPr>
                            <w:rFonts w:ascii="Calibri"/>
                            <w:spacing w:val="-2"/>
                            <w:sz w:val="20"/>
                          </w:rPr>
                          <w:t>1,131,374</w:t>
                        </w:r>
                        <w:r>
                          <w:rPr>
                            <w:rFonts w:ascii="Calibri"/>
                            <w:sz w:val="20"/>
                          </w:rPr>
                          <w:tab/>
                        </w:r>
                        <w:r>
                          <w:rPr>
                            <w:rFonts w:ascii="Calibri"/>
                            <w:spacing w:val="-2"/>
                            <w:sz w:val="20"/>
                          </w:rPr>
                          <w:t>1,321,438</w:t>
                        </w:r>
                        <w:r>
                          <w:rPr>
                            <w:rFonts w:ascii="Calibri"/>
                            <w:sz w:val="20"/>
                          </w:rPr>
                          <w:tab/>
                        </w:r>
                        <w:r>
                          <w:rPr>
                            <w:rFonts w:ascii="Calibri"/>
                            <w:spacing w:val="-2"/>
                            <w:sz w:val="20"/>
                          </w:rPr>
                          <w:t>1,271,920</w:t>
                        </w:r>
                        <w:r>
                          <w:rPr>
                            <w:rFonts w:ascii="Calibri"/>
                            <w:sz w:val="20"/>
                          </w:rPr>
                          <w:tab/>
                        </w:r>
                        <w:r>
                          <w:rPr>
                            <w:rFonts w:ascii="Calibri"/>
                            <w:spacing w:val="-2"/>
                            <w:sz w:val="20"/>
                          </w:rPr>
                          <w:t>1,241,910</w:t>
                        </w:r>
                        <w:r>
                          <w:rPr>
                            <w:rFonts w:ascii="Calibri"/>
                            <w:sz w:val="20"/>
                          </w:rPr>
                          <w:tab/>
                        </w:r>
                        <w:r>
                          <w:rPr>
                            <w:rFonts w:ascii="Calibri"/>
                            <w:spacing w:val="-2"/>
                            <w:sz w:val="20"/>
                          </w:rPr>
                          <w:t>1,741,602</w:t>
                        </w:r>
                        <w:r>
                          <w:rPr>
                            <w:rFonts w:ascii="Calibri"/>
                            <w:sz w:val="20"/>
                          </w:rPr>
                          <w:tab/>
                        </w:r>
                        <w:r>
                          <w:rPr>
                            <w:rFonts w:ascii="Calibri"/>
                            <w:spacing w:val="-2"/>
                            <w:sz w:val="20"/>
                          </w:rPr>
                          <w:t>1,714,238</w:t>
                        </w:r>
                      </w:p>
                    </w:txbxContent>
                  </v:textbox>
                </v:shape>
                <w10:wrap anchorx="page"/>
              </v:group>
            </w:pict>
          </mc:Fallback>
        </mc:AlternateContent>
      </w:r>
      <w:r w:rsidRPr="005D40D0">
        <w:rPr>
          <w:rFonts w:eastAsia="標楷體"/>
        </w:rPr>
        <w:t>The global economic</w:t>
      </w:r>
      <w:r w:rsidRPr="005D40D0">
        <w:rPr>
          <w:rFonts w:eastAsia="標楷體"/>
          <w:spacing w:val="-1"/>
        </w:rPr>
        <w:t xml:space="preserve"> </w:t>
      </w:r>
      <w:r w:rsidRPr="005D40D0">
        <w:rPr>
          <w:rFonts w:eastAsia="標楷體"/>
        </w:rPr>
        <w:t>development in past years has increased people’s income and enhanced the quality of life. Raising pets become an essential part of modern people’s life, and pets seem to become a member of human family. Accordingly, many pet industries are emerged, such as pet hospitals and pet stores. According to the 2015 survey</w:t>
      </w:r>
      <w:r w:rsidRPr="005D40D0">
        <w:rPr>
          <w:rFonts w:eastAsia="標楷體"/>
          <w:spacing w:val="-2"/>
        </w:rPr>
        <w:t xml:space="preserve"> </w:t>
      </w:r>
      <w:r w:rsidRPr="005D40D0">
        <w:rPr>
          <w:rFonts w:eastAsia="標楷體"/>
        </w:rPr>
        <w:t>from TVBS, average one out of three people would raise cats or dogs. The latest statistical information from Council of Agriculture, Executive Yuan, revealed that there were 567,939 domestic cats and 1,714,238 domestic dogs in 2015. The total quantity of cats and dogs slightly decreased than it in 2013, but the growth rate in the past decade was up to 69.28%, showing the</w:t>
      </w:r>
      <w:r w:rsidRPr="005D40D0">
        <w:rPr>
          <w:rFonts w:eastAsia="標楷體"/>
          <w:spacing w:val="20"/>
        </w:rPr>
        <w:t xml:space="preserve"> </w:t>
      </w:r>
      <w:r w:rsidRPr="005D40D0">
        <w:rPr>
          <w:rFonts w:eastAsia="標楷體"/>
        </w:rPr>
        <w:t>rapid</w:t>
      </w:r>
      <w:r w:rsidRPr="005D40D0">
        <w:rPr>
          <w:rFonts w:eastAsia="標楷體"/>
          <w:spacing w:val="21"/>
        </w:rPr>
        <w:t xml:space="preserve"> </w:t>
      </w:r>
      <w:r w:rsidRPr="005D40D0">
        <w:rPr>
          <w:rFonts w:eastAsia="標楷體"/>
        </w:rPr>
        <w:t>growth of</w:t>
      </w:r>
      <w:r w:rsidRPr="005D40D0">
        <w:rPr>
          <w:rFonts w:eastAsia="標楷體"/>
          <w:spacing w:val="19"/>
        </w:rPr>
        <w:t xml:space="preserve"> </w:t>
      </w:r>
      <w:r w:rsidRPr="005D40D0">
        <w:rPr>
          <w:rFonts w:eastAsia="標楷體"/>
        </w:rPr>
        <w:t>the number of</w:t>
      </w:r>
      <w:r w:rsidRPr="005D40D0">
        <w:rPr>
          <w:rFonts w:eastAsia="標楷體"/>
          <w:spacing w:val="22"/>
        </w:rPr>
        <w:t xml:space="preserve"> </w:t>
      </w:r>
      <w:r w:rsidRPr="005D40D0">
        <w:rPr>
          <w:rFonts w:eastAsia="標楷體"/>
        </w:rPr>
        <w:t>pets</w:t>
      </w:r>
      <w:r w:rsidRPr="005D40D0">
        <w:rPr>
          <w:rFonts w:eastAsia="標楷體"/>
          <w:spacing w:val="19"/>
        </w:rPr>
        <w:t xml:space="preserve"> </w:t>
      </w:r>
      <w:r w:rsidRPr="005D40D0">
        <w:rPr>
          <w:rFonts w:eastAsia="標楷體"/>
        </w:rPr>
        <w:t>in</w:t>
      </w:r>
      <w:r w:rsidRPr="005D40D0">
        <w:rPr>
          <w:rFonts w:eastAsia="標楷體"/>
          <w:spacing w:val="21"/>
        </w:rPr>
        <w:t xml:space="preserve"> </w:t>
      </w:r>
      <w:r w:rsidRPr="005D40D0">
        <w:rPr>
          <w:rFonts w:eastAsia="標楷體"/>
        </w:rPr>
        <w:t>Taiwan,</w:t>
      </w:r>
      <w:r w:rsidRPr="005D40D0">
        <w:rPr>
          <w:rFonts w:eastAsia="標楷體"/>
          <w:spacing w:val="20"/>
        </w:rPr>
        <w:t xml:space="preserve"> </w:t>
      </w:r>
      <w:r w:rsidRPr="005D40D0">
        <w:rPr>
          <w:rFonts w:eastAsia="標楷體"/>
        </w:rPr>
        <w:t>Figure 2-1 [3, 7].</w:t>
      </w:r>
    </w:p>
    <w:p w14:paraId="26A1E81B" w14:textId="77777777" w:rsidR="00CB2FF0" w:rsidRPr="005D40D0" w:rsidRDefault="00CB2FF0">
      <w:pPr>
        <w:pStyle w:val="a3"/>
        <w:rPr>
          <w:rFonts w:eastAsia="標楷體"/>
        </w:rPr>
      </w:pPr>
    </w:p>
    <w:p w14:paraId="2C521632" w14:textId="77777777" w:rsidR="00CB2FF0" w:rsidRPr="005D40D0" w:rsidRDefault="00CB2FF0">
      <w:pPr>
        <w:pStyle w:val="a3"/>
        <w:rPr>
          <w:rFonts w:eastAsia="標楷體"/>
        </w:rPr>
      </w:pPr>
    </w:p>
    <w:p w14:paraId="642A5374" w14:textId="77777777" w:rsidR="00CB2FF0" w:rsidRPr="005D40D0" w:rsidRDefault="00CB2FF0">
      <w:pPr>
        <w:pStyle w:val="a3"/>
        <w:rPr>
          <w:rFonts w:eastAsia="標楷體"/>
        </w:rPr>
      </w:pPr>
    </w:p>
    <w:p w14:paraId="46D07A6F" w14:textId="77777777" w:rsidR="00CB2FF0" w:rsidRPr="005D40D0" w:rsidRDefault="00CB2FF0">
      <w:pPr>
        <w:pStyle w:val="a3"/>
        <w:rPr>
          <w:rFonts w:eastAsia="標楷體"/>
        </w:rPr>
      </w:pPr>
    </w:p>
    <w:p w14:paraId="46F5C060" w14:textId="77777777" w:rsidR="00CB2FF0" w:rsidRPr="005D40D0" w:rsidRDefault="00CB2FF0">
      <w:pPr>
        <w:pStyle w:val="a3"/>
        <w:rPr>
          <w:rFonts w:eastAsia="標楷體"/>
        </w:rPr>
      </w:pPr>
    </w:p>
    <w:p w14:paraId="5CE20AB9" w14:textId="77777777" w:rsidR="00CB2FF0" w:rsidRPr="005D40D0" w:rsidRDefault="00CB2FF0">
      <w:pPr>
        <w:pStyle w:val="a3"/>
        <w:rPr>
          <w:rFonts w:eastAsia="標楷體"/>
        </w:rPr>
      </w:pPr>
    </w:p>
    <w:p w14:paraId="66C251F7" w14:textId="77777777" w:rsidR="00CB2FF0" w:rsidRPr="005D40D0" w:rsidRDefault="00CB2FF0">
      <w:pPr>
        <w:pStyle w:val="a3"/>
        <w:rPr>
          <w:rFonts w:eastAsia="標楷體"/>
        </w:rPr>
      </w:pPr>
    </w:p>
    <w:p w14:paraId="47CF6D1C" w14:textId="77777777" w:rsidR="00CB2FF0" w:rsidRPr="005D40D0" w:rsidRDefault="00CB2FF0">
      <w:pPr>
        <w:pStyle w:val="a3"/>
        <w:rPr>
          <w:rFonts w:eastAsia="標楷體"/>
        </w:rPr>
      </w:pPr>
    </w:p>
    <w:p w14:paraId="7B99B917" w14:textId="77777777" w:rsidR="00CB2FF0" w:rsidRPr="005D40D0" w:rsidRDefault="00CB2FF0">
      <w:pPr>
        <w:pStyle w:val="a3"/>
        <w:rPr>
          <w:rFonts w:eastAsia="標楷體"/>
        </w:rPr>
      </w:pPr>
    </w:p>
    <w:p w14:paraId="535E931A" w14:textId="77777777" w:rsidR="00CB2FF0" w:rsidRPr="005D40D0" w:rsidRDefault="00CB2FF0">
      <w:pPr>
        <w:pStyle w:val="a3"/>
        <w:rPr>
          <w:rFonts w:eastAsia="標楷體"/>
        </w:rPr>
      </w:pPr>
    </w:p>
    <w:p w14:paraId="6E3E2E13" w14:textId="77777777" w:rsidR="00CB2FF0" w:rsidRPr="005D40D0" w:rsidRDefault="00CB2FF0">
      <w:pPr>
        <w:pStyle w:val="a3"/>
        <w:rPr>
          <w:rFonts w:eastAsia="標楷體"/>
        </w:rPr>
      </w:pPr>
    </w:p>
    <w:p w14:paraId="627A82BD" w14:textId="77777777" w:rsidR="00CB2FF0" w:rsidRPr="005D40D0" w:rsidRDefault="00CB2FF0">
      <w:pPr>
        <w:pStyle w:val="a3"/>
        <w:rPr>
          <w:rFonts w:eastAsia="標楷體"/>
        </w:rPr>
      </w:pPr>
    </w:p>
    <w:p w14:paraId="10F685F9" w14:textId="77777777" w:rsidR="00CB2FF0" w:rsidRPr="005D40D0" w:rsidRDefault="00CB2FF0">
      <w:pPr>
        <w:pStyle w:val="a3"/>
        <w:rPr>
          <w:rFonts w:eastAsia="標楷體"/>
        </w:rPr>
      </w:pPr>
    </w:p>
    <w:p w14:paraId="5C7E57DB" w14:textId="77777777" w:rsidR="00CB2FF0" w:rsidRPr="005D40D0" w:rsidRDefault="00CB2FF0">
      <w:pPr>
        <w:pStyle w:val="a3"/>
        <w:rPr>
          <w:rFonts w:eastAsia="標楷體"/>
        </w:rPr>
      </w:pPr>
    </w:p>
    <w:p w14:paraId="75FD4173" w14:textId="77777777" w:rsidR="00CB2FF0" w:rsidRPr="005D40D0" w:rsidRDefault="00CB2FF0">
      <w:pPr>
        <w:pStyle w:val="a3"/>
        <w:rPr>
          <w:rFonts w:eastAsia="標楷體"/>
        </w:rPr>
      </w:pPr>
    </w:p>
    <w:p w14:paraId="0FC4D144" w14:textId="77777777" w:rsidR="00CB2FF0" w:rsidRPr="005D40D0" w:rsidRDefault="00CB2FF0">
      <w:pPr>
        <w:pStyle w:val="a3"/>
        <w:rPr>
          <w:rFonts w:eastAsia="標楷體"/>
        </w:rPr>
      </w:pPr>
    </w:p>
    <w:p w14:paraId="0C9CD42E" w14:textId="77777777" w:rsidR="00CB2FF0" w:rsidRPr="005D40D0" w:rsidRDefault="00CB2FF0">
      <w:pPr>
        <w:pStyle w:val="a3"/>
        <w:rPr>
          <w:rFonts w:eastAsia="標楷體"/>
        </w:rPr>
      </w:pPr>
    </w:p>
    <w:p w14:paraId="77849E35" w14:textId="77777777" w:rsidR="00CB2FF0" w:rsidRPr="005D40D0" w:rsidRDefault="00CB2FF0">
      <w:pPr>
        <w:pStyle w:val="a3"/>
        <w:spacing w:before="65"/>
        <w:rPr>
          <w:rFonts w:eastAsia="標楷體"/>
        </w:rPr>
      </w:pPr>
    </w:p>
    <w:p w14:paraId="35B64B9E" w14:textId="77777777" w:rsidR="00CB2FF0" w:rsidRPr="005D40D0" w:rsidRDefault="00000000">
      <w:pPr>
        <w:pStyle w:val="a3"/>
        <w:ind w:left="725"/>
        <w:rPr>
          <w:rFonts w:eastAsia="標楷體"/>
        </w:rPr>
      </w:pPr>
      <w:bookmarkStart w:id="6" w:name="_bookmark6"/>
      <w:bookmarkEnd w:id="6"/>
      <w:r w:rsidRPr="005D40D0">
        <w:rPr>
          <w:rFonts w:eastAsia="標楷體"/>
        </w:rPr>
        <w:t>Figure</w:t>
      </w:r>
      <w:r w:rsidRPr="005D40D0">
        <w:rPr>
          <w:rFonts w:eastAsia="標楷體"/>
          <w:spacing w:val="-5"/>
        </w:rPr>
        <w:t xml:space="preserve"> </w:t>
      </w:r>
      <w:r w:rsidRPr="005D40D0">
        <w:rPr>
          <w:rFonts w:eastAsia="標楷體"/>
        </w:rPr>
        <w:t>2-1 Statistics of</w:t>
      </w:r>
      <w:r w:rsidRPr="005D40D0">
        <w:rPr>
          <w:rFonts w:eastAsia="標楷體"/>
          <w:spacing w:val="-1"/>
        </w:rPr>
        <w:t xml:space="preserve"> </w:t>
      </w:r>
      <w:r w:rsidRPr="005D40D0">
        <w:rPr>
          <w:rFonts w:eastAsia="標楷體"/>
        </w:rPr>
        <w:t>the Number</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rPr>
        <w:t>Cats and</w:t>
      </w:r>
      <w:r w:rsidRPr="005D40D0">
        <w:rPr>
          <w:rFonts w:eastAsia="標楷體"/>
          <w:spacing w:val="-1"/>
        </w:rPr>
        <w:t xml:space="preserve"> </w:t>
      </w:r>
      <w:r w:rsidRPr="005D40D0">
        <w:rPr>
          <w:rFonts w:eastAsia="標楷體"/>
        </w:rPr>
        <w:t>Dogs from Council</w:t>
      </w:r>
      <w:r w:rsidRPr="005D40D0">
        <w:rPr>
          <w:rFonts w:eastAsia="標楷體"/>
          <w:spacing w:val="1"/>
        </w:rPr>
        <w:t xml:space="preserve"> </w:t>
      </w:r>
      <w:r w:rsidRPr="005D40D0">
        <w:rPr>
          <w:rFonts w:eastAsia="標楷體"/>
        </w:rPr>
        <w:t xml:space="preserve">of </w:t>
      </w:r>
      <w:r w:rsidRPr="005D40D0">
        <w:rPr>
          <w:rFonts w:eastAsia="標楷體"/>
          <w:spacing w:val="-2"/>
        </w:rPr>
        <w:t>Agriculture,</w:t>
      </w:r>
    </w:p>
    <w:p w14:paraId="2D7FC9B0" w14:textId="77777777" w:rsidR="00CB2FF0" w:rsidRPr="005D40D0" w:rsidRDefault="00000000">
      <w:pPr>
        <w:pStyle w:val="a3"/>
        <w:spacing w:before="265"/>
        <w:ind w:left="3788"/>
        <w:rPr>
          <w:rFonts w:eastAsia="標楷體"/>
        </w:rPr>
      </w:pPr>
      <w:r w:rsidRPr="005D40D0">
        <w:rPr>
          <w:rFonts w:eastAsia="標楷體"/>
        </w:rPr>
        <w:t>Executive</w:t>
      </w:r>
      <w:r w:rsidRPr="005D40D0">
        <w:rPr>
          <w:rFonts w:eastAsia="標楷體"/>
          <w:spacing w:val="-2"/>
        </w:rPr>
        <w:t xml:space="preserve"> </w:t>
      </w:r>
      <w:r w:rsidRPr="005D40D0">
        <w:rPr>
          <w:rFonts w:eastAsia="標楷體"/>
          <w:spacing w:val="-4"/>
        </w:rPr>
        <w:t>Yuan</w:t>
      </w:r>
    </w:p>
    <w:p w14:paraId="1A691DE3" w14:textId="77777777" w:rsidR="00CB2FF0" w:rsidRPr="005D40D0" w:rsidRDefault="00000000">
      <w:pPr>
        <w:pStyle w:val="a3"/>
        <w:spacing w:before="264" w:line="470" w:lineRule="auto"/>
        <w:ind w:left="305" w:right="241" w:firstLine="479"/>
        <w:jc w:val="both"/>
        <w:rPr>
          <w:rFonts w:eastAsia="標楷體"/>
        </w:rPr>
      </w:pPr>
      <w:r w:rsidRPr="005D40D0">
        <w:rPr>
          <w:rFonts w:eastAsia="標楷體"/>
        </w:rPr>
        <w:t>The rapidly increasing number of pets enhanced the boom of pet market.</w:t>
      </w:r>
      <w:r w:rsidRPr="005D40D0">
        <w:rPr>
          <w:rFonts w:eastAsia="標楷體"/>
          <w:spacing w:val="40"/>
        </w:rPr>
        <w:t xml:space="preserve"> </w:t>
      </w:r>
      <w:r w:rsidRPr="005D40D0">
        <w:rPr>
          <w:rFonts w:eastAsia="標楷體"/>
        </w:rPr>
        <w:t>According</w:t>
      </w:r>
      <w:r w:rsidRPr="005D40D0">
        <w:rPr>
          <w:rFonts w:eastAsia="標楷體"/>
          <w:spacing w:val="52"/>
          <w:w w:val="150"/>
        </w:rPr>
        <w:t xml:space="preserve"> </w:t>
      </w:r>
      <w:r w:rsidRPr="005D40D0">
        <w:rPr>
          <w:rFonts w:eastAsia="標楷體"/>
        </w:rPr>
        <w:t>to</w:t>
      </w:r>
      <w:r w:rsidRPr="005D40D0">
        <w:rPr>
          <w:rFonts w:eastAsia="標楷體"/>
          <w:spacing w:val="57"/>
          <w:w w:val="150"/>
        </w:rPr>
        <w:t xml:space="preserve"> </w:t>
      </w:r>
      <w:r w:rsidRPr="005D40D0">
        <w:rPr>
          <w:rFonts w:eastAsia="標楷體"/>
        </w:rPr>
        <w:t>the</w:t>
      </w:r>
      <w:r w:rsidRPr="005D40D0">
        <w:rPr>
          <w:rFonts w:eastAsia="標楷體"/>
          <w:spacing w:val="57"/>
          <w:w w:val="150"/>
        </w:rPr>
        <w:t xml:space="preserve"> </w:t>
      </w:r>
      <w:r w:rsidRPr="005D40D0">
        <w:rPr>
          <w:rFonts w:eastAsia="標楷體"/>
        </w:rPr>
        <w:t>2017</w:t>
      </w:r>
      <w:r w:rsidRPr="005D40D0">
        <w:rPr>
          <w:rFonts w:eastAsia="標楷體"/>
          <w:spacing w:val="56"/>
          <w:w w:val="150"/>
        </w:rPr>
        <w:t xml:space="preserve"> </w:t>
      </w:r>
      <w:r w:rsidRPr="005D40D0">
        <w:rPr>
          <w:rFonts w:eastAsia="標楷體"/>
        </w:rPr>
        <w:t>statistics</w:t>
      </w:r>
      <w:r w:rsidRPr="005D40D0">
        <w:rPr>
          <w:rFonts w:eastAsia="標楷體"/>
          <w:spacing w:val="57"/>
          <w:w w:val="150"/>
        </w:rPr>
        <w:t xml:space="preserve"> </w:t>
      </w:r>
      <w:r w:rsidRPr="005D40D0">
        <w:rPr>
          <w:rFonts w:eastAsia="標楷體"/>
        </w:rPr>
        <w:t>from</w:t>
      </w:r>
      <w:r w:rsidRPr="005D40D0">
        <w:rPr>
          <w:rFonts w:eastAsia="標楷體"/>
          <w:spacing w:val="54"/>
          <w:w w:val="150"/>
        </w:rPr>
        <w:t xml:space="preserve"> </w:t>
      </w:r>
      <w:r w:rsidRPr="005D40D0">
        <w:rPr>
          <w:rFonts w:eastAsia="標楷體"/>
        </w:rPr>
        <w:t>Council</w:t>
      </w:r>
      <w:r w:rsidRPr="005D40D0">
        <w:rPr>
          <w:rFonts w:eastAsia="標楷體"/>
          <w:spacing w:val="58"/>
          <w:w w:val="150"/>
        </w:rPr>
        <w:t xml:space="preserve"> </w:t>
      </w:r>
      <w:r w:rsidRPr="005D40D0">
        <w:rPr>
          <w:rFonts w:eastAsia="標楷體"/>
        </w:rPr>
        <w:t>of</w:t>
      </w:r>
      <w:r w:rsidRPr="005D40D0">
        <w:rPr>
          <w:rFonts w:eastAsia="標楷體"/>
          <w:spacing w:val="55"/>
          <w:w w:val="150"/>
        </w:rPr>
        <w:t xml:space="preserve"> </w:t>
      </w:r>
      <w:r w:rsidRPr="005D40D0">
        <w:rPr>
          <w:rFonts w:eastAsia="標楷體"/>
        </w:rPr>
        <w:t>Agriculture,</w:t>
      </w:r>
      <w:r w:rsidRPr="005D40D0">
        <w:rPr>
          <w:rFonts w:eastAsia="標楷體"/>
          <w:spacing w:val="57"/>
          <w:w w:val="150"/>
        </w:rPr>
        <w:t xml:space="preserve"> </w:t>
      </w:r>
      <w:r w:rsidRPr="005D40D0">
        <w:rPr>
          <w:rFonts w:eastAsia="標楷體"/>
        </w:rPr>
        <w:t>there</w:t>
      </w:r>
      <w:r w:rsidRPr="005D40D0">
        <w:rPr>
          <w:rFonts w:eastAsia="標楷體"/>
          <w:spacing w:val="57"/>
          <w:w w:val="150"/>
        </w:rPr>
        <w:t xml:space="preserve"> </w:t>
      </w:r>
      <w:r w:rsidRPr="005D40D0">
        <w:rPr>
          <w:rFonts w:eastAsia="標楷體"/>
        </w:rPr>
        <w:t>were</w:t>
      </w:r>
      <w:r w:rsidRPr="005D40D0">
        <w:rPr>
          <w:rFonts w:eastAsia="標楷體"/>
          <w:spacing w:val="55"/>
          <w:w w:val="150"/>
        </w:rPr>
        <w:t xml:space="preserve"> </w:t>
      </w:r>
      <w:r w:rsidRPr="005D40D0">
        <w:rPr>
          <w:rFonts w:eastAsia="標楷體"/>
          <w:spacing w:val="-2"/>
        </w:rPr>
        <w:t>1,000</w:t>
      </w:r>
    </w:p>
    <w:p w14:paraId="4DAC42BD" w14:textId="77777777" w:rsidR="00CB2FF0" w:rsidRPr="005D40D0" w:rsidRDefault="00CB2FF0">
      <w:pPr>
        <w:spacing w:line="470" w:lineRule="auto"/>
        <w:jc w:val="both"/>
        <w:rPr>
          <w:rFonts w:eastAsia="標楷體"/>
        </w:rPr>
        <w:sectPr w:rsidR="00CB2FF0" w:rsidRPr="005D40D0">
          <w:pgSz w:w="11910" w:h="16840"/>
          <w:pgMar w:top="1500" w:right="1180" w:bottom="1200" w:left="1680" w:header="0" w:footer="1017" w:gutter="0"/>
          <w:cols w:space="720"/>
        </w:sectPr>
      </w:pPr>
    </w:p>
    <w:p w14:paraId="64892C1E" w14:textId="77777777" w:rsidR="00CB2FF0" w:rsidRPr="005D40D0" w:rsidRDefault="00000000">
      <w:pPr>
        <w:pStyle w:val="a3"/>
        <w:spacing w:before="71" w:line="470" w:lineRule="auto"/>
        <w:ind w:left="305" w:right="237"/>
        <w:jc w:val="both"/>
        <w:rPr>
          <w:rFonts w:eastAsia="標楷體"/>
        </w:rPr>
      </w:pPr>
      <w:r w:rsidRPr="005D40D0">
        <w:rPr>
          <w:rFonts w:eastAsia="標楷體"/>
          <w:noProof/>
        </w:rPr>
        <w:lastRenderedPageBreak/>
        <w:drawing>
          <wp:anchor distT="0" distB="0" distL="0" distR="0" simplePos="0" relativeHeight="251622912" behindDoc="1" locked="0" layoutInCell="1" allowOverlap="1" wp14:anchorId="50642D72" wp14:editId="2E306121">
            <wp:simplePos x="0" y="0"/>
            <wp:positionH relativeFrom="page">
              <wp:posOffset>1652890</wp:posOffset>
            </wp:positionH>
            <wp:positionV relativeFrom="paragraph">
              <wp:posOffset>2013953</wp:posOffset>
            </wp:positionV>
            <wp:extent cx="4628860" cy="4728872"/>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mc:AlternateContent>
          <mc:Choice Requires="wpg">
            <w:drawing>
              <wp:anchor distT="0" distB="0" distL="0" distR="0" simplePos="0" relativeHeight="251624960" behindDoc="1" locked="0" layoutInCell="1" allowOverlap="1" wp14:anchorId="110B0C5A" wp14:editId="6FE5989B">
                <wp:simplePos x="0" y="0"/>
                <wp:positionH relativeFrom="page">
                  <wp:posOffset>1255712</wp:posOffset>
                </wp:positionH>
                <wp:positionV relativeFrom="paragraph">
                  <wp:posOffset>3068383</wp:posOffset>
                </wp:positionV>
                <wp:extent cx="5408930" cy="315912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930" cy="3159125"/>
                          <a:chOff x="0" y="0"/>
                          <a:chExt cx="5408930" cy="3159125"/>
                        </a:xfrm>
                      </wpg:grpSpPr>
                      <wps:wsp>
                        <wps:cNvPr id="30" name="Graphic 30"/>
                        <wps:cNvSpPr/>
                        <wps:spPr>
                          <a:xfrm>
                            <a:off x="4635" y="4000"/>
                            <a:ext cx="5400040" cy="3150235"/>
                          </a:xfrm>
                          <a:custGeom>
                            <a:avLst/>
                            <a:gdLst/>
                            <a:ahLst/>
                            <a:cxnLst/>
                            <a:rect l="l" t="t" r="r" b="b"/>
                            <a:pathLst>
                              <a:path w="5400040" h="3150235">
                                <a:moveTo>
                                  <a:pt x="5399532" y="0"/>
                                </a:moveTo>
                                <a:lnTo>
                                  <a:pt x="0" y="0"/>
                                </a:lnTo>
                                <a:lnTo>
                                  <a:pt x="0" y="3150108"/>
                                </a:lnTo>
                                <a:lnTo>
                                  <a:pt x="5399532" y="3150108"/>
                                </a:lnTo>
                                <a:lnTo>
                                  <a:pt x="5399532" y="0"/>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1178115" y="473392"/>
                            <a:ext cx="3945890" cy="1786255"/>
                          </a:xfrm>
                          <a:custGeom>
                            <a:avLst/>
                            <a:gdLst/>
                            <a:ahLst/>
                            <a:cxnLst/>
                            <a:rect l="l" t="t" r="r" b="b"/>
                            <a:pathLst>
                              <a:path w="3945890" h="1786255">
                                <a:moveTo>
                                  <a:pt x="0" y="1786127"/>
                                </a:moveTo>
                                <a:lnTo>
                                  <a:pt x="281940" y="1513332"/>
                                </a:lnTo>
                                <a:lnTo>
                                  <a:pt x="563880" y="1476756"/>
                                </a:lnTo>
                                <a:lnTo>
                                  <a:pt x="845820" y="1293876"/>
                                </a:lnTo>
                                <a:lnTo>
                                  <a:pt x="1127760" y="911351"/>
                                </a:lnTo>
                                <a:lnTo>
                                  <a:pt x="1409700" y="1220724"/>
                                </a:lnTo>
                                <a:lnTo>
                                  <a:pt x="1691639" y="1057656"/>
                                </a:lnTo>
                                <a:lnTo>
                                  <a:pt x="1972056" y="1330452"/>
                                </a:lnTo>
                                <a:lnTo>
                                  <a:pt x="2253996" y="947927"/>
                                </a:lnTo>
                                <a:lnTo>
                                  <a:pt x="2535936" y="618744"/>
                                </a:lnTo>
                                <a:lnTo>
                                  <a:pt x="2817876" y="838200"/>
                                </a:lnTo>
                                <a:lnTo>
                                  <a:pt x="3099816" y="655320"/>
                                </a:lnTo>
                                <a:lnTo>
                                  <a:pt x="3381756" y="856488"/>
                                </a:lnTo>
                                <a:lnTo>
                                  <a:pt x="3663696" y="746760"/>
                                </a:lnTo>
                                <a:lnTo>
                                  <a:pt x="3945636" y="0"/>
                                </a:lnTo>
                              </a:path>
                            </a:pathLst>
                          </a:custGeom>
                          <a:ln w="27432">
                            <a:solidFill>
                              <a:srgbClr val="497DBA"/>
                            </a:solidFill>
                            <a:prstDash val="solid"/>
                          </a:ln>
                        </wps:spPr>
                        <wps:bodyPr wrap="square" lIns="0" tIns="0" rIns="0" bIns="0" rtlCol="0">
                          <a:prstTxWarp prst="textNoShape">
                            <a:avLst/>
                          </a:prstTxWarp>
                          <a:noAutofit/>
                        </wps:bodyPr>
                      </wps:wsp>
                      <wps:wsp>
                        <wps:cNvPr id="32" name="Graphic 32"/>
                        <wps:cNvSpPr/>
                        <wps:spPr>
                          <a:xfrm>
                            <a:off x="4762" y="4762"/>
                            <a:ext cx="5399405" cy="3149600"/>
                          </a:xfrm>
                          <a:custGeom>
                            <a:avLst/>
                            <a:gdLst/>
                            <a:ahLst/>
                            <a:cxnLst/>
                            <a:rect l="l" t="t" r="r" b="b"/>
                            <a:pathLst>
                              <a:path w="5399405" h="3149600">
                                <a:moveTo>
                                  <a:pt x="0" y="3149600"/>
                                </a:moveTo>
                                <a:lnTo>
                                  <a:pt x="5399405" y="3149600"/>
                                </a:lnTo>
                                <a:lnTo>
                                  <a:pt x="5399405" y="0"/>
                                </a:lnTo>
                                <a:lnTo>
                                  <a:pt x="0" y="0"/>
                                </a:lnTo>
                                <a:lnTo>
                                  <a:pt x="0" y="3149600"/>
                                </a:lnTo>
                                <a:close/>
                              </a:path>
                            </a:pathLst>
                          </a:custGeom>
                          <a:ln w="9525">
                            <a:solidFill>
                              <a:srgbClr val="858585"/>
                            </a:solidFill>
                            <a:prstDash val="solid"/>
                          </a:ln>
                        </wps:spPr>
                        <wps:bodyPr wrap="square" lIns="0" tIns="0" rIns="0" bIns="0" rtlCol="0">
                          <a:prstTxWarp prst="textNoShape">
                            <a:avLst/>
                          </a:prstTxWarp>
                          <a:noAutofit/>
                        </wps:bodyPr>
                      </wps:wsp>
                      <wps:wsp>
                        <wps:cNvPr id="33" name="Textbox 33"/>
                        <wps:cNvSpPr txBox="1"/>
                        <wps:spPr>
                          <a:xfrm>
                            <a:off x="0" y="0"/>
                            <a:ext cx="5408930" cy="3159125"/>
                          </a:xfrm>
                          <a:prstGeom prst="rect">
                            <a:avLst/>
                          </a:prstGeom>
                        </wps:spPr>
                        <wps:txbx>
                          <w:txbxContent>
                            <w:p w14:paraId="75911CDB" w14:textId="77777777" w:rsidR="00CB2FF0" w:rsidRDefault="00000000">
                              <w:pPr>
                                <w:spacing w:before="96"/>
                                <w:ind w:right="7066"/>
                                <w:jc w:val="right"/>
                                <w:rPr>
                                  <w:rFonts w:ascii="Calibri"/>
                                  <w:sz w:val="20"/>
                                </w:rPr>
                              </w:pPr>
                              <w:r>
                                <w:rPr>
                                  <w:rFonts w:ascii="Calibri"/>
                                  <w:spacing w:val="-5"/>
                                  <w:sz w:val="20"/>
                                </w:rPr>
                                <w:t>140</w:t>
                              </w:r>
                            </w:p>
                            <w:p w14:paraId="5B0CEA81" w14:textId="77777777" w:rsidR="00CB2FF0" w:rsidRDefault="00CB2FF0">
                              <w:pPr>
                                <w:spacing w:before="86"/>
                                <w:rPr>
                                  <w:rFonts w:ascii="Calibri"/>
                                  <w:sz w:val="20"/>
                                </w:rPr>
                              </w:pPr>
                            </w:p>
                            <w:p w14:paraId="198D404A" w14:textId="77777777" w:rsidR="00CB2FF0" w:rsidRDefault="00000000">
                              <w:pPr>
                                <w:ind w:right="7066"/>
                                <w:jc w:val="right"/>
                                <w:rPr>
                                  <w:rFonts w:ascii="Calibri"/>
                                  <w:sz w:val="20"/>
                                </w:rPr>
                              </w:pPr>
                              <w:r>
                                <w:rPr>
                                  <w:rFonts w:ascii="Calibri"/>
                                  <w:spacing w:val="-5"/>
                                  <w:sz w:val="20"/>
                                </w:rPr>
                                <w:t>120</w:t>
                              </w:r>
                            </w:p>
                            <w:p w14:paraId="5AE82029" w14:textId="77777777" w:rsidR="00CB2FF0" w:rsidRDefault="00CB2FF0">
                              <w:pPr>
                                <w:spacing w:before="86"/>
                                <w:rPr>
                                  <w:rFonts w:ascii="Calibri"/>
                                  <w:sz w:val="20"/>
                                </w:rPr>
                              </w:pPr>
                            </w:p>
                            <w:p w14:paraId="1626B776" w14:textId="77777777" w:rsidR="00CB2FF0" w:rsidRDefault="00000000">
                              <w:pPr>
                                <w:ind w:right="7066"/>
                                <w:jc w:val="right"/>
                                <w:rPr>
                                  <w:rFonts w:ascii="Calibri"/>
                                  <w:sz w:val="20"/>
                                </w:rPr>
                              </w:pPr>
                              <w:r>
                                <w:rPr>
                                  <w:rFonts w:ascii="Calibri"/>
                                  <w:spacing w:val="-5"/>
                                  <w:sz w:val="20"/>
                                </w:rPr>
                                <w:t>100</w:t>
                              </w:r>
                            </w:p>
                            <w:p w14:paraId="6658F94A" w14:textId="77777777" w:rsidR="00CB2FF0" w:rsidRDefault="00CB2FF0">
                              <w:pPr>
                                <w:spacing w:before="86"/>
                                <w:rPr>
                                  <w:rFonts w:ascii="Calibri"/>
                                  <w:sz w:val="20"/>
                                </w:rPr>
                              </w:pPr>
                            </w:p>
                            <w:p w14:paraId="7E607A66" w14:textId="77777777" w:rsidR="00CB2FF0" w:rsidRDefault="00000000">
                              <w:pPr>
                                <w:ind w:right="7068"/>
                                <w:jc w:val="right"/>
                                <w:rPr>
                                  <w:rFonts w:ascii="Calibri"/>
                                  <w:sz w:val="20"/>
                                </w:rPr>
                              </w:pPr>
                              <w:r>
                                <w:rPr>
                                  <w:rFonts w:ascii="Calibri"/>
                                  <w:spacing w:val="-5"/>
                                  <w:sz w:val="20"/>
                                </w:rPr>
                                <w:t>80</w:t>
                              </w:r>
                            </w:p>
                            <w:p w14:paraId="5644982F" w14:textId="77777777" w:rsidR="00CB2FF0" w:rsidRDefault="00CB2FF0">
                              <w:pPr>
                                <w:spacing w:before="86"/>
                                <w:rPr>
                                  <w:rFonts w:ascii="Calibri"/>
                                  <w:sz w:val="20"/>
                                </w:rPr>
                              </w:pPr>
                            </w:p>
                            <w:p w14:paraId="208F2A1A" w14:textId="77777777" w:rsidR="00CB2FF0" w:rsidRDefault="00000000">
                              <w:pPr>
                                <w:ind w:right="7068"/>
                                <w:jc w:val="right"/>
                                <w:rPr>
                                  <w:rFonts w:ascii="Calibri"/>
                                  <w:sz w:val="20"/>
                                </w:rPr>
                              </w:pPr>
                              <w:r>
                                <w:rPr>
                                  <w:rFonts w:ascii="Calibri"/>
                                  <w:spacing w:val="-5"/>
                                  <w:sz w:val="20"/>
                                </w:rPr>
                                <w:t>60</w:t>
                              </w:r>
                            </w:p>
                            <w:p w14:paraId="2F4EF7EB" w14:textId="77777777" w:rsidR="00CB2FF0" w:rsidRDefault="00CB2FF0">
                              <w:pPr>
                                <w:spacing w:before="86"/>
                                <w:rPr>
                                  <w:rFonts w:ascii="Calibri"/>
                                  <w:sz w:val="20"/>
                                </w:rPr>
                              </w:pPr>
                            </w:p>
                            <w:p w14:paraId="0389CF5C" w14:textId="77777777" w:rsidR="00CB2FF0" w:rsidRDefault="00000000">
                              <w:pPr>
                                <w:ind w:right="7068"/>
                                <w:jc w:val="right"/>
                                <w:rPr>
                                  <w:rFonts w:ascii="Calibri"/>
                                  <w:sz w:val="20"/>
                                </w:rPr>
                              </w:pPr>
                              <w:r>
                                <w:rPr>
                                  <w:rFonts w:ascii="Calibri"/>
                                  <w:spacing w:val="-5"/>
                                  <w:sz w:val="20"/>
                                </w:rPr>
                                <w:t>40</w:t>
                              </w:r>
                            </w:p>
                            <w:p w14:paraId="58E4BFDB" w14:textId="77777777" w:rsidR="00CB2FF0" w:rsidRDefault="00CB2FF0">
                              <w:pPr>
                                <w:spacing w:before="86"/>
                                <w:rPr>
                                  <w:rFonts w:ascii="Calibri"/>
                                  <w:sz w:val="20"/>
                                </w:rPr>
                              </w:pPr>
                            </w:p>
                            <w:p w14:paraId="5AA120AE" w14:textId="77777777" w:rsidR="00CB2FF0" w:rsidRDefault="00000000">
                              <w:pPr>
                                <w:ind w:right="7068"/>
                                <w:jc w:val="right"/>
                                <w:rPr>
                                  <w:rFonts w:ascii="Calibri"/>
                                  <w:sz w:val="20"/>
                                </w:rPr>
                              </w:pPr>
                              <w:r>
                                <w:rPr>
                                  <w:rFonts w:ascii="Calibri"/>
                                  <w:spacing w:val="-5"/>
                                  <w:sz w:val="20"/>
                                </w:rPr>
                                <w:t>20</w:t>
                              </w:r>
                            </w:p>
                            <w:p w14:paraId="726F912B" w14:textId="77777777" w:rsidR="00CB2FF0" w:rsidRDefault="00CB2FF0">
                              <w:pPr>
                                <w:spacing w:before="86"/>
                                <w:rPr>
                                  <w:rFonts w:ascii="Calibri"/>
                                  <w:sz w:val="20"/>
                                </w:rPr>
                              </w:pPr>
                            </w:p>
                            <w:p w14:paraId="3D211648" w14:textId="77777777" w:rsidR="00CB2FF0" w:rsidRDefault="00000000">
                              <w:pPr>
                                <w:ind w:right="7067"/>
                                <w:jc w:val="right"/>
                                <w:rPr>
                                  <w:rFonts w:ascii="Calibri"/>
                                  <w:sz w:val="20"/>
                                </w:rPr>
                              </w:pPr>
                              <w:r>
                                <w:rPr>
                                  <w:rFonts w:ascii="Calibri"/>
                                  <w:spacing w:val="-10"/>
                                  <w:sz w:val="20"/>
                                </w:rPr>
                                <w:t>0</w:t>
                              </w:r>
                            </w:p>
                          </w:txbxContent>
                        </wps:txbx>
                        <wps:bodyPr wrap="square" lIns="0" tIns="0" rIns="0" bIns="0" rtlCol="0">
                          <a:noAutofit/>
                        </wps:bodyPr>
                      </wps:wsp>
                    </wpg:wgp>
                  </a:graphicData>
                </a:graphic>
              </wp:anchor>
            </w:drawing>
          </mc:Choice>
          <mc:Fallback>
            <w:pict>
              <v:group w14:anchorId="110B0C5A" id="Group 29" o:spid="_x0000_s1037" style="position:absolute;left:0;text-align:left;margin-left:98.85pt;margin-top:241.6pt;width:425.9pt;height:248.75pt;z-index:-251691520;mso-wrap-distance-left:0;mso-wrap-distance-right:0;mso-position-horizontal-relative:page" coordsize="54089,3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">
                <v:shape id="Graphic 30" o:spid="_x0000_s1038" style="position:absolute;left:46;top:40;width:54000;height:31502;visibility:visible;mso-wrap-style:square;v-text-anchor:top" coordsize="5400040,315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" path="m5399532,l,,,3150108r5399532,l5399532,xe" stroked="f">
                  <v:path arrowok="t"/>
                </v:shape>
                <v:shape id="Graphic 31" o:spid="_x0000_s1039" style="position:absolute;left:11781;top:4733;width:39459;height:17863;visibility:visible;mso-wrap-style:square;v-text-anchor:top" coordsize="3945890,178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" path="m,1786127l281940,1513332r281940,-36576l845820,1293876,1127760,911351r281940,309373l1691639,1057656r280417,272796l2253996,947927,2535936,618744r281940,219456l3099816,655320r281940,201168l3663696,746760,3945636,e" filled="f" strokecolor="#497dba" strokeweight="2.16pt">
                  <v:path arrowok="t"/>
                </v:shape>
                <v:shape id="Graphic 32" o:spid="_x0000_s1040" style="position:absolute;left:47;top:47;width:53994;height:31496;visibility:visible;mso-wrap-style:square;v-text-anchor:top" coordsize="5399405,314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" path="m,3149600r5399405,l5399405,,,,,3149600xe" filled="f" strokecolor="#858585">
                  <v:path arrowok="t"/>
                </v:shape>
                <v:shape id="Textbox 33" o:spid="_x0000_s1041" type="#_x0000_t202" style="position:absolute;width:54089;height:3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5911CDB" w14:textId="77777777" w:rsidR="00CB2FF0" w:rsidRDefault="00000000">
                        <w:pPr>
                          <w:spacing w:before="96"/>
                          <w:ind w:right="7066"/>
                          <w:jc w:val="right"/>
                          <w:rPr>
                            <w:rFonts w:ascii="Calibri"/>
                            <w:sz w:val="20"/>
                          </w:rPr>
                        </w:pPr>
                        <w:r>
                          <w:rPr>
                            <w:rFonts w:ascii="Calibri"/>
                            <w:spacing w:val="-5"/>
                            <w:sz w:val="20"/>
                          </w:rPr>
                          <w:t>140</w:t>
                        </w:r>
                      </w:p>
                      <w:p w14:paraId="5B0CEA81" w14:textId="77777777" w:rsidR="00CB2FF0" w:rsidRDefault="00CB2FF0">
                        <w:pPr>
                          <w:spacing w:before="86"/>
                          <w:rPr>
                            <w:rFonts w:ascii="Calibri"/>
                            <w:sz w:val="20"/>
                          </w:rPr>
                        </w:pPr>
                      </w:p>
                      <w:p w14:paraId="198D404A" w14:textId="77777777" w:rsidR="00CB2FF0" w:rsidRDefault="00000000">
                        <w:pPr>
                          <w:ind w:right="7066"/>
                          <w:jc w:val="right"/>
                          <w:rPr>
                            <w:rFonts w:ascii="Calibri"/>
                            <w:sz w:val="20"/>
                          </w:rPr>
                        </w:pPr>
                        <w:r>
                          <w:rPr>
                            <w:rFonts w:ascii="Calibri"/>
                            <w:spacing w:val="-5"/>
                            <w:sz w:val="20"/>
                          </w:rPr>
                          <w:t>120</w:t>
                        </w:r>
                      </w:p>
                      <w:p w14:paraId="5AE82029" w14:textId="77777777" w:rsidR="00CB2FF0" w:rsidRDefault="00CB2FF0">
                        <w:pPr>
                          <w:spacing w:before="86"/>
                          <w:rPr>
                            <w:rFonts w:ascii="Calibri"/>
                            <w:sz w:val="20"/>
                          </w:rPr>
                        </w:pPr>
                      </w:p>
                      <w:p w14:paraId="1626B776" w14:textId="77777777" w:rsidR="00CB2FF0" w:rsidRDefault="00000000">
                        <w:pPr>
                          <w:ind w:right="7066"/>
                          <w:jc w:val="right"/>
                          <w:rPr>
                            <w:rFonts w:ascii="Calibri"/>
                            <w:sz w:val="20"/>
                          </w:rPr>
                        </w:pPr>
                        <w:r>
                          <w:rPr>
                            <w:rFonts w:ascii="Calibri"/>
                            <w:spacing w:val="-5"/>
                            <w:sz w:val="20"/>
                          </w:rPr>
                          <w:t>100</w:t>
                        </w:r>
                      </w:p>
                      <w:p w14:paraId="6658F94A" w14:textId="77777777" w:rsidR="00CB2FF0" w:rsidRDefault="00CB2FF0">
                        <w:pPr>
                          <w:spacing w:before="86"/>
                          <w:rPr>
                            <w:rFonts w:ascii="Calibri"/>
                            <w:sz w:val="20"/>
                          </w:rPr>
                        </w:pPr>
                      </w:p>
                      <w:p w14:paraId="7E607A66" w14:textId="77777777" w:rsidR="00CB2FF0" w:rsidRDefault="00000000">
                        <w:pPr>
                          <w:ind w:right="7068"/>
                          <w:jc w:val="right"/>
                          <w:rPr>
                            <w:rFonts w:ascii="Calibri"/>
                            <w:sz w:val="20"/>
                          </w:rPr>
                        </w:pPr>
                        <w:r>
                          <w:rPr>
                            <w:rFonts w:ascii="Calibri"/>
                            <w:spacing w:val="-5"/>
                            <w:sz w:val="20"/>
                          </w:rPr>
                          <w:t>80</w:t>
                        </w:r>
                      </w:p>
                      <w:p w14:paraId="5644982F" w14:textId="77777777" w:rsidR="00CB2FF0" w:rsidRDefault="00CB2FF0">
                        <w:pPr>
                          <w:spacing w:before="86"/>
                          <w:rPr>
                            <w:rFonts w:ascii="Calibri"/>
                            <w:sz w:val="20"/>
                          </w:rPr>
                        </w:pPr>
                      </w:p>
                      <w:p w14:paraId="208F2A1A" w14:textId="77777777" w:rsidR="00CB2FF0" w:rsidRDefault="00000000">
                        <w:pPr>
                          <w:ind w:right="7068"/>
                          <w:jc w:val="right"/>
                          <w:rPr>
                            <w:rFonts w:ascii="Calibri"/>
                            <w:sz w:val="20"/>
                          </w:rPr>
                        </w:pPr>
                        <w:r>
                          <w:rPr>
                            <w:rFonts w:ascii="Calibri"/>
                            <w:spacing w:val="-5"/>
                            <w:sz w:val="20"/>
                          </w:rPr>
                          <w:t>60</w:t>
                        </w:r>
                      </w:p>
                      <w:p w14:paraId="2F4EF7EB" w14:textId="77777777" w:rsidR="00CB2FF0" w:rsidRDefault="00CB2FF0">
                        <w:pPr>
                          <w:spacing w:before="86"/>
                          <w:rPr>
                            <w:rFonts w:ascii="Calibri"/>
                            <w:sz w:val="20"/>
                          </w:rPr>
                        </w:pPr>
                      </w:p>
                      <w:p w14:paraId="0389CF5C" w14:textId="77777777" w:rsidR="00CB2FF0" w:rsidRDefault="00000000">
                        <w:pPr>
                          <w:ind w:right="7068"/>
                          <w:jc w:val="right"/>
                          <w:rPr>
                            <w:rFonts w:ascii="Calibri"/>
                            <w:sz w:val="20"/>
                          </w:rPr>
                        </w:pPr>
                        <w:r>
                          <w:rPr>
                            <w:rFonts w:ascii="Calibri"/>
                            <w:spacing w:val="-5"/>
                            <w:sz w:val="20"/>
                          </w:rPr>
                          <w:t>40</w:t>
                        </w:r>
                      </w:p>
                      <w:p w14:paraId="58E4BFDB" w14:textId="77777777" w:rsidR="00CB2FF0" w:rsidRDefault="00CB2FF0">
                        <w:pPr>
                          <w:spacing w:before="86"/>
                          <w:rPr>
                            <w:rFonts w:ascii="Calibri"/>
                            <w:sz w:val="20"/>
                          </w:rPr>
                        </w:pPr>
                      </w:p>
                      <w:p w14:paraId="5AA120AE" w14:textId="77777777" w:rsidR="00CB2FF0" w:rsidRDefault="00000000">
                        <w:pPr>
                          <w:ind w:right="7068"/>
                          <w:jc w:val="right"/>
                          <w:rPr>
                            <w:rFonts w:ascii="Calibri"/>
                            <w:sz w:val="20"/>
                          </w:rPr>
                        </w:pPr>
                        <w:r>
                          <w:rPr>
                            <w:rFonts w:ascii="Calibri"/>
                            <w:spacing w:val="-5"/>
                            <w:sz w:val="20"/>
                          </w:rPr>
                          <w:t>20</w:t>
                        </w:r>
                      </w:p>
                      <w:p w14:paraId="726F912B" w14:textId="77777777" w:rsidR="00CB2FF0" w:rsidRDefault="00CB2FF0">
                        <w:pPr>
                          <w:spacing w:before="86"/>
                          <w:rPr>
                            <w:rFonts w:ascii="Calibri"/>
                            <w:sz w:val="20"/>
                          </w:rPr>
                        </w:pPr>
                      </w:p>
                      <w:p w14:paraId="3D211648" w14:textId="77777777" w:rsidR="00CB2FF0" w:rsidRDefault="00000000">
                        <w:pPr>
                          <w:ind w:right="7067"/>
                          <w:jc w:val="right"/>
                          <w:rPr>
                            <w:rFonts w:ascii="Calibri"/>
                            <w:sz w:val="20"/>
                          </w:rPr>
                        </w:pPr>
                        <w:r>
                          <w:rPr>
                            <w:rFonts w:ascii="Calibri"/>
                            <w:spacing w:val="-10"/>
                            <w:sz w:val="20"/>
                          </w:rPr>
                          <w:t>0</w:t>
                        </w:r>
                      </w:p>
                    </w:txbxContent>
                  </v:textbox>
                </v:shape>
                <w10:wrap anchorx="page"/>
              </v:group>
            </w:pict>
          </mc:Fallback>
        </mc:AlternateContent>
      </w:r>
      <w:r w:rsidRPr="005D40D0">
        <w:rPr>
          <w:rFonts w:eastAsia="標楷體"/>
        </w:rPr>
        <w:t>veterinary hospitals with certificated veterinarians in Taiwan. The statistical data included 2002-January, 2017, covering 407 veterinary hospitals in the north (Taipei, New</w:t>
      </w:r>
      <w:r w:rsidRPr="005D40D0">
        <w:rPr>
          <w:rFonts w:eastAsia="標楷體"/>
          <w:spacing w:val="-5"/>
        </w:rPr>
        <w:t xml:space="preserve"> </w:t>
      </w:r>
      <w:r w:rsidRPr="005D40D0">
        <w:rPr>
          <w:rFonts w:eastAsia="標楷體"/>
        </w:rPr>
        <w:t>Taipei,</w:t>
      </w:r>
      <w:r w:rsidRPr="005D40D0">
        <w:rPr>
          <w:rFonts w:eastAsia="標楷體"/>
          <w:spacing w:val="-5"/>
        </w:rPr>
        <w:t xml:space="preserve"> </w:t>
      </w:r>
      <w:r w:rsidRPr="005D40D0">
        <w:rPr>
          <w:rFonts w:eastAsia="標楷體"/>
        </w:rPr>
        <w:t>Keelung,</w:t>
      </w:r>
      <w:r w:rsidRPr="005D40D0">
        <w:rPr>
          <w:rFonts w:eastAsia="標楷體"/>
          <w:spacing w:val="-5"/>
        </w:rPr>
        <w:t xml:space="preserve"> </w:t>
      </w:r>
      <w:r w:rsidRPr="005D40D0">
        <w:rPr>
          <w:rFonts w:eastAsia="標楷體"/>
        </w:rPr>
        <w:t>Taoyuan,</w:t>
      </w:r>
      <w:r w:rsidRPr="005D40D0">
        <w:rPr>
          <w:rFonts w:eastAsia="標楷體"/>
          <w:spacing w:val="-3"/>
        </w:rPr>
        <w:t xml:space="preserve"> </w:t>
      </w:r>
      <w:r w:rsidRPr="005D40D0">
        <w:rPr>
          <w:rFonts w:eastAsia="標楷體"/>
        </w:rPr>
        <w:t>and</w:t>
      </w:r>
      <w:r w:rsidRPr="005D40D0">
        <w:rPr>
          <w:rFonts w:eastAsia="標楷體"/>
          <w:spacing w:val="-3"/>
        </w:rPr>
        <w:t xml:space="preserve"> </w:t>
      </w:r>
      <w:r w:rsidRPr="005D40D0">
        <w:rPr>
          <w:rFonts w:eastAsia="標楷體"/>
        </w:rPr>
        <w:t>Hsinchu),</w:t>
      </w:r>
      <w:r w:rsidRPr="005D40D0">
        <w:rPr>
          <w:rFonts w:eastAsia="標楷體"/>
          <w:spacing w:val="-6"/>
        </w:rPr>
        <w:t xml:space="preserve"> </w:t>
      </w:r>
      <w:r w:rsidRPr="005D40D0">
        <w:rPr>
          <w:rFonts w:eastAsia="標楷體"/>
        </w:rPr>
        <w:t>275</w:t>
      </w:r>
      <w:r w:rsidRPr="005D40D0">
        <w:rPr>
          <w:rFonts w:eastAsia="標楷體"/>
          <w:spacing w:val="-5"/>
        </w:rPr>
        <w:t xml:space="preserve"> </w:t>
      </w:r>
      <w:r w:rsidRPr="005D40D0">
        <w:rPr>
          <w:rFonts w:eastAsia="標楷體"/>
        </w:rPr>
        <w:t>in</w:t>
      </w:r>
      <w:r w:rsidRPr="005D40D0">
        <w:rPr>
          <w:rFonts w:eastAsia="標楷體"/>
          <w:spacing w:val="-4"/>
        </w:rPr>
        <w:t xml:space="preserve"> </w:t>
      </w:r>
      <w:r w:rsidRPr="005D40D0">
        <w:rPr>
          <w:rFonts w:eastAsia="標楷體"/>
        </w:rPr>
        <w:t>central</w:t>
      </w:r>
      <w:r w:rsidRPr="005D40D0">
        <w:rPr>
          <w:rFonts w:eastAsia="標楷體"/>
          <w:spacing w:val="-4"/>
        </w:rPr>
        <w:t xml:space="preserve"> </w:t>
      </w:r>
      <w:r w:rsidRPr="005D40D0">
        <w:rPr>
          <w:rFonts w:eastAsia="標楷體"/>
        </w:rPr>
        <w:t>Taiwan</w:t>
      </w:r>
      <w:r w:rsidRPr="005D40D0">
        <w:rPr>
          <w:rFonts w:eastAsia="標楷體"/>
          <w:spacing w:val="-3"/>
        </w:rPr>
        <w:t xml:space="preserve"> </w:t>
      </w:r>
      <w:r w:rsidRPr="005D40D0">
        <w:rPr>
          <w:rFonts w:eastAsia="標楷體"/>
        </w:rPr>
        <w:t>(Miaoli,</w:t>
      </w:r>
      <w:r w:rsidRPr="005D40D0">
        <w:rPr>
          <w:rFonts w:eastAsia="標楷體"/>
          <w:spacing w:val="-5"/>
        </w:rPr>
        <w:t xml:space="preserve"> </w:t>
      </w:r>
      <w:r w:rsidRPr="005D40D0">
        <w:rPr>
          <w:rFonts w:eastAsia="標楷體"/>
        </w:rPr>
        <w:t>Taichung, Nantou, Changhua, and Yunlin), 287 in the south (Chiayi, Tainan, Kaohsiung, and Pingtung),</w:t>
      </w:r>
      <w:r w:rsidRPr="005D40D0">
        <w:rPr>
          <w:rFonts w:eastAsia="標楷體"/>
          <w:spacing w:val="-5"/>
        </w:rPr>
        <w:t xml:space="preserve"> </w:t>
      </w:r>
      <w:r w:rsidRPr="005D40D0">
        <w:rPr>
          <w:rFonts w:eastAsia="標楷體"/>
        </w:rPr>
        <w:t>and</w:t>
      </w:r>
      <w:r w:rsidRPr="005D40D0">
        <w:rPr>
          <w:rFonts w:eastAsia="標楷體"/>
          <w:spacing w:val="-4"/>
        </w:rPr>
        <w:t xml:space="preserve"> </w:t>
      </w:r>
      <w:r w:rsidRPr="005D40D0">
        <w:rPr>
          <w:rFonts w:eastAsia="標楷體"/>
        </w:rPr>
        <w:t>31</w:t>
      </w:r>
      <w:r w:rsidRPr="005D40D0">
        <w:rPr>
          <w:rFonts w:eastAsia="標楷體"/>
          <w:spacing w:val="-4"/>
        </w:rPr>
        <w:t xml:space="preserve"> </w:t>
      </w:r>
      <w:r w:rsidRPr="005D40D0">
        <w:rPr>
          <w:rFonts w:eastAsia="標楷體"/>
        </w:rPr>
        <w:t>in</w:t>
      </w:r>
      <w:r w:rsidRPr="005D40D0">
        <w:rPr>
          <w:rFonts w:eastAsia="標楷體"/>
          <w:spacing w:val="-4"/>
        </w:rPr>
        <w:t xml:space="preserve"> </w:t>
      </w:r>
      <w:r w:rsidRPr="005D40D0">
        <w:rPr>
          <w:rFonts w:eastAsia="標楷體"/>
        </w:rPr>
        <w:t>the</w:t>
      </w:r>
      <w:r w:rsidRPr="005D40D0">
        <w:rPr>
          <w:rFonts w:eastAsia="標楷體"/>
          <w:spacing w:val="-6"/>
        </w:rPr>
        <w:t xml:space="preserve"> </w:t>
      </w:r>
      <w:r w:rsidRPr="005D40D0">
        <w:rPr>
          <w:rFonts w:eastAsia="標楷體"/>
        </w:rPr>
        <w:t>east</w:t>
      </w:r>
      <w:r w:rsidRPr="005D40D0">
        <w:rPr>
          <w:rFonts w:eastAsia="標楷體"/>
          <w:spacing w:val="-4"/>
        </w:rPr>
        <w:t xml:space="preserve"> </w:t>
      </w:r>
      <w:r w:rsidRPr="005D40D0">
        <w:rPr>
          <w:rFonts w:eastAsia="標楷體"/>
        </w:rPr>
        <w:t>and</w:t>
      </w:r>
      <w:r w:rsidRPr="005D40D0">
        <w:rPr>
          <w:rFonts w:eastAsia="標楷體"/>
          <w:spacing w:val="-4"/>
        </w:rPr>
        <w:t xml:space="preserve"> </w:t>
      </w:r>
      <w:r w:rsidRPr="005D40D0">
        <w:rPr>
          <w:rFonts w:eastAsia="標楷體"/>
        </w:rPr>
        <w:t>offshore</w:t>
      </w:r>
      <w:r w:rsidRPr="005D40D0">
        <w:rPr>
          <w:rFonts w:eastAsia="標楷體"/>
          <w:spacing w:val="-5"/>
        </w:rPr>
        <w:t xml:space="preserve"> </w:t>
      </w:r>
      <w:r w:rsidRPr="005D40D0">
        <w:rPr>
          <w:rFonts w:eastAsia="標楷體"/>
        </w:rPr>
        <w:t>islands</w:t>
      </w:r>
      <w:r w:rsidRPr="005D40D0">
        <w:rPr>
          <w:rFonts w:eastAsia="標楷體"/>
          <w:spacing w:val="-4"/>
        </w:rPr>
        <w:t xml:space="preserve"> </w:t>
      </w:r>
      <w:r w:rsidRPr="005D40D0">
        <w:rPr>
          <w:rFonts w:eastAsia="標楷體"/>
        </w:rPr>
        <w:t>(Taitung,</w:t>
      </w:r>
      <w:r w:rsidRPr="005D40D0">
        <w:rPr>
          <w:rFonts w:eastAsia="標楷體"/>
          <w:spacing w:val="-4"/>
        </w:rPr>
        <w:t xml:space="preserve"> </w:t>
      </w:r>
      <w:r w:rsidRPr="005D40D0">
        <w:rPr>
          <w:rFonts w:eastAsia="標楷體"/>
        </w:rPr>
        <w:t>Hualien,</w:t>
      </w:r>
      <w:r w:rsidRPr="005D40D0">
        <w:rPr>
          <w:rFonts w:eastAsia="標楷體"/>
          <w:spacing w:val="-4"/>
        </w:rPr>
        <w:t xml:space="preserve"> </w:t>
      </w:r>
      <w:proofErr w:type="spellStart"/>
      <w:r w:rsidRPr="005D40D0">
        <w:rPr>
          <w:rFonts w:eastAsia="標楷體"/>
        </w:rPr>
        <w:t>Yilan</w:t>
      </w:r>
      <w:proofErr w:type="spellEnd"/>
      <w:r w:rsidRPr="005D40D0">
        <w:rPr>
          <w:rFonts w:eastAsia="標楷體"/>
        </w:rPr>
        <w:t>,</w:t>
      </w:r>
      <w:r w:rsidRPr="005D40D0">
        <w:rPr>
          <w:rFonts w:eastAsia="標楷體"/>
          <w:spacing w:val="-4"/>
        </w:rPr>
        <w:t xml:space="preserve"> </w:t>
      </w:r>
      <w:r w:rsidRPr="005D40D0">
        <w:rPr>
          <w:rFonts w:eastAsia="標楷體"/>
        </w:rPr>
        <w:t>Kinmen,</w:t>
      </w:r>
      <w:r w:rsidRPr="005D40D0">
        <w:rPr>
          <w:rFonts w:eastAsia="標楷體"/>
          <w:spacing w:val="-5"/>
        </w:rPr>
        <w:t xml:space="preserve"> </w:t>
      </w:r>
      <w:r w:rsidRPr="005D40D0">
        <w:rPr>
          <w:rFonts w:eastAsia="標楷體"/>
        </w:rPr>
        <w:t>and Penghu). The number of veterinary hospitals rapidly increased after 2009 and maintained the increase of 80 veterinary hospitals per year. The statistics showed that 122 veterinary hospitals received the practice license from 2016 to January, 2017. Overall speaking, pet hospitals in Taiwan appear steady growth [8].</w:t>
      </w:r>
    </w:p>
    <w:p w14:paraId="7D6E6478" w14:textId="77777777" w:rsidR="00CB2FF0" w:rsidRPr="005D40D0" w:rsidRDefault="00CB2FF0">
      <w:pPr>
        <w:pStyle w:val="a3"/>
        <w:rPr>
          <w:rFonts w:eastAsia="標楷體"/>
          <w:sz w:val="10"/>
        </w:rPr>
      </w:pPr>
    </w:p>
    <w:tbl>
      <w:tblPr>
        <w:tblStyle w:val="TableNormal"/>
        <w:tblW w:w="0" w:type="auto"/>
        <w:tblInd w:w="653" w:type="dxa"/>
        <w:tblBorders>
          <w:top w:val="single" w:sz="6" w:space="0" w:color="858585"/>
          <w:left w:val="single" w:sz="6" w:space="0" w:color="858585"/>
          <w:bottom w:val="single" w:sz="6" w:space="0" w:color="858585"/>
          <w:right w:val="single" w:sz="6" w:space="0" w:color="858585"/>
          <w:insideH w:val="single" w:sz="6" w:space="0" w:color="858585"/>
          <w:insideV w:val="single" w:sz="6" w:space="0" w:color="858585"/>
        </w:tblBorders>
        <w:tblLayout w:type="fixed"/>
        <w:tblLook w:val="01E0" w:firstRow="1" w:lastRow="1" w:firstColumn="1" w:lastColumn="1" w:noHBand="0" w:noVBand="0"/>
      </w:tblPr>
      <w:tblGrid>
        <w:gridCol w:w="1286"/>
        <w:gridCol w:w="444"/>
        <w:gridCol w:w="444"/>
        <w:gridCol w:w="442"/>
        <w:gridCol w:w="444"/>
        <w:gridCol w:w="444"/>
        <w:gridCol w:w="444"/>
        <w:gridCol w:w="444"/>
        <w:gridCol w:w="444"/>
        <w:gridCol w:w="444"/>
        <w:gridCol w:w="444"/>
        <w:gridCol w:w="444"/>
        <w:gridCol w:w="444"/>
        <w:gridCol w:w="442"/>
        <w:gridCol w:w="444"/>
        <w:gridCol w:w="444"/>
      </w:tblGrid>
      <w:tr w:rsidR="00CB2FF0" w:rsidRPr="005D40D0" w14:paraId="63E955DF" w14:textId="77777777">
        <w:trPr>
          <w:trHeight w:val="558"/>
        </w:trPr>
        <w:tc>
          <w:tcPr>
            <w:tcW w:w="1286" w:type="dxa"/>
            <w:vMerge w:val="restart"/>
            <w:tcBorders>
              <w:top w:val="nil"/>
              <w:left w:val="nil"/>
            </w:tcBorders>
            <w:shd w:val="clear" w:color="auto" w:fill="FFFFFF"/>
          </w:tcPr>
          <w:p w14:paraId="0F114D2D" w14:textId="77777777" w:rsidR="00CB2FF0" w:rsidRPr="005D40D0" w:rsidRDefault="00CB2FF0">
            <w:pPr>
              <w:pStyle w:val="TableParagraph"/>
              <w:spacing w:before="0"/>
              <w:ind w:left="0"/>
              <w:rPr>
                <w:rFonts w:eastAsia="標楷體"/>
              </w:rPr>
            </w:pPr>
          </w:p>
        </w:tc>
        <w:tc>
          <w:tcPr>
            <w:tcW w:w="6656" w:type="dxa"/>
            <w:gridSpan w:val="15"/>
            <w:tcBorders>
              <w:right w:val="nil"/>
            </w:tcBorders>
            <w:shd w:val="clear" w:color="auto" w:fill="FFFFFF"/>
          </w:tcPr>
          <w:p w14:paraId="25CA7B4F" w14:textId="77777777" w:rsidR="00CB2FF0" w:rsidRPr="005D40D0" w:rsidRDefault="00CB2FF0">
            <w:pPr>
              <w:pStyle w:val="TableParagraph"/>
              <w:spacing w:before="0"/>
              <w:ind w:left="0"/>
              <w:rPr>
                <w:rFonts w:eastAsia="標楷體"/>
              </w:rPr>
            </w:pPr>
          </w:p>
        </w:tc>
      </w:tr>
      <w:tr w:rsidR="00CB2FF0" w:rsidRPr="005D40D0" w14:paraId="29A97F24" w14:textId="77777777">
        <w:trPr>
          <w:trHeight w:val="558"/>
        </w:trPr>
        <w:tc>
          <w:tcPr>
            <w:tcW w:w="1286" w:type="dxa"/>
            <w:vMerge/>
            <w:tcBorders>
              <w:top w:val="nil"/>
              <w:left w:val="nil"/>
            </w:tcBorders>
            <w:shd w:val="clear" w:color="auto" w:fill="FFFFFF"/>
          </w:tcPr>
          <w:p w14:paraId="0990337E" w14:textId="77777777" w:rsidR="00CB2FF0" w:rsidRPr="005D40D0" w:rsidRDefault="00CB2FF0">
            <w:pPr>
              <w:rPr>
                <w:rFonts w:eastAsia="標楷體"/>
                <w:sz w:val="2"/>
                <w:szCs w:val="2"/>
              </w:rPr>
            </w:pPr>
          </w:p>
        </w:tc>
        <w:tc>
          <w:tcPr>
            <w:tcW w:w="6656" w:type="dxa"/>
            <w:gridSpan w:val="15"/>
            <w:tcBorders>
              <w:right w:val="nil"/>
            </w:tcBorders>
          </w:tcPr>
          <w:p w14:paraId="7C141654" w14:textId="77777777" w:rsidR="00CB2FF0" w:rsidRPr="005D40D0" w:rsidRDefault="00CB2FF0">
            <w:pPr>
              <w:pStyle w:val="TableParagraph"/>
              <w:spacing w:before="0"/>
              <w:ind w:left="0"/>
              <w:rPr>
                <w:rFonts w:eastAsia="標楷體"/>
              </w:rPr>
            </w:pPr>
          </w:p>
        </w:tc>
      </w:tr>
      <w:tr w:rsidR="00CB2FF0" w:rsidRPr="005D40D0" w14:paraId="0EC112B1" w14:textId="77777777">
        <w:trPr>
          <w:trHeight w:val="558"/>
        </w:trPr>
        <w:tc>
          <w:tcPr>
            <w:tcW w:w="1286" w:type="dxa"/>
            <w:vMerge/>
            <w:tcBorders>
              <w:top w:val="nil"/>
              <w:left w:val="nil"/>
            </w:tcBorders>
            <w:shd w:val="clear" w:color="auto" w:fill="FFFFFF"/>
          </w:tcPr>
          <w:p w14:paraId="667F4DD6" w14:textId="77777777" w:rsidR="00CB2FF0" w:rsidRPr="005D40D0" w:rsidRDefault="00CB2FF0">
            <w:pPr>
              <w:rPr>
                <w:rFonts w:eastAsia="標楷體"/>
                <w:sz w:val="2"/>
                <w:szCs w:val="2"/>
              </w:rPr>
            </w:pPr>
          </w:p>
        </w:tc>
        <w:tc>
          <w:tcPr>
            <w:tcW w:w="6656" w:type="dxa"/>
            <w:gridSpan w:val="15"/>
            <w:tcBorders>
              <w:right w:val="nil"/>
            </w:tcBorders>
          </w:tcPr>
          <w:p w14:paraId="3CD9E8B4" w14:textId="77777777" w:rsidR="00CB2FF0" w:rsidRPr="005D40D0" w:rsidRDefault="00CB2FF0">
            <w:pPr>
              <w:pStyle w:val="TableParagraph"/>
              <w:spacing w:before="0"/>
              <w:ind w:left="0"/>
              <w:rPr>
                <w:rFonts w:eastAsia="標楷體"/>
              </w:rPr>
            </w:pPr>
          </w:p>
        </w:tc>
      </w:tr>
      <w:tr w:rsidR="00CB2FF0" w:rsidRPr="005D40D0" w14:paraId="3ADE24A3" w14:textId="77777777">
        <w:trPr>
          <w:trHeight w:val="558"/>
        </w:trPr>
        <w:tc>
          <w:tcPr>
            <w:tcW w:w="1286" w:type="dxa"/>
            <w:vMerge/>
            <w:tcBorders>
              <w:top w:val="nil"/>
              <w:left w:val="nil"/>
            </w:tcBorders>
            <w:shd w:val="clear" w:color="auto" w:fill="FFFFFF"/>
          </w:tcPr>
          <w:p w14:paraId="1FF6C6DA" w14:textId="77777777" w:rsidR="00CB2FF0" w:rsidRPr="005D40D0" w:rsidRDefault="00CB2FF0">
            <w:pPr>
              <w:rPr>
                <w:rFonts w:eastAsia="標楷體"/>
                <w:sz w:val="2"/>
                <w:szCs w:val="2"/>
              </w:rPr>
            </w:pPr>
          </w:p>
        </w:tc>
        <w:tc>
          <w:tcPr>
            <w:tcW w:w="6656" w:type="dxa"/>
            <w:gridSpan w:val="15"/>
            <w:tcBorders>
              <w:right w:val="nil"/>
            </w:tcBorders>
          </w:tcPr>
          <w:p w14:paraId="593755A9" w14:textId="77777777" w:rsidR="00CB2FF0" w:rsidRPr="005D40D0" w:rsidRDefault="00CB2FF0">
            <w:pPr>
              <w:pStyle w:val="TableParagraph"/>
              <w:spacing w:before="0"/>
              <w:ind w:left="0"/>
              <w:rPr>
                <w:rFonts w:eastAsia="標楷體"/>
              </w:rPr>
            </w:pPr>
          </w:p>
        </w:tc>
      </w:tr>
      <w:tr w:rsidR="00CB2FF0" w:rsidRPr="005D40D0" w14:paraId="5D380F66" w14:textId="77777777">
        <w:trPr>
          <w:trHeight w:val="561"/>
        </w:trPr>
        <w:tc>
          <w:tcPr>
            <w:tcW w:w="1286" w:type="dxa"/>
            <w:vMerge/>
            <w:tcBorders>
              <w:top w:val="nil"/>
              <w:left w:val="nil"/>
            </w:tcBorders>
            <w:shd w:val="clear" w:color="auto" w:fill="FFFFFF"/>
          </w:tcPr>
          <w:p w14:paraId="77305ECC" w14:textId="77777777" w:rsidR="00CB2FF0" w:rsidRPr="005D40D0" w:rsidRDefault="00CB2FF0">
            <w:pPr>
              <w:rPr>
                <w:rFonts w:eastAsia="標楷體"/>
                <w:sz w:val="2"/>
                <w:szCs w:val="2"/>
              </w:rPr>
            </w:pPr>
          </w:p>
        </w:tc>
        <w:tc>
          <w:tcPr>
            <w:tcW w:w="6656" w:type="dxa"/>
            <w:gridSpan w:val="15"/>
            <w:tcBorders>
              <w:right w:val="nil"/>
            </w:tcBorders>
          </w:tcPr>
          <w:p w14:paraId="15B1B34B" w14:textId="77777777" w:rsidR="00CB2FF0" w:rsidRPr="005D40D0" w:rsidRDefault="00CB2FF0">
            <w:pPr>
              <w:pStyle w:val="TableParagraph"/>
              <w:spacing w:before="0"/>
              <w:ind w:left="0"/>
              <w:rPr>
                <w:rFonts w:eastAsia="標楷體"/>
              </w:rPr>
            </w:pPr>
          </w:p>
        </w:tc>
      </w:tr>
      <w:tr w:rsidR="00CB2FF0" w:rsidRPr="005D40D0" w14:paraId="4D7B9A4A" w14:textId="77777777">
        <w:trPr>
          <w:trHeight w:val="558"/>
        </w:trPr>
        <w:tc>
          <w:tcPr>
            <w:tcW w:w="1286" w:type="dxa"/>
            <w:vMerge/>
            <w:tcBorders>
              <w:top w:val="nil"/>
              <w:left w:val="nil"/>
            </w:tcBorders>
            <w:shd w:val="clear" w:color="auto" w:fill="FFFFFF"/>
          </w:tcPr>
          <w:p w14:paraId="4AB39D03" w14:textId="77777777" w:rsidR="00CB2FF0" w:rsidRPr="005D40D0" w:rsidRDefault="00CB2FF0">
            <w:pPr>
              <w:rPr>
                <w:rFonts w:eastAsia="標楷體"/>
                <w:sz w:val="2"/>
                <w:szCs w:val="2"/>
              </w:rPr>
            </w:pPr>
          </w:p>
        </w:tc>
        <w:tc>
          <w:tcPr>
            <w:tcW w:w="6656" w:type="dxa"/>
            <w:gridSpan w:val="15"/>
            <w:tcBorders>
              <w:right w:val="nil"/>
            </w:tcBorders>
          </w:tcPr>
          <w:p w14:paraId="679B5793" w14:textId="77777777" w:rsidR="00CB2FF0" w:rsidRPr="005D40D0" w:rsidRDefault="00CB2FF0">
            <w:pPr>
              <w:pStyle w:val="TableParagraph"/>
              <w:spacing w:before="0"/>
              <w:ind w:left="0"/>
              <w:rPr>
                <w:rFonts w:eastAsia="標楷體"/>
              </w:rPr>
            </w:pPr>
          </w:p>
        </w:tc>
      </w:tr>
      <w:tr w:rsidR="00CB2FF0" w:rsidRPr="005D40D0" w14:paraId="4C4ABA1F" w14:textId="77777777">
        <w:trPr>
          <w:trHeight w:val="558"/>
        </w:trPr>
        <w:tc>
          <w:tcPr>
            <w:tcW w:w="1286" w:type="dxa"/>
            <w:vMerge/>
            <w:tcBorders>
              <w:top w:val="nil"/>
              <w:left w:val="nil"/>
            </w:tcBorders>
            <w:shd w:val="clear" w:color="auto" w:fill="FFFFFF"/>
          </w:tcPr>
          <w:p w14:paraId="19DAD457" w14:textId="77777777" w:rsidR="00CB2FF0" w:rsidRPr="005D40D0" w:rsidRDefault="00CB2FF0">
            <w:pPr>
              <w:rPr>
                <w:rFonts w:eastAsia="標楷體"/>
                <w:sz w:val="2"/>
                <w:szCs w:val="2"/>
              </w:rPr>
            </w:pPr>
          </w:p>
        </w:tc>
        <w:tc>
          <w:tcPr>
            <w:tcW w:w="6656" w:type="dxa"/>
            <w:gridSpan w:val="15"/>
            <w:tcBorders>
              <w:right w:val="nil"/>
            </w:tcBorders>
            <w:shd w:val="clear" w:color="auto" w:fill="FFFFFF"/>
          </w:tcPr>
          <w:p w14:paraId="7B10BDB5" w14:textId="77777777" w:rsidR="00CB2FF0" w:rsidRPr="005D40D0" w:rsidRDefault="00CB2FF0">
            <w:pPr>
              <w:pStyle w:val="TableParagraph"/>
              <w:spacing w:before="0"/>
              <w:ind w:left="0"/>
              <w:rPr>
                <w:rFonts w:eastAsia="標楷體"/>
              </w:rPr>
            </w:pPr>
          </w:p>
        </w:tc>
      </w:tr>
      <w:tr w:rsidR="00CB2FF0" w:rsidRPr="005D40D0" w14:paraId="415A78C4" w14:textId="77777777">
        <w:trPr>
          <w:trHeight w:val="292"/>
        </w:trPr>
        <w:tc>
          <w:tcPr>
            <w:tcW w:w="1286" w:type="dxa"/>
            <w:vMerge/>
            <w:tcBorders>
              <w:top w:val="nil"/>
              <w:left w:val="nil"/>
            </w:tcBorders>
            <w:shd w:val="clear" w:color="auto" w:fill="FFFFFF"/>
          </w:tcPr>
          <w:p w14:paraId="69D30A5B" w14:textId="77777777" w:rsidR="00CB2FF0" w:rsidRPr="005D40D0" w:rsidRDefault="00CB2FF0">
            <w:pPr>
              <w:rPr>
                <w:rFonts w:eastAsia="標楷體"/>
                <w:sz w:val="2"/>
                <w:szCs w:val="2"/>
              </w:rPr>
            </w:pPr>
          </w:p>
        </w:tc>
        <w:tc>
          <w:tcPr>
            <w:tcW w:w="444" w:type="dxa"/>
            <w:shd w:val="clear" w:color="auto" w:fill="FFFFFF"/>
          </w:tcPr>
          <w:p w14:paraId="60412FC1" w14:textId="77777777" w:rsidR="00CB2FF0" w:rsidRPr="005D40D0" w:rsidRDefault="00000000">
            <w:pPr>
              <w:pStyle w:val="TableParagraph"/>
              <w:spacing w:before="15"/>
              <w:ind w:left="15"/>
              <w:jc w:val="center"/>
              <w:rPr>
                <w:rFonts w:eastAsia="標楷體"/>
                <w:sz w:val="20"/>
              </w:rPr>
            </w:pPr>
            <w:r w:rsidRPr="005D40D0">
              <w:rPr>
                <w:rFonts w:eastAsia="標楷體"/>
                <w:spacing w:val="-4"/>
                <w:sz w:val="20"/>
              </w:rPr>
              <w:t>2002</w:t>
            </w:r>
          </w:p>
        </w:tc>
        <w:tc>
          <w:tcPr>
            <w:tcW w:w="444" w:type="dxa"/>
            <w:shd w:val="clear" w:color="auto" w:fill="FFFFFF"/>
          </w:tcPr>
          <w:p w14:paraId="3FD1F221" w14:textId="77777777" w:rsidR="00CB2FF0" w:rsidRPr="005D40D0" w:rsidRDefault="00000000">
            <w:pPr>
              <w:pStyle w:val="TableParagraph"/>
              <w:spacing w:before="15"/>
              <w:ind w:left="15"/>
              <w:jc w:val="center"/>
              <w:rPr>
                <w:rFonts w:eastAsia="標楷體"/>
                <w:sz w:val="20"/>
              </w:rPr>
            </w:pPr>
            <w:r w:rsidRPr="005D40D0">
              <w:rPr>
                <w:rFonts w:eastAsia="標楷體"/>
                <w:spacing w:val="-4"/>
                <w:sz w:val="20"/>
              </w:rPr>
              <w:t>2003</w:t>
            </w:r>
          </w:p>
        </w:tc>
        <w:tc>
          <w:tcPr>
            <w:tcW w:w="442" w:type="dxa"/>
            <w:shd w:val="clear" w:color="auto" w:fill="FFFFFF"/>
          </w:tcPr>
          <w:p w14:paraId="7442AEDB" w14:textId="77777777" w:rsidR="00CB2FF0" w:rsidRPr="005D40D0" w:rsidRDefault="00000000">
            <w:pPr>
              <w:pStyle w:val="TableParagraph"/>
              <w:spacing w:before="15"/>
              <w:ind w:left="17"/>
              <w:jc w:val="center"/>
              <w:rPr>
                <w:rFonts w:eastAsia="標楷體"/>
                <w:sz w:val="20"/>
              </w:rPr>
            </w:pPr>
            <w:r w:rsidRPr="005D40D0">
              <w:rPr>
                <w:rFonts w:eastAsia="標楷體"/>
                <w:spacing w:val="-4"/>
                <w:sz w:val="20"/>
              </w:rPr>
              <w:t>2004</w:t>
            </w:r>
          </w:p>
        </w:tc>
        <w:tc>
          <w:tcPr>
            <w:tcW w:w="444" w:type="dxa"/>
            <w:shd w:val="clear" w:color="auto" w:fill="FFFFFF"/>
          </w:tcPr>
          <w:p w14:paraId="3D3B03B7" w14:textId="77777777" w:rsidR="00CB2FF0" w:rsidRPr="005D40D0" w:rsidRDefault="00000000">
            <w:pPr>
              <w:pStyle w:val="TableParagraph"/>
              <w:spacing w:before="15"/>
              <w:ind w:left="18"/>
              <w:jc w:val="center"/>
              <w:rPr>
                <w:rFonts w:eastAsia="標楷體"/>
                <w:sz w:val="20"/>
              </w:rPr>
            </w:pPr>
            <w:r w:rsidRPr="005D40D0">
              <w:rPr>
                <w:rFonts w:eastAsia="標楷體"/>
                <w:spacing w:val="-4"/>
                <w:sz w:val="20"/>
              </w:rPr>
              <w:t>2005</w:t>
            </w:r>
          </w:p>
        </w:tc>
        <w:tc>
          <w:tcPr>
            <w:tcW w:w="444" w:type="dxa"/>
            <w:shd w:val="clear" w:color="auto" w:fill="FFFFFF"/>
          </w:tcPr>
          <w:p w14:paraId="1C0A5C93" w14:textId="77777777" w:rsidR="00CB2FF0" w:rsidRPr="005D40D0" w:rsidRDefault="00000000">
            <w:pPr>
              <w:pStyle w:val="TableParagraph"/>
              <w:spacing w:before="15"/>
              <w:ind w:left="18"/>
              <w:jc w:val="center"/>
              <w:rPr>
                <w:rFonts w:eastAsia="標楷體"/>
                <w:sz w:val="20"/>
              </w:rPr>
            </w:pPr>
            <w:r w:rsidRPr="005D40D0">
              <w:rPr>
                <w:rFonts w:eastAsia="標楷體"/>
                <w:spacing w:val="-4"/>
                <w:sz w:val="20"/>
              </w:rPr>
              <w:t>2006</w:t>
            </w:r>
          </w:p>
        </w:tc>
        <w:tc>
          <w:tcPr>
            <w:tcW w:w="444" w:type="dxa"/>
            <w:shd w:val="clear" w:color="auto" w:fill="FFFFFF"/>
          </w:tcPr>
          <w:p w14:paraId="548E25C1" w14:textId="77777777" w:rsidR="00CB2FF0" w:rsidRPr="005D40D0" w:rsidRDefault="00000000">
            <w:pPr>
              <w:pStyle w:val="TableParagraph"/>
              <w:spacing w:before="15"/>
              <w:ind w:left="18"/>
              <w:jc w:val="center"/>
              <w:rPr>
                <w:rFonts w:eastAsia="標楷體"/>
                <w:sz w:val="20"/>
              </w:rPr>
            </w:pPr>
            <w:r w:rsidRPr="005D40D0">
              <w:rPr>
                <w:rFonts w:eastAsia="標楷體"/>
                <w:spacing w:val="-4"/>
                <w:sz w:val="20"/>
              </w:rPr>
              <w:t>2007</w:t>
            </w:r>
          </w:p>
        </w:tc>
        <w:tc>
          <w:tcPr>
            <w:tcW w:w="444" w:type="dxa"/>
            <w:shd w:val="clear" w:color="auto" w:fill="FFFFFF"/>
          </w:tcPr>
          <w:p w14:paraId="6C4B3959" w14:textId="77777777" w:rsidR="00CB2FF0" w:rsidRPr="005D40D0" w:rsidRDefault="00000000">
            <w:pPr>
              <w:pStyle w:val="TableParagraph"/>
              <w:spacing w:before="15"/>
              <w:ind w:left="17"/>
              <w:jc w:val="center"/>
              <w:rPr>
                <w:rFonts w:eastAsia="標楷體"/>
                <w:sz w:val="20"/>
              </w:rPr>
            </w:pPr>
            <w:r w:rsidRPr="005D40D0">
              <w:rPr>
                <w:rFonts w:eastAsia="標楷體"/>
                <w:spacing w:val="-4"/>
                <w:sz w:val="20"/>
              </w:rPr>
              <w:t>2008</w:t>
            </w:r>
          </w:p>
        </w:tc>
        <w:tc>
          <w:tcPr>
            <w:tcW w:w="444" w:type="dxa"/>
            <w:shd w:val="clear" w:color="auto" w:fill="FFFFFF"/>
          </w:tcPr>
          <w:p w14:paraId="1CE3FC2D" w14:textId="77777777" w:rsidR="00CB2FF0" w:rsidRPr="005D40D0" w:rsidRDefault="00000000">
            <w:pPr>
              <w:pStyle w:val="TableParagraph"/>
              <w:spacing w:before="15"/>
              <w:ind w:left="17"/>
              <w:jc w:val="center"/>
              <w:rPr>
                <w:rFonts w:eastAsia="標楷體"/>
                <w:sz w:val="20"/>
              </w:rPr>
            </w:pPr>
            <w:r w:rsidRPr="005D40D0">
              <w:rPr>
                <w:rFonts w:eastAsia="標楷體"/>
                <w:spacing w:val="-4"/>
                <w:sz w:val="20"/>
              </w:rPr>
              <w:t>2009</w:t>
            </w:r>
          </w:p>
        </w:tc>
        <w:tc>
          <w:tcPr>
            <w:tcW w:w="444" w:type="dxa"/>
            <w:shd w:val="clear" w:color="auto" w:fill="FFFFFF"/>
          </w:tcPr>
          <w:p w14:paraId="714E131A" w14:textId="77777777" w:rsidR="00CB2FF0" w:rsidRPr="005D40D0" w:rsidRDefault="00000000">
            <w:pPr>
              <w:pStyle w:val="TableParagraph"/>
              <w:spacing w:before="15"/>
              <w:ind w:left="17"/>
              <w:jc w:val="center"/>
              <w:rPr>
                <w:rFonts w:eastAsia="標楷體"/>
                <w:sz w:val="20"/>
              </w:rPr>
            </w:pPr>
            <w:r w:rsidRPr="005D40D0">
              <w:rPr>
                <w:rFonts w:eastAsia="標楷體"/>
                <w:spacing w:val="-4"/>
                <w:sz w:val="20"/>
              </w:rPr>
              <w:t>2010</w:t>
            </w:r>
          </w:p>
        </w:tc>
        <w:tc>
          <w:tcPr>
            <w:tcW w:w="444" w:type="dxa"/>
            <w:shd w:val="clear" w:color="auto" w:fill="FFFFFF"/>
          </w:tcPr>
          <w:p w14:paraId="5B3FB498" w14:textId="77777777" w:rsidR="00CB2FF0" w:rsidRPr="005D40D0" w:rsidRDefault="00000000">
            <w:pPr>
              <w:pStyle w:val="TableParagraph"/>
              <w:spacing w:before="15"/>
              <w:ind w:left="16"/>
              <w:jc w:val="center"/>
              <w:rPr>
                <w:rFonts w:eastAsia="標楷體"/>
                <w:sz w:val="20"/>
              </w:rPr>
            </w:pPr>
            <w:r w:rsidRPr="005D40D0">
              <w:rPr>
                <w:rFonts w:eastAsia="標楷體"/>
                <w:spacing w:val="-4"/>
                <w:sz w:val="20"/>
              </w:rPr>
              <w:t>2011</w:t>
            </w:r>
          </w:p>
        </w:tc>
        <w:tc>
          <w:tcPr>
            <w:tcW w:w="444" w:type="dxa"/>
            <w:shd w:val="clear" w:color="auto" w:fill="FFFFFF"/>
          </w:tcPr>
          <w:p w14:paraId="360017A4" w14:textId="77777777" w:rsidR="00CB2FF0" w:rsidRPr="005D40D0" w:rsidRDefault="00000000">
            <w:pPr>
              <w:pStyle w:val="TableParagraph"/>
              <w:spacing w:before="15"/>
              <w:ind w:left="16"/>
              <w:jc w:val="center"/>
              <w:rPr>
                <w:rFonts w:eastAsia="標楷體"/>
                <w:sz w:val="20"/>
              </w:rPr>
            </w:pPr>
            <w:r w:rsidRPr="005D40D0">
              <w:rPr>
                <w:rFonts w:eastAsia="標楷體"/>
                <w:spacing w:val="-4"/>
                <w:sz w:val="20"/>
              </w:rPr>
              <w:t>2012</w:t>
            </w:r>
          </w:p>
        </w:tc>
        <w:tc>
          <w:tcPr>
            <w:tcW w:w="444" w:type="dxa"/>
            <w:shd w:val="clear" w:color="auto" w:fill="FFFFFF"/>
          </w:tcPr>
          <w:p w14:paraId="3C97C20C" w14:textId="77777777" w:rsidR="00CB2FF0" w:rsidRPr="005D40D0" w:rsidRDefault="00000000">
            <w:pPr>
              <w:pStyle w:val="TableParagraph"/>
              <w:spacing w:before="15"/>
              <w:ind w:left="16"/>
              <w:jc w:val="center"/>
              <w:rPr>
                <w:rFonts w:eastAsia="標楷體"/>
                <w:sz w:val="20"/>
              </w:rPr>
            </w:pPr>
            <w:r w:rsidRPr="005D40D0">
              <w:rPr>
                <w:rFonts w:eastAsia="標楷體"/>
                <w:spacing w:val="-4"/>
                <w:sz w:val="20"/>
              </w:rPr>
              <w:t>2013</w:t>
            </w:r>
          </w:p>
        </w:tc>
        <w:tc>
          <w:tcPr>
            <w:tcW w:w="442" w:type="dxa"/>
            <w:shd w:val="clear" w:color="auto" w:fill="FFFFFF"/>
          </w:tcPr>
          <w:p w14:paraId="24FC2D8A" w14:textId="77777777" w:rsidR="00CB2FF0" w:rsidRPr="005D40D0" w:rsidRDefault="00000000">
            <w:pPr>
              <w:pStyle w:val="TableParagraph"/>
              <w:spacing w:before="15"/>
              <w:ind w:left="18"/>
              <w:jc w:val="center"/>
              <w:rPr>
                <w:rFonts w:eastAsia="標楷體"/>
                <w:sz w:val="20"/>
              </w:rPr>
            </w:pPr>
            <w:r w:rsidRPr="005D40D0">
              <w:rPr>
                <w:rFonts w:eastAsia="標楷體"/>
                <w:spacing w:val="-4"/>
                <w:sz w:val="20"/>
              </w:rPr>
              <w:t>2014</w:t>
            </w:r>
          </w:p>
        </w:tc>
        <w:tc>
          <w:tcPr>
            <w:tcW w:w="444" w:type="dxa"/>
            <w:shd w:val="clear" w:color="auto" w:fill="FFFFFF"/>
          </w:tcPr>
          <w:p w14:paraId="796BBF2D" w14:textId="77777777" w:rsidR="00CB2FF0" w:rsidRPr="005D40D0" w:rsidRDefault="00000000">
            <w:pPr>
              <w:pStyle w:val="TableParagraph"/>
              <w:spacing w:before="15"/>
              <w:ind w:left="19"/>
              <w:jc w:val="center"/>
              <w:rPr>
                <w:rFonts w:eastAsia="標楷體"/>
                <w:sz w:val="20"/>
              </w:rPr>
            </w:pPr>
            <w:r w:rsidRPr="005D40D0">
              <w:rPr>
                <w:rFonts w:eastAsia="標楷體"/>
                <w:spacing w:val="-4"/>
                <w:sz w:val="20"/>
              </w:rPr>
              <w:t>2015</w:t>
            </w:r>
          </w:p>
        </w:tc>
        <w:tc>
          <w:tcPr>
            <w:tcW w:w="444" w:type="dxa"/>
            <w:shd w:val="clear" w:color="auto" w:fill="FFFFFF"/>
          </w:tcPr>
          <w:p w14:paraId="35921C75" w14:textId="77777777" w:rsidR="00CB2FF0" w:rsidRPr="005D40D0" w:rsidRDefault="00000000">
            <w:pPr>
              <w:pStyle w:val="TableParagraph"/>
              <w:spacing w:before="15"/>
              <w:ind w:left="19"/>
              <w:jc w:val="center"/>
              <w:rPr>
                <w:rFonts w:eastAsia="標楷體"/>
                <w:sz w:val="20"/>
              </w:rPr>
            </w:pPr>
            <w:r w:rsidRPr="005D40D0">
              <w:rPr>
                <w:rFonts w:eastAsia="標楷體"/>
                <w:spacing w:val="-4"/>
                <w:sz w:val="20"/>
              </w:rPr>
              <w:t>2016</w:t>
            </w:r>
          </w:p>
        </w:tc>
      </w:tr>
      <w:tr w:rsidR="00CB2FF0" w:rsidRPr="005D40D0" w14:paraId="3A4C4CCD" w14:textId="77777777">
        <w:trPr>
          <w:trHeight w:val="297"/>
        </w:trPr>
        <w:tc>
          <w:tcPr>
            <w:tcW w:w="1286" w:type="dxa"/>
            <w:shd w:val="clear" w:color="auto" w:fill="FFFFFF"/>
          </w:tcPr>
          <w:p w14:paraId="46D7BCE3" w14:textId="77777777" w:rsidR="00CB2FF0" w:rsidRPr="005D40D0" w:rsidRDefault="00000000">
            <w:pPr>
              <w:pStyle w:val="TableParagraph"/>
              <w:spacing w:before="13"/>
              <w:ind w:left="487"/>
              <w:rPr>
                <w:rFonts w:eastAsia="標楷體"/>
                <w:sz w:val="20"/>
              </w:rPr>
            </w:pPr>
            <w:r w:rsidRPr="005D40D0">
              <w:rPr>
                <w:rFonts w:eastAsia="標楷體"/>
                <w:noProof/>
              </w:rPr>
              <mc:AlternateContent>
                <mc:Choice Requires="wpg">
                  <w:drawing>
                    <wp:anchor distT="0" distB="0" distL="0" distR="0" simplePos="0" relativeHeight="251577856" behindDoc="0" locked="0" layoutInCell="1" allowOverlap="1" wp14:anchorId="561C7030" wp14:editId="1C08C146">
                      <wp:simplePos x="0" y="0"/>
                      <wp:positionH relativeFrom="column">
                        <wp:posOffset>39623</wp:posOffset>
                      </wp:positionH>
                      <wp:positionV relativeFrom="paragraph">
                        <wp:posOffset>77616</wp:posOffset>
                      </wp:positionV>
                      <wp:extent cx="243840" cy="2794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3840" cy="27940"/>
                                <a:chOff x="0" y="0"/>
                                <a:chExt cx="243840" cy="27940"/>
                              </a:xfrm>
                            </wpg:grpSpPr>
                            <wps:wsp>
                              <wps:cNvPr id="35" name="Graphic 35"/>
                              <wps:cNvSpPr/>
                              <wps:spPr>
                                <a:xfrm>
                                  <a:off x="0" y="13716"/>
                                  <a:ext cx="243840" cy="1270"/>
                                </a:xfrm>
                                <a:custGeom>
                                  <a:avLst/>
                                  <a:gdLst/>
                                  <a:ahLst/>
                                  <a:cxnLst/>
                                  <a:rect l="l" t="t" r="r" b="b"/>
                                  <a:pathLst>
                                    <a:path w="243840">
                                      <a:moveTo>
                                        <a:pt x="0" y="0"/>
                                      </a:moveTo>
                                      <a:lnTo>
                                        <a:pt x="243839" y="0"/>
                                      </a:lnTo>
                                    </a:path>
                                  </a:pathLst>
                                </a:custGeom>
                                <a:ln w="27432">
                                  <a:solidFill>
                                    <a:srgbClr val="497DBA"/>
                                  </a:solidFill>
                                  <a:prstDash val="solid"/>
                                </a:ln>
                              </wps:spPr>
                              <wps:bodyPr wrap="square" lIns="0" tIns="0" rIns="0" bIns="0" rtlCol="0">
                                <a:prstTxWarp prst="textNoShape">
                                  <a:avLst/>
                                </a:prstTxWarp>
                                <a:noAutofit/>
                              </wps:bodyPr>
                            </wps:wsp>
                          </wpg:wgp>
                        </a:graphicData>
                      </a:graphic>
                    </wp:anchor>
                  </w:drawing>
                </mc:Choice>
                <mc:Fallback>
                  <w:pict>
                    <v:group w14:anchorId="62F58B8D" id="Group 34" o:spid="_x0000_s1026" style="position:absolute;margin-left:3.1pt;margin-top:6.1pt;width:19.2pt;height:2.2pt;z-index:251577856;mso-wrap-distance-left:0;mso-wrap-distance-right:0" coordsize="24384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">
                      <v:shape id="Graphic 35" o:spid="_x0000_s1027" style="position:absolute;top:13716;width:243840;height:1270;visibility:visible;mso-wrap-style:square;v-text-anchor:top" coordsize="243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" path="m,l243839,e" filled="f" strokecolor="#497dba" strokeweight="2.16pt">
                        <v:path arrowok="t"/>
                      </v:shape>
                    </v:group>
                  </w:pict>
                </mc:Fallback>
              </mc:AlternateContent>
            </w:r>
            <w:r w:rsidRPr="005D40D0">
              <w:rPr>
                <w:rFonts w:eastAsia="標楷體"/>
                <w:spacing w:val="-2"/>
                <w:sz w:val="20"/>
              </w:rPr>
              <w:t>Numbers</w:t>
            </w:r>
          </w:p>
        </w:tc>
        <w:tc>
          <w:tcPr>
            <w:tcW w:w="444" w:type="dxa"/>
            <w:shd w:val="clear" w:color="auto" w:fill="FFFFFF"/>
          </w:tcPr>
          <w:p w14:paraId="5D762775" w14:textId="77777777" w:rsidR="00CB2FF0" w:rsidRPr="005D40D0" w:rsidRDefault="00000000">
            <w:pPr>
              <w:pStyle w:val="TableParagraph"/>
              <w:spacing w:before="17"/>
              <w:ind w:left="14"/>
              <w:jc w:val="center"/>
              <w:rPr>
                <w:rFonts w:eastAsia="標楷體"/>
                <w:sz w:val="20"/>
              </w:rPr>
            </w:pPr>
            <w:r w:rsidRPr="005D40D0">
              <w:rPr>
                <w:rFonts w:eastAsia="標楷體"/>
                <w:spacing w:val="-5"/>
                <w:sz w:val="20"/>
              </w:rPr>
              <w:t>24</w:t>
            </w:r>
          </w:p>
        </w:tc>
        <w:tc>
          <w:tcPr>
            <w:tcW w:w="444" w:type="dxa"/>
            <w:shd w:val="clear" w:color="auto" w:fill="FFFFFF"/>
          </w:tcPr>
          <w:p w14:paraId="18D488ED" w14:textId="77777777" w:rsidR="00CB2FF0" w:rsidRPr="005D40D0" w:rsidRDefault="00000000">
            <w:pPr>
              <w:pStyle w:val="TableParagraph"/>
              <w:spacing w:before="17"/>
              <w:ind w:left="13"/>
              <w:jc w:val="center"/>
              <w:rPr>
                <w:rFonts w:eastAsia="標楷體"/>
                <w:sz w:val="20"/>
              </w:rPr>
            </w:pPr>
            <w:r w:rsidRPr="005D40D0">
              <w:rPr>
                <w:rFonts w:eastAsia="標楷體"/>
                <w:spacing w:val="-5"/>
                <w:sz w:val="20"/>
              </w:rPr>
              <w:t>39</w:t>
            </w:r>
          </w:p>
        </w:tc>
        <w:tc>
          <w:tcPr>
            <w:tcW w:w="442" w:type="dxa"/>
            <w:shd w:val="clear" w:color="auto" w:fill="FFFFFF"/>
          </w:tcPr>
          <w:p w14:paraId="2C95A246" w14:textId="77777777" w:rsidR="00CB2FF0" w:rsidRPr="005D40D0" w:rsidRDefault="00000000">
            <w:pPr>
              <w:pStyle w:val="TableParagraph"/>
              <w:spacing w:before="17"/>
              <w:ind w:left="15"/>
              <w:jc w:val="center"/>
              <w:rPr>
                <w:rFonts w:eastAsia="標楷體"/>
                <w:sz w:val="20"/>
              </w:rPr>
            </w:pPr>
            <w:r w:rsidRPr="005D40D0">
              <w:rPr>
                <w:rFonts w:eastAsia="標楷體"/>
                <w:spacing w:val="-5"/>
                <w:sz w:val="20"/>
              </w:rPr>
              <w:t>41</w:t>
            </w:r>
          </w:p>
        </w:tc>
        <w:tc>
          <w:tcPr>
            <w:tcW w:w="444" w:type="dxa"/>
            <w:shd w:val="clear" w:color="auto" w:fill="FFFFFF"/>
          </w:tcPr>
          <w:p w14:paraId="037F176C" w14:textId="77777777" w:rsidR="00CB2FF0" w:rsidRPr="005D40D0" w:rsidRDefault="00000000">
            <w:pPr>
              <w:pStyle w:val="TableParagraph"/>
              <w:spacing w:before="17"/>
              <w:ind w:left="17"/>
              <w:jc w:val="center"/>
              <w:rPr>
                <w:rFonts w:eastAsia="標楷體"/>
                <w:sz w:val="20"/>
              </w:rPr>
            </w:pPr>
            <w:r w:rsidRPr="005D40D0">
              <w:rPr>
                <w:rFonts w:eastAsia="標楷體"/>
                <w:spacing w:val="-5"/>
                <w:sz w:val="20"/>
              </w:rPr>
              <w:t>51</w:t>
            </w:r>
          </w:p>
        </w:tc>
        <w:tc>
          <w:tcPr>
            <w:tcW w:w="444" w:type="dxa"/>
            <w:shd w:val="clear" w:color="auto" w:fill="FFFFFF"/>
          </w:tcPr>
          <w:p w14:paraId="3DB2425B" w14:textId="77777777" w:rsidR="00CB2FF0" w:rsidRPr="005D40D0" w:rsidRDefault="00000000">
            <w:pPr>
              <w:pStyle w:val="TableParagraph"/>
              <w:spacing w:before="17"/>
              <w:ind w:left="16"/>
              <w:jc w:val="center"/>
              <w:rPr>
                <w:rFonts w:eastAsia="標楷體"/>
                <w:sz w:val="20"/>
              </w:rPr>
            </w:pPr>
            <w:r w:rsidRPr="005D40D0">
              <w:rPr>
                <w:rFonts w:eastAsia="標楷體"/>
                <w:spacing w:val="-5"/>
                <w:sz w:val="20"/>
              </w:rPr>
              <w:t>72</w:t>
            </w:r>
          </w:p>
        </w:tc>
        <w:tc>
          <w:tcPr>
            <w:tcW w:w="444" w:type="dxa"/>
            <w:shd w:val="clear" w:color="auto" w:fill="FFFFFF"/>
          </w:tcPr>
          <w:p w14:paraId="7AA878C4" w14:textId="77777777" w:rsidR="00CB2FF0" w:rsidRPr="005D40D0" w:rsidRDefault="00000000">
            <w:pPr>
              <w:pStyle w:val="TableParagraph"/>
              <w:spacing w:before="17"/>
              <w:ind w:left="16"/>
              <w:jc w:val="center"/>
              <w:rPr>
                <w:rFonts w:eastAsia="標楷體"/>
                <w:sz w:val="20"/>
              </w:rPr>
            </w:pPr>
            <w:r w:rsidRPr="005D40D0">
              <w:rPr>
                <w:rFonts w:eastAsia="標楷體"/>
                <w:spacing w:val="-5"/>
                <w:sz w:val="20"/>
              </w:rPr>
              <w:t>55</w:t>
            </w:r>
          </w:p>
        </w:tc>
        <w:tc>
          <w:tcPr>
            <w:tcW w:w="444" w:type="dxa"/>
            <w:shd w:val="clear" w:color="auto" w:fill="FFFFFF"/>
          </w:tcPr>
          <w:p w14:paraId="2C2E03FF" w14:textId="77777777" w:rsidR="00CB2FF0" w:rsidRPr="005D40D0" w:rsidRDefault="00000000">
            <w:pPr>
              <w:pStyle w:val="TableParagraph"/>
              <w:spacing w:before="17"/>
              <w:ind w:left="16"/>
              <w:jc w:val="center"/>
              <w:rPr>
                <w:rFonts w:eastAsia="標楷體"/>
                <w:sz w:val="20"/>
              </w:rPr>
            </w:pPr>
            <w:r w:rsidRPr="005D40D0">
              <w:rPr>
                <w:rFonts w:eastAsia="標楷體"/>
                <w:spacing w:val="-5"/>
                <w:sz w:val="20"/>
              </w:rPr>
              <w:t>64</w:t>
            </w:r>
          </w:p>
        </w:tc>
        <w:tc>
          <w:tcPr>
            <w:tcW w:w="444" w:type="dxa"/>
            <w:shd w:val="clear" w:color="auto" w:fill="FFFFFF"/>
          </w:tcPr>
          <w:p w14:paraId="7C5C0CCC" w14:textId="77777777" w:rsidR="00CB2FF0" w:rsidRPr="005D40D0" w:rsidRDefault="00000000">
            <w:pPr>
              <w:pStyle w:val="TableParagraph"/>
              <w:spacing w:before="17"/>
              <w:ind w:left="16"/>
              <w:jc w:val="center"/>
              <w:rPr>
                <w:rFonts w:eastAsia="標楷體"/>
                <w:sz w:val="20"/>
              </w:rPr>
            </w:pPr>
            <w:r w:rsidRPr="005D40D0">
              <w:rPr>
                <w:rFonts w:eastAsia="標楷體"/>
                <w:spacing w:val="-5"/>
                <w:sz w:val="20"/>
              </w:rPr>
              <w:t>49</w:t>
            </w:r>
          </w:p>
        </w:tc>
        <w:tc>
          <w:tcPr>
            <w:tcW w:w="444" w:type="dxa"/>
            <w:shd w:val="clear" w:color="auto" w:fill="FFFFFF"/>
          </w:tcPr>
          <w:p w14:paraId="7263F308" w14:textId="77777777" w:rsidR="00CB2FF0" w:rsidRPr="005D40D0" w:rsidRDefault="00000000">
            <w:pPr>
              <w:pStyle w:val="TableParagraph"/>
              <w:spacing w:before="17"/>
              <w:ind w:left="16"/>
              <w:jc w:val="center"/>
              <w:rPr>
                <w:rFonts w:eastAsia="標楷體"/>
                <w:sz w:val="20"/>
              </w:rPr>
            </w:pPr>
            <w:r w:rsidRPr="005D40D0">
              <w:rPr>
                <w:rFonts w:eastAsia="標楷體"/>
                <w:spacing w:val="-5"/>
                <w:sz w:val="20"/>
              </w:rPr>
              <w:t>70</w:t>
            </w:r>
          </w:p>
        </w:tc>
        <w:tc>
          <w:tcPr>
            <w:tcW w:w="444" w:type="dxa"/>
            <w:shd w:val="clear" w:color="auto" w:fill="FFFFFF"/>
          </w:tcPr>
          <w:p w14:paraId="7F6F5CBC" w14:textId="77777777" w:rsidR="00CB2FF0" w:rsidRPr="005D40D0" w:rsidRDefault="00000000">
            <w:pPr>
              <w:pStyle w:val="TableParagraph"/>
              <w:spacing w:before="17"/>
              <w:ind w:left="16"/>
              <w:jc w:val="center"/>
              <w:rPr>
                <w:rFonts w:eastAsia="標楷體"/>
                <w:sz w:val="20"/>
              </w:rPr>
            </w:pPr>
            <w:r w:rsidRPr="005D40D0">
              <w:rPr>
                <w:rFonts w:eastAsia="標楷體"/>
                <w:spacing w:val="-5"/>
                <w:sz w:val="20"/>
              </w:rPr>
              <w:t>88</w:t>
            </w:r>
          </w:p>
        </w:tc>
        <w:tc>
          <w:tcPr>
            <w:tcW w:w="444" w:type="dxa"/>
            <w:shd w:val="clear" w:color="auto" w:fill="FFFFFF"/>
          </w:tcPr>
          <w:p w14:paraId="6E45889D" w14:textId="77777777" w:rsidR="00CB2FF0" w:rsidRPr="005D40D0" w:rsidRDefault="00000000">
            <w:pPr>
              <w:pStyle w:val="TableParagraph"/>
              <w:spacing w:before="17"/>
              <w:ind w:left="14"/>
              <w:jc w:val="center"/>
              <w:rPr>
                <w:rFonts w:eastAsia="標楷體"/>
                <w:sz w:val="20"/>
              </w:rPr>
            </w:pPr>
            <w:r w:rsidRPr="005D40D0">
              <w:rPr>
                <w:rFonts w:eastAsia="標楷體"/>
                <w:spacing w:val="-5"/>
                <w:sz w:val="20"/>
              </w:rPr>
              <w:t>76</w:t>
            </w:r>
          </w:p>
        </w:tc>
        <w:tc>
          <w:tcPr>
            <w:tcW w:w="444" w:type="dxa"/>
            <w:shd w:val="clear" w:color="auto" w:fill="FFFFFF"/>
          </w:tcPr>
          <w:p w14:paraId="7C96D3A9" w14:textId="77777777" w:rsidR="00CB2FF0" w:rsidRPr="005D40D0" w:rsidRDefault="00000000">
            <w:pPr>
              <w:pStyle w:val="TableParagraph"/>
              <w:spacing w:before="17"/>
              <w:ind w:left="14"/>
              <w:jc w:val="center"/>
              <w:rPr>
                <w:rFonts w:eastAsia="標楷體"/>
                <w:sz w:val="20"/>
              </w:rPr>
            </w:pPr>
            <w:r w:rsidRPr="005D40D0">
              <w:rPr>
                <w:rFonts w:eastAsia="標楷體"/>
                <w:spacing w:val="-5"/>
                <w:sz w:val="20"/>
              </w:rPr>
              <w:t>86</w:t>
            </w:r>
          </w:p>
        </w:tc>
        <w:tc>
          <w:tcPr>
            <w:tcW w:w="442" w:type="dxa"/>
            <w:shd w:val="clear" w:color="auto" w:fill="FFFFFF"/>
          </w:tcPr>
          <w:p w14:paraId="4142F880" w14:textId="77777777" w:rsidR="00CB2FF0" w:rsidRPr="005D40D0" w:rsidRDefault="00000000">
            <w:pPr>
              <w:pStyle w:val="TableParagraph"/>
              <w:spacing w:before="17"/>
              <w:ind w:left="16"/>
              <w:jc w:val="center"/>
              <w:rPr>
                <w:rFonts w:eastAsia="標楷體"/>
                <w:sz w:val="20"/>
              </w:rPr>
            </w:pPr>
            <w:r w:rsidRPr="005D40D0">
              <w:rPr>
                <w:rFonts w:eastAsia="標楷體"/>
                <w:spacing w:val="-5"/>
                <w:sz w:val="20"/>
              </w:rPr>
              <w:t>75</w:t>
            </w:r>
          </w:p>
        </w:tc>
        <w:tc>
          <w:tcPr>
            <w:tcW w:w="444" w:type="dxa"/>
            <w:shd w:val="clear" w:color="auto" w:fill="FFFFFF"/>
          </w:tcPr>
          <w:p w14:paraId="414414F3" w14:textId="77777777" w:rsidR="00CB2FF0" w:rsidRPr="005D40D0" w:rsidRDefault="00000000">
            <w:pPr>
              <w:pStyle w:val="TableParagraph"/>
              <w:spacing w:before="17"/>
              <w:ind w:left="18"/>
              <w:jc w:val="center"/>
              <w:rPr>
                <w:rFonts w:eastAsia="標楷體"/>
                <w:sz w:val="20"/>
              </w:rPr>
            </w:pPr>
            <w:r w:rsidRPr="005D40D0">
              <w:rPr>
                <w:rFonts w:eastAsia="標楷體"/>
                <w:spacing w:val="-5"/>
                <w:sz w:val="20"/>
              </w:rPr>
              <w:t>81</w:t>
            </w:r>
          </w:p>
        </w:tc>
        <w:tc>
          <w:tcPr>
            <w:tcW w:w="444" w:type="dxa"/>
            <w:shd w:val="clear" w:color="auto" w:fill="FFFFFF"/>
          </w:tcPr>
          <w:p w14:paraId="6BE48EEF" w14:textId="77777777" w:rsidR="00CB2FF0" w:rsidRPr="005D40D0" w:rsidRDefault="00000000">
            <w:pPr>
              <w:pStyle w:val="TableParagraph"/>
              <w:spacing w:before="17"/>
              <w:ind w:left="20"/>
              <w:jc w:val="center"/>
              <w:rPr>
                <w:rFonts w:eastAsia="標楷體"/>
                <w:sz w:val="20"/>
              </w:rPr>
            </w:pPr>
            <w:r w:rsidRPr="005D40D0">
              <w:rPr>
                <w:rFonts w:eastAsia="標楷體"/>
                <w:spacing w:val="-5"/>
                <w:sz w:val="20"/>
              </w:rPr>
              <w:t>122</w:t>
            </w:r>
          </w:p>
        </w:tc>
      </w:tr>
    </w:tbl>
    <w:p w14:paraId="1C2B368E" w14:textId="77777777" w:rsidR="00CB2FF0" w:rsidRPr="005D40D0" w:rsidRDefault="00000000">
      <w:pPr>
        <w:pStyle w:val="a3"/>
        <w:spacing w:before="270" w:line="470" w:lineRule="auto"/>
        <w:ind w:left="3173" w:right="687" w:hanging="2132"/>
        <w:jc w:val="both"/>
        <w:rPr>
          <w:rFonts w:eastAsia="標楷體"/>
        </w:rPr>
      </w:pPr>
      <w:bookmarkStart w:id="7" w:name="_bookmark7"/>
      <w:bookmarkEnd w:id="7"/>
      <w:r w:rsidRPr="005D40D0">
        <w:rPr>
          <w:rFonts w:eastAsia="標楷體"/>
        </w:rPr>
        <w:t>Figure</w:t>
      </w:r>
      <w:r w:rsidRPr="005D40D0">
        <w:rPr>
          <w:rFonts w:eastAsia="標楷體"/>
          <w:spacing w:val="-5"/>
        </w:rPr>
        <w:t xml:space="preserve"> </w:t>
      </w:r>
      <w:r w:rsidRPr="005D40D0">
        <w:rPr>
          <w:rFonts w:eastAsia="標楷體"/>
        </w:rPr>
        <w:t>2-2</w:t>
      </w:r>
      <w:r w:rsidRPr="005D40D0">
        <w:rPr>
          <w:rFonts w:eastAsia="標楷體"/>
          <w:spacing w:val="-3"/>
        </w:rPr>
        <w:t xml:space="preserve"> </w:t>
      </w:r>
      <w:r w:rsidRPr="005D40D0">
        <w:rPr>
          <w:rFonts w:eastAsia="標楷體"/>
        </w:rPr>
        <w:t>Statistics</w:t>
      </w:r>
      <w:r w:rsidRPr="005D40D0">
        <w:rPr>
          <w:rFonts w:eastAsia="標楷體"/>
          <w:spacing w:val="-3"/>
        </w:rPr>
        <w:t xml:space="preserve"> </w:t>
      </w:r>
      <w:r w:rsidRPr="005D40D0">
        <w:rPr>
          <w:rFonts w:eastAsia="標楷體"/>
        </w:rPr>
        <w:t>of</w:t>
      </w:r>
      <w:r w:rsidRPr="005D40D0">
        <w:rPr>
          <w:rFonts w:eastAsia="標楷體"/>
          <w:spacing w:val="-4"/>
        </w:rPr>
        <w:t xml:space="preserve"> </w:t>
      </w:r>
      <w:r w:rsidRPr="005D40D0">
        <w:rPr>
          <w:rFonts w:eastAsia="標楷體"/>
        </w:rPr>
        <w:t>the</w:t>
      </w:r>
      <w:r w:rsidRPr="005D40D0">
        <w:rPr>
          <w:rFonts w:eastAsia="標楷體"/>
          <w:spacing w:val="-3"/>
        </w:rPr>
        <w:t xml:space="preserve"> </w:t>
      </w:r>
      <w:r w:rsidRPr="005D40D0">
        <w:rPr>
          <w:rFonts w:eastAsia="標楷體"/>
        </w:rPr>
        <w:t>Number</w:t>
      </w:r>
      <w:r w:rsidRPr="005D40D0">
        <w:rPr>
          <w:rFonts w:eastAsia="標楷體"/>
          <w:spacing w:val="-5"/>
        </w:rPr>
        <w:t xml:space="preserve"> </w:t>
      </w:r>
      <w:r w:rsidRPr="005D40D0">
        <w:rPr>
          <w:rFonts w:eastAsia="標楷體"/>
        </w:rPr>
        <w:t>of</w:t>
      </w:r>
      <w:r w:rsidRPr="005D40D0">
        <w:rPr>
          <w:rFonts w:eastAsia="標楷體"/>
          <w:spacing w:val="-1"/>
        </w:rPr>
        <w:t xml:space="preserve"> </w:t>
      </w:r>
      <w:r w:rsidRPr="005D40D0">
        <w:rPr>
          <w:rFonts w:eastAsia="標楷體"/>
        </w:rPr>
        <w:t>Veterinary</w:t>
      </w:r>
      <w:r w:rsidRPr="005D40D0">
        <w:rPr>
          <w:rFonts w:eastAsia="標楷體"/>
          <w:spacing w:val="-5"/>
        </w:rPr>
        <w:t xml:space="preserve"> </w:t>
      </w:r>
      <w:r w:rsidRPr="005D40D0">
        <w:rPr>
          <w:rFonts w:eastAsia="標楷體"/>
        </w:rPr>
        <w:t>Hospitals</w:t>
      </w:r>
      <w:r w:rsidRPr="005D40D0">
        <w:rPr>
          <w:rFonts w:eastAsia="標楷體"/>
          <w:spacing w:val="-3"/>
        </w:rPr>
        <w:t xml:space="preserve"> </w:t>
      </w:r>
      <w:r w:rsidRPr="005D40D0">
        <w:rPr>
          <w:rFonts w:eastAsia="標楷體"/>
        </w:rPr>
        <w:t>from</w:t>
      </w:r>
      <w:r w:rsidRPr="005D40D0">
        <w:rPr>
          <w:rFonts w:eastAsia="標楷體"/>
          <w:spacing w:val="-2"/>
        </w:rPr>
        <w:t xml:space="preserve"> </w:t>
      </w:r>
      <w:r w:rsidRPr="005D40D0">
        <w:rPr>
          <w:rFonts w:eastAsia="標楷體"/>
        </w:rPr>
        <w:t>Council</w:t>
      </w:r>
      <w:r w:rsidRPr="005D40D0">
        <w:rPr>
          <w:rFonts w:eastAsia="標楷體"/>
          <w:spacing w:val="-3"/>
        </w:rPr>
        <w:t xml:space="preserve"> </w:t>
      </w:r>
      <w:r w:rsidRPr="005D40D0">
        <w:rPr>
          <w:rFonts w:eastAsia="標楷體"/>
        </w:rPr>
        <w:t>of Agriculture, Executive Yuan</w:t>
      </w:r>
    </w:p>
    <w:p w14:paraId="40D8B682" w14:textId="77777777" w:rsidR="00CB2FF0" w:rsidRPr="005D40D0" w:rsidRDefault="00000000">
      <w:pPr>
        <w:pStyle w:val="a3"/>
        <w:spacing w:line="470" w:lineRule="auto"/>
        <w:ind w:left="305" w:right="233" w:firstLine="479"/>
        <w:jc w:val="both"/>
        <w:rPr>
          <w:rFonts w:eastAsia="標楷體"/>
        </w:rPr>
      </w:pPr>
      <w:r w:rsidRPr="005D40D0">
        <w:rPr>
          <w:rFonts w:eastAsia="標楷體"/>
        </w:rPr>
        <w:t xml:space="preserve">According to the business registration information from </w:t>
      </w:r>
      <w:proofErr w:type="spellStart"/>
      <w:r w:rsidRPr="005D40D0">
        <w:rPr>
          <w:rFonts w:eastAsia="標楷體"/>
        </w:rPr>
        <w:t>eTax</w:t>
      </w:r>
      <w:proofErr w:type="spellEnd"/>
      <w:r w:rsidRPr="005D40D0">
        <w:rPr>
          <w:rFonts w:eastAsia="標楷體"/>
        </w:rPr>
        <w:t xml:space="preserve"> Portal, Ministry of Finance, there are 2,725 registered pet stores which are still in business in Taiwan. The 2016 report of Agricultural Technology Research Institute pointed out the increasing number of pet wholesale stores, veterinary drug retail stores, pet retail stores, pet supplies</w:t>
      </w:r>
      <w:r w:rsidRPr="005D40D0">
        <w:rPr>
          <w:rFonts w:eastAsia="標楷體"/>
          <w:spacing w:val="3"/>
        </w:rPr>
        <w:t xml:space="preserve"> </w:t>
      </w:r>
      <w:r w:rsidRPr="005D40D0">
        <w:rPr>
          <w:rFonts w:eastAsia="標楷體"/>
        </w:rPr>
        <w:t>retail</w:t>
      </w:r>
      <w:r w:rsidRPr="005D40D0">
        <w:rPr>
          <w:rFonts w:eastAsia="標楷體"/>
          <w:spacing w:val="4"/>
        </w:rPr>
        <w:t xml:space="preserve"> </w:t>
      </w:r>
      <w:r w:rsidRPr="005D40D0">
        <w:rPr>
          <w:rFonts w:eastAsia="標楷體"/>
        </w:rPr>
        <w:t>stores,</w:t>
      </w:r>
      <w:r w:rsidRPr="005D40D0">
        <w:rPr>
          <w:rFonts w:eastAsia="標楷體"/>
          <w:spacing w:val="3"/>
        </w:rPr>
        <w:t xml:space="preserve"> </w:t>
      </w:r>
      <w:r w:rsidRPr="005D40D0">
        <w:rPr>
          <w:rFonts w:eastAsia="標楷體"/>
        </w:rPr>
        <w:t>pet</w:t>
      </w:r>
      <w:r w:rsidRPr="005D40D0">
        <w:rPr>
          <w:rFonts w:eastAsia="標楷體"/>
          <w:spacing w:val="1"/>
        </w:rPr>
        <w:t xml:space="preserve"> </w:t>
      </w:r>
      <w:r w:rsidRPr="005D40D0">
        <w:rPr>
          <w:rFonts w:eastAsia="標楷體"/>
        </w:rPr>
        <w:t>food</w:t>
      </w:r>
      <w:r w:rsidRPr="005D40D0">
        <w:rPr>
          <w:rFonts w:eastAsia="標楷體"/>
          <w:spacing w:val="2"/>
        </w:rPr>
        <w:t xml:space="preserve"> </w:t>
      </w:r>
      <w:r w:rsidRPr="005D40D0">
        <w:rPr>
          <w:rFonts w:eastAsia="標楷體"/>
        </w:rPr>
        <w:t>retail</w:t>
      </w:r>
      <w:r w:rsidRPr="005D40D0">
        <w:rPr>
          <w:rFonts w:eastAsia="標楷體"/>
          <w:spacing w:val="4"/>
        </w:rPr>
        <w:t xml:space="preserve"> </w:t>
      </w:r>
      <w:r w:rsidRPr="005D40D0">
        <w:rPr>
          <w:rFonts w:eastAsia="標楷體"/>
        </w:rPr>
        <w:t>stores,</w:t>
      </w:r>
      <w:r w:rsidRPr="005D40D0">
        <w:rPr>
          <w:rFonts w:eastAsia="標楷體"/>
          <w:spacing w:val="3"/>
        </w:rPr>
        <w:t xml:space="preserve"> </w:t>
      </w:r>
      <w:r w:rsidRPr="005D40D0">
        <w:rPr>
          <w:rFonts w:eastAsia="標楷體"/>
        </w:rPr>
        <w:t>and</w:t>
      </w:r>
      <w:r w:rsidRPr="005D40D0">
        <w:rPr>
          <w:rFonts w:eastAsia="標楷體"/>
          <w:spacing w:val="7"/>
        </w:rPr>
        <w:t xml:space="preserve"> </w:t>
      </w:r>
      <w:r w:rsidRPr="005D40D0">
        <w:rPr>
          <w:rFonts w:eastAsia="標楷體"/>
        </w:rPr>
        <w:t>pet</w:t>
      </w:r>
      <w:r w:rsidRPr="005D40D0">
        <w:rPr>
          <w:rFonts w:eastAsia="標楷體"/>
          <w:spacing w:val="4"/>
        </w:rPr>
        <w:t xml:space="preserve"> </w:t>
      </w:r>
      <w:r w:rsidRPr="005D40D0">
        <w:rPr>
          <w:rFonts w:eastAsia="標楷體"/>
        </w:rPr>
        <w:t>care</w:t>
      </w:r>
      <w:r w:rsidRPr="005D40D0">
        <w:rPr>
          <w:rFonts w:eastAsia="標楷體"/>
          <w:spacing w:val="1"/>
        </w:rPr>
        <w:t xml:space="preserve"> </w:t>
      </w:r>
      <w:r w:rsidRPr="005D40D0">
        <w:rPr>
          <w:rFonts w:eastAsia="標楷體"/>
        </w:rPr>
        <w:t>and</w:t>
      </w:r>
      <w:r w:rsidRPr="005D40D0">
        <w:rPr>
          <w:rFonts w:eastAsia="標楷體"/>
          <w:spacing w:val="3"/>
        </w:rPr>
        <w:t xml:space="preserve"> </w:t>
      </w:r>
      <w:r w:rsidRPr="005D40D0">
        <w:rPr>
          <w:rFonts w:eastAsia="標楷體"/>
        </w:rPr>
        <w:t>training</w:t>
      </w:r>
      <w:r w:rsidRPr="005D40D0">
        <w:rPr>
          <w:rFonts w:eastAsia="標楷體"/>
          <w:spacing w:val="1"/>
        </w:rPr>
        <w:t xml:space="preserve"> </w:t>
      </w:r>
      <w:r w:rsidRPr="005D40D0">
        <w:rPr>
          <w:rFonts w:eastAsia="標楷體"/>
        </w:rPr>
        <w:t>stores</w:t>
      </w:r>
      <w:r w:rsidRPr="005D40D0">
        <w:rPr>
          <w:rFonts w:eastAsia="標楷體"/>
          <w:spacing w:val="6"/>
        </w:rPr>
        <w:t xml:space="preserve"> </w:t>
      </w:r>
      <w:r w:rsidRPr="005D40D0">
        <w:rPr>
          <w:rFonts w:eastAsia="標楷體"/>
        </w:rPr>
        <w:t>over</w:t>
      </w:r>
      <w:r w:rsidRPr="005D40D0">
        <w:rPr>
          <w:rFonts w:eastAsia="標楷體"/>
          <w:spacing w:val="2"/>
        </w:rPr>
        <w:t xml:space="preserve"> </w:t>
      </w:r>
      <w:r w:rsidRPr="005D40D0">
        <w:rPr>
          <w:rFonts w:eastAsia="標楷體"/>
        </w:rPr>
        <w:t>the</w:t>
      </w:r>
      <w:r w:rsidRPr="005D40D0">
        <w:rPr>
          <w:rFonts w:eastAsia="標楷體"/>
          <w:spacing w:val="4"/>
        </w:rPr>
        <w:t xml:space="preserve"> </w:t>
      </w:r>
      <w:r w:rsidRPr="005D40D0">
        <w:rPr>
          <w:rFonts w:eastAsia="標楷體"/>
          <w:spacing w:val="-4"/>
        </w:rPr>
        <w:t>past</w:t>
      </w:r>
    </w:p>
    <w:p w14:paraId="54DE79A9"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75EE1977" w14:textId="77777777" w:rsidR="00CB2FF0" w:rsidRPr="005D40D0" w:rsidRDefault="00000000">
      <w:pPr>
        <w:pStyle w:val="a3"/>
        <w:spacing w:before="71" w:line="470" w:lineRule="auto"/>
        <w:ind w:left="305" w:right="232"/>
        <w:jc w:val="both"/>
        <w:rPr>
          <w:rFonts w:eastAsia="標楷體"/>
        </w:rPr>
      </w:pPr>
      <w:r w:rsidRPr="005D40D0">
        <w:rPr>
          <w:rFonts w:eastAsia="標楷體"/>
          <w:noProof/>
        </w:rPr>
        <w:lastRenderedPageBreak/>
        <w:drawing>
          <wp:anchor distT="0" distB="0" distL="0" distR="0" simplePos="0" relativeHeight="251627008" behindDoc="1" locked="0" layoutInCell="1" allowOverlap="1" wp14:anchorId="16EB5A1F" wp14:editId="5DED19DF">
            <wp:simplePos x="0" y="0"/>
            <wp:positionH relativeFrom="page">
              <wp:posOffset>1652890</wp:posOffset>
            </wp:positionH>
            <wp:positionV relativeFrom="paragraph">
              <wp:posOffset>2013953</wp:posOffset>
            </wp:positionV>
            <wp:extent cx="4628860" cy="4728872"/>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5 years</w:t>
      </w:r>
      <w:r w:rsidRPr="005D40D0">
        <w:rPr>
          <w:rFonts w:eastAsia="標楷體"/>
          <w:spacing w:val="-1"/>
        </w:rPr>
        <w:t xml:space="preserve"> </w:t>
      </w:r>
      <w:r w:rsidRPr="005D40D0">
        <w:rPr>
          <w:rFonts w:eastAsia="標楷體"/>
        </w:rPr>
        <w:t>in Taiwan. However,</w:t>
      </w:r>
      <w:r w:rsidRPr="005D40D0">
        <w:rPr>
          <w:rFonts w:eastAsia="標楷體"/>
          <w:spacing w:val="-1"/>
        </w:rPr>
        <w:t xml:space="preserve"> </w:t>
      </w:r>
      <w:r w:rsidRPr="005D40D0">
        <w:rPr>
          <w:rFonts w:eastAsia="標楷體"/>
        </w:rPr>
        <w:t>the report also revealed</w:t>
      </w:r>
      <w:r w:rsidRPr="005D40D0">
        <w:rPr>
          <w:rFonts w:eastAsia="標楷體"/>
          <w:spacing w:val="-1"/>
        </w:rPr>
        <w:t xml:space="preserve"> </w:t>
      </w:r>
      <w:r w:rsidRPr="005D40D0">
        <w:rPr>
          <w:rFonts w:eastAsia="標楷體"/>
        </w:rPr>
        <w:t>that the</w:t>
      </w:r>
      <w:r w:rsidRPr="005D40D0">
        <w:rPr>
          <w:rFonts w:eastAsia="標楷體"/>
          <w:spacing w:val="-1"/>
        </w:rPr>
        <w:t xml:space="preserve"> </w:t>
      </w:r>
      <w:r w:rsidRPr="005D40D0">
        <w:rPr>
          <w:rFonts w:eastAsia="標楷體"/>
        </w:rPr>
        <w:t>revenue</w:t>
      </w:r>
      <w:r w:rsidRPr="005D40D0">
        <w:rPr>
          <w:rFonts w:eastAsia="標楷體"/>
          <w:spacing w:val="-1"/>
        </w:rPr>
        <w:t xml:space="preserve"> </w:t>
      </w:r>
      <w:r w:rsidRPr="005D40D0">
        <w:rPr>
          <w:rFonts w:eastAsia="標楷體"/>
        </w:rPr>
        <w:t>in 2016 obviously decreased, comparing to it in 2015, despite the obvious increasing number of stores. It revealed the fierce competition in the pet market. A lot of businesses started the</w:t>
      </w:r>
      <w:r w:rsidRPr="005D40D0">
        <w:rPr>
          <w:rFonts w:eastAsia="標楷體"/>
          <w:spacing w:val="40"/>
        </w:rPr>
        <w:t xml:space="preserve"> </w:t>
      </w:r>
      <w:r w:rsidRPr="005D40D0">
        <w:rPr>
          <w:rFonts w:eastAsia="標楷體"/>
        </w:rPr>
        <w:t>business to grab the pet market. Nonetheless, the benefits were decreasing with the gradually saturated market. In face of such a fiercely competitive market environment, businesses needed innovative thoughts to maintain the competitive advantages [9].</w:t>
      </w:r>
    </w:p>
    <w:p w14:paraId="4A53D899" w14:textId="77777777" w:rsidR="00CB2FF0" w:rsidRPr="005D40D0" w:rsidRDefault="00000000">
      <w:pPr>
        <w:pStyle w:val="a3"/>
        <w:spacing w:line="470" w:lineRule="auto"/>
        <w:ind w:left="305" w:right="232" w:firstLine="479"/>
        <w:jc w:val="both"/>
        <w:rPr>
          <w:rFonts w:eastAsia="標楷體"/>
        </w:rPr>
      </w:pPr>
      <w:r w:rsidRPr="005D40D0">
        <w:rPr>
          <w:rFonts w:eastAsia="標楷體"/>
        </w:rPr>
        <w:t>Animal medical industry, the largest pet market segment in the USA, the country with the largest market for pet industry, presents about 50% market share. According to the 2017 pet survey data from APPA, the average expenses for a pet dog was about 1,549 US dollars, and 988 US dollars for a pet cat, per year. Table 2-1, show in which the expenses for surgical treatment was the highest, followed by routine treatment, pet food, and pet boarding [10].</w:t>
      </w:r>
    </w:p>
    <w:p w14:paraId="0DA954DB" w14:textId="77777777" w:rsidR="00CB2FF0" w:rsidRPr="005D40D0" w:rsidRDefault="00000000">
      <w:pPr>
        <w:pStyle w:val="a3"/>
        <w:spacing w:line="271" w:lineRule="exact"/>
        <w:ind w:left="1812"/>
        <w:jc w:val="both"/>
        <w:rPr>
          <w:rFonts w:eastAsia="標楷體"/>
        </w:rPr>
      </w:pPr>
      <w:bookmarkStart w:id="8" w:name="_bookmark8"/>
      <w:bookmarkEnd w:id="8"/>
      <w:r w:rsidRPr="005D40D0">
        <w:rPr>
          <w:rFonts w:eastAsia="標楷體"/>
        </w:rPr>
        <w:t>Table</w:t>
      </w:r>
      <w:r w:rsidRPr="005D40D0">
        <w:rPr>
          <w:rFonts w:eastAsia="標楷體"/>
          <w:spacing w:val="-1"/>
        </w:rPr>
        <w:t xml:space="preserve"> </w:t>
      </w:r>
      <w:r w:rsidRPr="005D40D0">
        <w:rPr>
          <w:rFonts w:eastAsia="標楷體"/>
        </w:rPr>
        <w:t>2-1 Average</w:t>
      </w:r>
      <w:r w:rsidRPr="005D40D0">
        <w:rPr>
          <w:rFonts w:eastAsia="標楷體"/>
          <w:spacing w:val="-1"/>
        </w:rPr>
        <w:t xml:space="preserve"> </w:t>
      </w:r>
      <w:r w:rsidRPr="005D40D0">
        <w:rPr>
          <w:rFonts w:eastAsia="標楷體"/>
        </w:rPr>
        <w:t>Annually</w:t>
      </w:r>
      <w:r w:rsidRPr="005D40D0">
        <w:rPr>
          <w:rFonts w:eastAsia="標楷體"/>
          <w:spacing w:val="-4"/>
        </w:rPr>
        <w:t xml:space="preserve"> </w:t>
      </w:r>
      <w:r w:rsidRPr="005D40D0">
        <w:rPr>
          <w:rFonts w:eastAsia="標楷體"/>
        </w:rPr>
        <w:t>Expenditure</w:t>
      </w:r>
      <w:r w:rsidRPr="005D40D0">
        <w:rPr>
          <w:rFonts w:eastAsia="標楷體"/>
          <w:spacing w:val="-2"/>
        </w:rPr>
        <w:t xml:space="preserve"> </w:t>
      </w:r>
      <w:r w:rsidRPr="005D40D0">
        <w:rPr>
          <w:rFonts w:eastAsia="標楷體"/>
        </w:rPr>
        <w:t>for</w:t>
      </w:r>
      <w:r w:rsidRPr="005D40D0">
        <w:rPr>
          <w:rFonts w:eastAsia="標楷體"/>
          <w:spacing w:val="-2"/>
        </w:rPr>
        <w:t xml:space="preserve"> </w:t>
      </w:r>
      <w:r w:rsidRPr="005D40D0">
        <w:rPr>
          <w:rFonts w:eastAsia="標楷體"/>
        </w:rPr>
        <w:t>Pets</w:t>
      </w:r>
      <w:r w:rsidRPr="005D40D0">
        <w:rPr>
          <w:rFonts w:eastAsia="標楷體"/>
          <w:spacing w:val="2"/>
        </w:rPr>
        <w:t xml:space="preserve"> </w:t>
      </w:r>
      <w:r w:rsidRPr="005D40D0">
        <w:rPr>
          <w:rFonts w:eastAsia="標楷體"/>
          <w:spacing w:val="-2"/>
        </w:rPr>
        <w:t>(USA)</w:t>
      </w:r>
    </w:p>
    <w:p w14:paraId="3428FEEC" w14:textId="77777777" w:rsidR="00CB2FF0" w:rsidRPr="005D40D0" w:rsidRDefault="00CB2FF0">
      <w:pPr>
        <w:pStyle w:val="a3"/>
        <w:spacing w:before="2"/>
        <w:rPr>
          <w:rFonts w:eastAsia="標楷體"/>
          <w:sz w:val="11"/>
        </w:rPr>
      </w:pPr>
    </w:p>
    <w:tbl>
      <w:tblPr>
        <w:tblStyle w:val="TableNormal"/>
        <w:tblW w:w="0" w:type="auto"/>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54"/>
        <w:gridCol w:w="2854"/>
        <w:gridCol w:w="2854"/>
      </w:tblGrid>
      <w:tr w:rsidR="00CB2FF0" w:rsidRPr="005D40D0" w14:paraId="3745BB3B" w14:textId="77777777">
        <w:trPr>
          <w:trHeight w:val="539"/>
        </w:trPr>
        <w:tc>
          <w:tcPr>
            <w:tcW w:w="2854" w:type="dxa"/>
          </w:tcPr>
          <w:p w14:paraId="23C86167" w14:textId="77777777" w:rsidR="00CB2FF0" w:rsidRPr="005D40D0" w:rsidRDefault="00CB2FF0">
            <w:pPr>
              <w:pStyle w:val="TableParagraph"/>
              <w:spacing w:before="0"/>
              <w:ind w:left="0"/>
              <w:rPr>
                <w:rFonts w:eastAsia="標楷體"/>
              </w:rPr>
            </w:pPr>
          </w:p>
        </w:tc>
        <w:tc>
          <w:tcPr>
            <w:tcW w:w="2854" w:type="dxa"/>
          </w:tcPr>
          <w:p w14:paraId="594D72B3" w14:textId="77777777" w:rsidR="00CB2FF0" w:rsidRPr="005D40D0" w:rsidRDefault="00000000">
            <w:pPr>
              <w:pStyle w:val="TableParagraph"/>
              <w:rPr>
                <w:rFonts w:eastAsia="標楷體"/>
                <w:sz w:val="24"/>
              </w:rPr>
            </w:pPr>
            <w:r w:rsidRPr="005D40D0">
              <w:rPr>
                <w:rFonts w:eastAsia="標楷體"/>
                <w:spacing w:val="-4"/>
                <w:sz w:val="24"/>
              </w:rPr>
              <w:t>Dogs</w:t>
            </w:r>
          </w:p>
        </w:tc>
        <w:tc>
          <w:tcPr>
            <w:tcW w:w="2854" w:type="dxa"/>
          </w:tcPr>
          <w:p w14:paraId="0B362568" w14:textId="77777777" w:rsidR="00CB2FF0" w:rsidRPr="005D40D0" w:rsidRDefault="00000000">
            <w:pPr>
              <w:pStyle w:val="TableParagraph"/>
              <w:rPr>
                <w:rFonts w:eastAsia="標楷體"/>
                <w:sz w:val="24"/>
              </w:rPr>
            </w:pPr>
            <w:r w:rsidRPr="005D40D0">
              <w:rPr>
                <w:rFonts w:eastAsia="標楷體"/>
                <w:spacing w:val="-4"/>
                <w:sz w:val="24"/>
              </w:rPr>
              <w:t>Cats</w:t>
            </w:r>
          </w:p>
        </w:tc>
      </w:tr>
      <w:tr w:rsidR="00CB2FF0" w:rsidRPr="005D40D0" w14:paraId="3D9CDC61" w14:textId="77777777">
        <w:trPr>
          <w:trHeight w:val="539"/>
        </w:trPr>
        <w:tc>
          <w:tcPr>
            <w:tcW w:w="2854" w:type="dxa"/>
          </w:tcPr>
          <w:p w14:paraId="092CA5F9" w14:textId="77777777" w:rsidR="00CB2FF0" w:rsidRPr="005D40D0" w:rsidRDefault="00000000">
            <w:pPr>
              <w:pStyle w:val="TableParagraph"/>
              <w:rPr>
                <w:rFonts w:eastAsia="標楷體"/>
                <w:sz w:val="24"/>
              </w:rPr>
            </w:pPr>
            <w:r w:rsidRPr="005D40D0">
              <w:rPr>
                <w:rFonts w:eastAsia="標楷體"/>
                <w:sz w:val="24"/>
              </w:rPr>
              <w:t>Surgical</w:t>
            </w:r>
            <w:r w:rsidRPr="005D40D0">
              <w:rPr>
                <w:rFonts w:eastAsia="標楷體"/>
                <w:spacing w:val="-3"/>
                <w:sz w:val="24"/>
              </w:rPr>
              <w:t xml:space="preserve"> </w:t>
            </w:r>
            <w:r w:rsidRPr="005D40D0">
              <w:rPr>
                <w:rFonts w:eastAsia="標楷體"/>
                <w:sz w:val="24"/>
              </w:rPr>
              <w:t>Vet</w:t>
            </w:r>
            <w:r w:rsidRPr="005D40D0">
              <w:rPr>
                <w:rFonts w:eastAsia="標楷體"/>
                <w:spacing w:val="-3"/>
                <w:sz w:val="24"/>
              </w:rPr>
              <w:t xml:space="preserve"> </w:t>
            </w:r>
            <w:r w:rsidRPr="005D40D0">
              <w:rPr>
                <w:rFonts w:eastAsia="標楷體"/>
                <w:spacing w:val="-2"/>
                <w:sz w:val="24"/>
              </w:rPr>
              <w:t>Visits</w:t>
            </w:r>
          </w:p>
        </w:tc>
        <w:tc>
          <w:tcPr>
            <w:tcW w:w="2854" w:type="dxa"/>
          </w:tcPr>
          <w:p w14:paraId="10E7E547" w14:textId="77777777" w:rsidR="00CB2FF0" w:rsidRPr="005D40D0" w:rsidRDefault="00000000">
            <w:pPr>
              <w:pStyle w:val="TableParagraph"/>
              <w:rPr>
                <w:rFonts w:eastAsia="標楷體"/>
                <w:sz w:val="24"/>
              </w:rPr>
            </w:pPr>
            <w:r w:rsidRPr="005D40D0">
              <w:rPr>
                <w:rFonts w:eastAsia="標楷體"/>
                <w:spacing w:val="-4"/>
                <w:sz w:val="24"/>
              </w:rPr>
              <w:t>$474</w:t>
            </w:r>
          </w:p>
        </w:tc>
        <w:tc>
          <w:tcPr>
            <w:tcW w:w="2854" w:type="dxa"/>
          </w:tcPr>
          <w:p w14:paraId="2B538187" w14:textId="77777777" w:rsidR="00CB2FF0" w:rsidRPr="005D40D0" w:rsidRDefault="00000000">
            <w:pPr>
              <w:pStyle w:val="TableParagraph"/>
              <w:rPr>
                <w:rFonts w:eastAsia="標楷體"/>
                <w:sz w:val="24"/>
              </w:rPr>
            </w:pPr>
            <w:r w:rsidRPr="005D40D0">
              <w:rPr>
                <w:rFonts w:eastAsia="標楷體"/>
                <w:spacing w:val="-4"/>
                <w:sz w:val="24"/>
              </w:rPr>
              <w:t>$245</w:t>
            </w:r>
          </w:p>
        </w:tc>
      </w:tr>
      <w:tr w:rsidR="00CB2FF0" w:rsidRPr="005D40D0" w14:paraId="01B6434F" w14:textId="77777777">
        <w:trPr>
          <w:trHeight w:val="539"/>
        </w:trPr>
        <w:tc>
          <w:tcPr>
            <w:tcW w:w="2854" w:type="dxa"/>
          </w:tcPr>
          <w:p w14:paraId="45BF41E4" w14:textId="77777777" w:rsidR="00CB2FF0" w:rsidRPr="005D40D0" w:rsidRDefault="00000000">
            <w:pPr>
              <w:pStyle w:val="TableParagraph"/>
              <w:rPr>
                <w:rFonts w:eastAsia="標楷體"/>
                <w:sz w:val="24"/>
              </w:rPr>
            </w:pPr>
            <w:r w:rsidRPr="005D40D0">
              <w:rPr>
                <w:rFonts w:eastAsia="標楷體"/>
                <w:sz w:val="24"/>
              </w:rPr>
              <w:t>Routine</w:t>
            </w:r>
            <w:r w:rsidRPr="005D40D0">
              <w:rPr>
                <w:rFonts w:eastAsia="標楷體"/>
                <w:spacing w:val="-1"/>
                <w:sz w:val="24"/>
              </w:rPr>
              <w:t xml:space="preserve"> </w:t>
            </w:r>
            <w:r w:rsidRPr="005D40D0">
              <w:rPr>
                <w:rFonts w:eastAsia="標楷體"/>
                <w:spacing w:val="-5"/>
                <w:sz w:val="24"/>
              </w:rPr>
              <w:t>Vet</w:t>
            </w:r>
          </w:p>
        </w:tc>
        <w:tc>
          <w:tcPr>
            <w:tcW w:w="2854" w:type="dxa"/>
          </w:tcPr>
          <w:p w14:paraId="554F9AB3" w14:textId="77777777" w:rsidR="00CB2FF0" w:rsidRPr="005D40D0" w:rsidRDefault="00000000">
            <w:pPr>
              <w:pStyle w:val="TableParagraph"/>
              <w:rPr>
                <w:rFonts w:eastAsia="標楷體"/>
                <w:sz w:val="24"/>
              </w:rPr>
            </w:pPr>
            <w:r w:rsidRPr="005D40D0">
              <w:rPr>
                <w:rFonts w:eastAsia="標楷體"/>
                <w:spacing w:val="-4"/>
                <w:sz w:val="24"/>
              </w:rPr>
              <w:t>$257</w:t>
            </w:r>
          </w:p>
        </w:tc>
        <w:tc>
          <w:tcPr>
            <w:tcW w:w="2854" w:type="dxa"/>
          </w:tcPr>
          <w:p w14:paraId="69EE9AD1" w14:textId="77777777" w:rsidR="00CB2FF0" w:rsidRPr="005D40D0" w:rsidRDefault="00000000">
            <w:pPr>
              <w:pStyle w:val="TableParagraph"/>
              <w:rPr>
                <w:rFonts w:eastAsia="標楷體"/>
                <w:sz w:val="24"/>
              </w:rPr>
            </w:pPr>
            <w:r w:rsidRPr="005D40D0">
              <w:rPr>
                <w:rFonts w:eastAsia="標楷體"/>
                <w:spacing w:val="-4"/>
                <w:sz w:val="24"/>
              </w:rPr>
              <w:t>$182</w:t>
            </w:r>
          </w:p>
        </w:tc>
      </w:tr>
      <w:tr w:rsidR="00CB2FF0" w:rsidRPr="005D40D0" w14:paraId="42B46BE1" w14:textId="77777777">
        <w:trPr>
          <w:trHeight w:val="539"/>
        </w:trPr>
        <w:tc>
          <w:tcPr>
            <w:tcW w:w="2854" w:type="dxa"/>
          </w:tcPr>
          <w:p w14:paraId="4840D915" w14:textId="77777777" w:rsidR="00CB2FF0" w:rsidRPr="005D40D0" w:rsidRDefault="00000000">
            <w:pPr>
              <w:pStyle w:val="TableParagraph"/>
              <w:rPr>
                <w:rFonts w:eastAsia="標楷體"/>
                <w:sz w:val="24"/>
              </w:rPr>
            </w:pPr>
            <w:r w:rsidRPr="005D40D0">
              <w:rPr>
                <w:rFonts w:eastAsia="標楷體"/>
                <w:spacing w:val="-4"/>
                <w:sz w:val="24"/>
              </w:rPr>
              <w:t>Food</w:t>
            </w:r>
          </w:p>
        </w:tc>
        <w:tc>
          <w:tcPr>
            <w:tcW w:w="2854" w:type="dxa"/>
          </w:tcPr>
          <w:p w14:paraId="7AD4DAFC" w14:textId="77777777" w:rsidR="00CB2FF0" w:rsidRPr="005D40D0" w:rsidRDefault="00000000">
            <w:pPr>
              <w:pStyle w:val="TableParagraph"/>
              <w:rPr>
                <w:rFonts w:eastAsia="標楷體"/>
                <w:sz w:val="24"/>
              </w:rPr>
            </w:pPr>
            <w:r w:rsidRPr="005D40D0">
              <w:rPr>
                <w:rFonts w:eastAsia="標楷體"/>
                <w:spacing w:val="-4"/>
                <w:sz w:val="24"/>
              </w:rPr>
              <w:t>$235</w:t>
            </w:r>
          </w:p>
        </w:tc>
        <w:tc>
          <w:tcPr>
            <w:tcW w:w="2854" w:type="dxa"/>
          </w:tcPr>
          <w:p w14:paraId="52E1FD04" w14:textId="77777777" w:rsidR="00CB2FF0" w:rsidRPr="005D40D0" w:rsidRDefault="00000000">
            <w:pPr>
              <w:pStyle w:val="TableParagraph"/>
              <w:rPr>
                <w:rFonts w:eastAsia="標楷體"/>
                <w:sz w:val="24"/>
              </w:rPr>
            </w:pPr>
            <w:r w:rsidRPr="005D40D0">
              <w:rPr>
                <w:rFonts w:eastAsia="標楷體"/>
                <w:spacing w:val="-4"/>
                <w:sz w:val="24"/>
              </w:rPr>
              <w:t>$235</w:t>
            </w:r>
          </w:p>
        </w:tc>
      </w:tr>
      <w:tr w:rsidR="00CB2FF0" w:rsidRPr="005D40D0" w14:paraId="4044D1AE" w14:textId="77777777">
        <w:trPr>
          <w:trHeight w:val="542"/>
        </w:trPr>
        <w:tc>
          <w:tcPr>
            <w:tcW w:w="2854" w:type="dxa"/>
          </w:tcPr>
          <w:p w14:paraId="1E9B6005" w14:textId="77777777" w:rsidR="00CB2FF0" w:rsidRPr="005D40D0" w:rsidRDefault="00000000">
            <w:pPr>
              <w:pStyle w:val="TableParagraph"/>
              <w:spacing w:before="134"/>
              <w:rPr>
                <w:rFonts w:eastAsia="標楷體"/>
                <w:sz w:val="24"/>
              </w:rPr>
            </w:pPr>
            <w:r w:rsidRPr="005D40D0">
              <w:rPr>
                <w:rFonts w:eastAsia="標楷體"/>
                <w:sz w:val="24"/>
              </w:rPr>
              <w:t>Kennel</w:t>
            </w:r>
            <w:r w:rsidRPr="005D40D0">
              <w:rPr>
                <w:rFonts w:eastAsia="標楷體"/>
                <w:spacing w:val="-5"/>
                <w:sz w:val="24"/>
              </w:rPr>
              <w:t xml:space="preserve"> </w:t>
            </w:r>
            <w:r w:rsidRPr="005D40D0">
              <w:rPr>
                <w:rFonts w:eastAsia="標楷體"/>
                <w:spacing w:val="-2"/>
                <w:sz w:val="24"/>
              </w:rPr>
              <w:t>Boarding</w:t>
            </w:r>
          </w:p>
        </w:tc>
        <w:tc>
          <w:tcPr>
            <w:tcW w:w="2854" w:type="dxa"/>
          </w:tcPr>
          <w:p w14:paraId="49BF6C05" w14:textId="77777777" w:rsidR="00CB2FF0" w:rsidRPr="005D40D0" w:rsidRDefault="00000000">
            <w:pPr>
              <w:pStyle w:val="TableParagraph"/>
              <w:spacing w:before="134"/>
              <w:rPr>
                <w:rFonts w:eastAsia="標楷體"/>
                <w:sz w:val="24"/>
              </w:rPr>
            </w:pPr>
            <w:r w:rsidRPr="005D40D0">
              <w:rPr>
                <w:rFonts w:eastAsia="標楷體"/>
                <w:spacing w:val="-4"/>
                <w:sz w:val="24"/>
              </w:rPr>
              <w:t>$322</w:t>
            </w:r>
          </w:p>
        </w:tc>
        <w:tc>
          <w:tcPr>
            <w:tcW w:w="2854" w:type="dxa"/>
          </w:tcPr>
          <w:p w14:paraId="4F9FCB3D" w14:textId="77777777" w:rsidR="00CB2FF0" w:rsidRPr="005D40D0" w:rsidRDefault="00000000">
            <w:pPr>
              <w:pStyle w:val="TableParagraph"/>
              <w:spacing w:before="134"/>
              <w:rPr>
                <w:rFonts w:eastAsia="標楷體"/>
                <w:sz w:val="24"/>
              </w:rPr>
            </w:pPr>
            <w:r w:rsidRPr="005D40D0">
              <w:rPr>
                <w:rFonts w:eastAsia="標楷體"/>
                <w:spacing w:val="-4"/>
                <w:sz w:val="24"/>
              </w:rPr>
              <w:t>$164</w:t>
            </w:r>
          </w:p>
        </w:tc>
      </w:tr>
      <w:tr w:rsidR="00CB2FF0" w:rsidRPr="005D40D0" w14:paraId="05E5CD8B" w14:textId="77777777">
        <w:trPr>
          <w:trHeight w:val="539"/>
        </w:trPr>
        <w:tc>
          <w:tcPr>
            <w:tcW w:w="2854" w:type="dxa"/>
          </w:tcPr>
          <w:p w14:paraId="2B2CD6FB" w14:textId="77777777" w:rsidR="00CB2FF0" w:rsidRPr="005D40D0" w:rsidRDefault="00000000">
            <w:pPr>
              <w:pStyle w:val="TableParagraph"/>
              <w:rPr>
                <w:rFonts w:eastAsia="標楷體"/>
                <w:sz w:val="24"/>
              </w:rPr>
            </w:pPr>
            <w:r w:rsidRPr="005D40D0">
              <w:rPr>
                <w:rFonts w:eastAsia="標楷體"/>
                <w:sz w:val="24"/>
              </w:rPr>
              <w:t>Food</w:t>
            </w:r>
            <w:r w:rsidRPr="005D40D0">
              <w:rPr>
                <w:rFonts w:eastAsia="標楷體"/>
                <w:spacing w:val="-4"/>
                <w:sz w:val="24"/>
              </w:rPr>
              <w:t xml:space="preserve"> </w:t>
            </w:r>
            <w:r w:rsidRPr="005D40D0">
              <w:rPr>
                <w:rFonts w:eastAsia="標楷體"/>
                <w:spacing w:val="-2"/>
                <w:sz w:val="24"/>
              </w:rPr>
              <w:t>Treats</w:t>
            </w:r>
          </w:p>
        </w:tc>
        <w:tc>
          <w:tcPr>
            <w:tcW w:w="2854" w:type="dxa"/>
          </w:tcPr>
          <w:p w14:paraId="72401BB2" w14:textId="77777777" w:rsidR="00CB2FF0" w:rsidRPr="005D40D0" w:rsidRDefault="00000000">
            <w:pPr>
              <w:pStyle w:val="TableParagraph"/>
              <w:rPr>
                <w:rFonts w:eastAsia="標楷體"/>
                <w:sz w:val="24"/>
              </w:rPr>
            </w:pPr>
            <w:r w:rsidRPr="005D40D0">
              <w:rPr>
                <w:rFonts w:eastAsia="標楷體"/>
                <w:spacing w:val="-5"/>
                <w:sz w:val="24"/>
              </w:rPr>
              <w:t>$72</w:t>
            </w:r>
          </w:p>
        </w:tc>
        <w:tc>
          <w:tcPr>
            <w:tcW w:w="2854" w:type="dxa"/>
          </w:tcPr>
          <w:p w14:paraId="20736491" w14:textId="77777777" w:rsidR="00CB2FF0" w:rsidRPr="005D40D0" w:rsidRDefault="00000000">
            <w:pPr>
              <w:pStyle w:val="TableParagraph"/>
              <w:rPr>
                <w:rFonts w:eastAsia="標楷體"/>
                <w:sz w:val="24"/>
              </w:rPr>
            </w:pPr>
            <w:r w:rsidRPr="005D40D0">
              <w:rPr>
                <w:rFonts w:eastAsia="標楷體"/>
                <w:spacing w:val="-5"/>
                <w:sz w:val="24"/>
              </w:rPr>
              <w:t>$56</w:t>
            </w:r>
          </w:p>
        </w:tc>
      </w:tr>
      <w:tr w:rsidR="00CB2FF0" w:rsidRPr="005D40D0" w14:paraId="51E561A0" w14:textId="77777777">
        <w:trPr>
          <w:trHeight w:val="539"/>
        </w:trPr>
        <w:tc>
          <w:tcPr>
            <w:tcW w:w="2854" w:type="dxa"/>
          </w:tcPr>
          <w:p w14:paraId="5C0B102E" w14:textId="77777777" w:rsidR="00CB2FF0" w:rsidRPr="005D40D0" w:rsidRDefault="00000000">
            <w:pPr>
              <w:pStyle w:val="TableParagraph"/>
              <w:rPr>
                <w:rFonts w:eastAsia="標楷體"/>
                <w:sz w:val="24"/>
              </w:rPr>
            </w:pPr>
            <w:r w:rsidRPr="005D40D0">
              <w:rPr>
                <w:rFonts w:eastAsia="標楷體"/>
                <w:spacing w:val="-2"/>
                <w:sz w:val="24"/>
              </w:rPr>
              <w:t>Vitamins</w:t>
            </w:r>
          </w:p>
        </w:tc>
        <w:tc>
          <w:tcPr>
            <w:tcW w:w="2854" w:type="dxa"/>
          </w:tcPr>
          <w:p w14:paraId="2F78A7E1" w14:textId="77777777" w:rsidR="00CB2FF0" w:rsidRPr="005D40D0" w:rsidRDefault="00000000">
            <w:pPr>
              <w:pStyle w:val="TableParagraph"/>
              <w:rPr>
                <w:rFonts w:eastAsia="標楷體"/>
                <w:sz w:val="24"/>
              </w:rPr>
            </w:pPr>
            <w:r w:rsidRPr="005D40D0">
              <w:rPr>
                <w:rFonts w:eastAsia="標楷體"/>
                <w:spacing w:val="-5"/>
                <w:sz w:val="24"/>
              </w:rPr>
              <w:t>$58</w:t>
            </w:r>
          </w:p>
        </w:tc>
        <w:tc>
          <w:tcPr>
            <w:tcW w:w="2854" w:type="dxa"/>
          </w:tcPr>
          <w:p w14:paraId="42CD1D2F" w14:textId="77777777" w:rsidR="00CB2FF0" w:rsidRPr="005D40D0" w:rsidRDefault="00000000">
            <w:pPr>
              <w:pStyle w:val="TableParagraph"/>
              <w:rPr>
                <w:rFonts w:eastAsia="標楷體"/>
                <w:sz w:val="24"/>
              </w:rPr>
            </w:pPr>
            <w:r w:rsidRPr="005D40D0">
              <w:rPr>
                <w:rFonts w:eastAsia="標楷體"/>
                <w:spacing w:val="-5"/>
                <w:sz w:val="24"/>
              </w:rPr>
              <w:t>$46</w:t>
            </w:r>
          </w:p>
        </w:tc>
      </w:tr>
      <w:tr w:rsidR="00CB2FF0" w:rsidRPr="005D40D0" w14:paraId="2F123839" w14:textId="77777777">
        <w:trPr>
          <w:trHeight w:val="539"/>
        </w:trPr>
        <w:tc>
          <w:tcPr>
            <w:tcW w:w="2854" w:type="dxa"/>
          </w:tcPr>
          <w:p w14:paraId="67DF10E3" w14:textId="77777777" w:rsidR="00CB2FF0" w:rsidRPr="005D40D0" w:rsidRDefault="00000000">
            <w:pPr>
              <w:pStyle w:val="TableParagraph"/>
              <w:rPr>
                <w:rFonts w:eastAsia="標楷體"/>
                <w:sz w:val="24"/>
              </w:rPr>
            </w:pPr>
            <w:r w:rsidRPr="005D40D0">
              <w:rPr>
                <w:rFonts w:eastAsia="標楷體"/>
                <w:sz w:val="24"/>
              </w:rPr>
              <w:t>Groomer/Grooming</w:t>
            </w:r>
            <w:r w:rsidRPr="005D40D0">
              <w:rPr>
                <w:rFonts w:eastAsia="標楷體"/>
                <w:spacing w:val="-8"/>
                <w:sz w:val="24"/>
              </w:rPr>
              <w:t xml:space="preserve"> </w:t>
            </w:r>
            <w:r w:rsidRPr="005D40D0">
              <w:rPr>
                <w:rFonts w:eastAsia="標楷體"/>
                <w:spacing w:val="-4"/>
                <w:sz w:val="24"/>
              </w:rPr>
              <w:t>Aids</w:t>
            </w:r>
          </w:p>
        </w:tc>
        <w:tc>
          <w:tcPr>
            <w:tcW w:w="2854" w:type="dxa"/>
          </w:tcPr>
          <w:p w14:paraId="7397C587" w14:textId="77777777" w:rsidR="00CB2FF0" w:rsidRPr="005D40D0" w:rsidRDefault="00000000">
            <w:pPr>
              <w:pStyle w:val="TableParagraph"/>
              <w:rPr>
                <w:rFonts w:eastAsia="標楷體"/>
                <w:sz w:val="24"/>
              </w:rPr>
            </w:pPr>
            <w:r w:rsidRPr="005D40D0">
              <w:rPr>
                <w:rFonts w:eastAsia="標楷體"/>
                <w:spacing w:val="-5"/>
                <w:sz w:val="24"/>
              </w:rPr>
              <w:t>$84</w:t>
            </w:r>
          </w:p>
        </w:tc>
        <w:tc>
          <w:tcPr>
            <w:tcW w:w="2854" w:type="dxa"/>
          </w:tcPr>
          <w:p w14:paraId="2081CFEB" w14:textId="77777777" w:rsidR="00CB2FF0" w:rsidRPr="005D40D0" w:rsidRDefault="00000000">
            <w:pPr>
              <w:pStyle w:val="TableParagraph"/>
              <w:rPr>
                <w:rFonts w:eastAsia="標楷體"/>
                <w:sz w:val="24"/>
              </w:rPr>
            </w:pPr>
            <w:r w:rsidRPr="005D40D0">
              <w:rPr>
                <w:rFonts w:eastAsia="標楷體"/>
                <w:spacing w:val="-5"/>
                <w:sz w:val="24"/>
              </w:rPr>
              <w:t>$30</w:t>
            </w:r>
          </w:p>
        </w:tc>
      </w:tr>
      <w:tr w:rsidR="00CB2FF0" w:rsidRPr="005D40D0" w14:paraId="74E91DBE" w14:textId="77777777">
        <w:trPr>
          <w:trHeight w:val="539"/>
        </w:trPr>
        <w:tc>
          <w:tcPr>
            <w:tcW w:w="2854" w:type="dxa"/>
            <w:tcBorders>
              <w:bottom w:val="double" w:sz="4" w:space="0" w:color="000000"/>
            </w:tcBorders>
          </w:tcPr>
          <w:p w14:paraId="6903B1FB" w14:textId="77777777" w:rsidR="00CB2FF0" w:rsidRPr="005D40D0" w:rsidRDefault="00000000">
            <w:pPr>
              <w:pStyle w:val="TableParagraph"/>
              <w:rPr>
                <w:rFonts w:eastAsia="標楷體"/>
                <w:sz w:val="24"/>
              </w:rPr>
            </w:pPr>
            <w:r w:rsidRPr="005D40D0">
              <w:rPr>
                <w:rFonts w:eastAsia="標楷體"/>
                <w:spacing w:val="-4"/>
                <w:sz w:val="24"/>
              </w:rPr>
              <w:t>Toys</w:t>
            </w:r>
          </w:p>
        </w:tc>
        <w:tc>
          <w:tcPr>
            <w:tcW w:w="2854" w:type="dxa"/>
            <w:tcBorders>
              <w:bottom w:val="double" w:sz="4" w:space="0" w:color="000000"/>
            </w:tcBorders>
          </w:tcPr>
          <w:p w14:paraId="4DCFCAC4" w14:textId="77777777" w:rsidR="00CB2FF0" w:rsidRPr="005D40D0" w:rsidRDefault="00000000">
            <w:pPr>
              <w:pStyle w:val="TableParagraph"/>
              <w:rPr>
                <w:rFonts w:eastAsia="標楷體"/>
                <w:sz w:val="24"/>
              </w:rPr>
            </w:pPr>
            <w:r w:rsidRPr="005D40D0">
              <w:rPr>
                <w:rFonts w:eastAsia="標楷體"/>
                <w:spacing w:val="-5"/>
                <w:sz w:val="24"/>
              </w:rPr>
              <w:t>$47</w:t>
            </w:r>
          </w:p>
        </w:tc>
        <w:tc>
          <w:tcPr>
            <w:tcW w:w="2854" w:type="dxa"/>
            <w:tcBorders>
              <w:bottom w:val="double" w:sz="4" w:space="0" w:color="000000"/>
            </w:tcBorders>
          </w:tcPr>
          <w:p w14:paraId="37A2A037" w14:textId="77777777" w:rsidR="00CB2FF0" w:rsidRPr="005D40D0" w:rsidRDefault="00000000">
            <w:pPr>
              <w:pStyle w:val="TableParagraph"/>
              <w:rPr>
                <w:rFonts w:eastAsia="標楷體"/>
                <w:sz w:val="24"/>
              </w:rPr>
            </w:pPr>
            <w:r w:rsidRPr="005D40D0">
              <w:rPr>
                <w:rFonts w:eastAsia="標楷體"/>
                <w:spacing w:val="-5"/>
                <w:sz w:val="24"/>
              </w:rPr>
              <w:t>$30</w:t>
            </w:r>
          </w:p>
        </w:tc>
      </w:tr>
      <w:tr w:rsidR="00CB2FF0" w:rsidRPr="005D40D0" w14:paraId="55586E83" w14:textId="77777777">
        <w:trPr>
          <w:trHeight w:val="541"/>
        </w:trPr>
        <w:tc>
          <w:tcPr>
            <w:tcW w:w="2854" w:type="dxa"/>
            <w:tcBorders>
              <w:top w:val="double" w:sz="4" w:space="0" w:color="000000"/>
            </w:tcBorders>
          </w:tcPr>
          <w:p w14:paraId="2E26F1F8" w14:textId="77777777" w:rsidR="00CB2FF0" w:rsidRPr="005D40D0" w:rsidRDefault="00000000">
            <w:pPr>
              <w:pStyle w:val="TableParagraph"/>
              <w:spacing w:before="133"/>
              <w:rPr>
                <w:rFonts w:eastAsia="標楷體"/>
                <w:sz w:val="24"/>
              </w:rPr>
            </w:pPr>
            <w:r w:rsidRPr="005D40D0">
              <w:rPr>
                <w:rFonts w:eastAsia="標楷體"/>
                <w:spacing w:val="-2"/>
                <w:sz w:val="24"/>
              </w:rPr>
              <w:t>Total</w:t>
            </w:r>
          </w:p>
        </w:tc>
        <w:tc>
          <w:tcPr>
            <w:tcW w:w="2854" w:type="dxa"/>
            <w:tcBorders>
              <w:top w:val="double" w:sz="4" w:space="0" w:color="000000"/>
            </w:tcBorders>
          </w:tcPr>
          <w:p w14:paraId="271D78F5" w14:textId="77777777" w:rsidR="00CB2FF0" w:rsidRPr="005D40D0" w:rsidRDefault="00000000">
            <w:pPr>
              <w:pStyle w:val="TableParagraph"/>
              <w:spacing w:before="133"/>
              <w:rPr>
                <w:rFonts w:eastAsia="標楷體"/>
                <w:sz w:val="24"/>
              </w:rPr>
            </w:pPr>
            <w:r w:rsidRPr="005D40D0">
              <w:rPr>
                <w:rFonts w:eastAsia="標楷體"/>
                <w:spacing w:val="-2"/>
                <w:sz w:val="24"/>
              </w:rPr>
              <w:t>$1,549</w:t>
            </w:r>
          </w:p>
        </w:tc>
        <w:tc>
          <w:tcPr>
            <w:tcW w:w="2854" w:type="dxa"/>
            <w:tcBorders>
              <w:top w:val="double" w:sz="4" w:space="0" w:color="000000"/>
            </w:tcBorders>
          </w:tcPr>
          <w:p w14:paraId="30B61BE2" w14:textId="77777777" w:rsidR="00CB2FF0" w:rsidRPr="005D40D0" w:rsidRDefault="00000000">
            <w:pPr>
              <w:pStyle w:val="TableParagraph"/>
              <w:spacing w:before="133"/>
              <w:rPr>
                <w:rFonts w:eastAsia="標楷體"/>
                <w:sz w:val="24"/>
              </w:rPr>
            </w:pPr>
            <w:r w:rsidRPr="005D40D0">
              <w:rPr>
                <w:rFonts w:eastAsia="標楷體"/>
                <w:spacing w:val="-4"/>
                <w:sz w:val="24"/>
              </w:rPr>
              <w:t>$988</w:t>
            </w:r>
          </w:p>
        </w:tc>
      </w:tr>
    </w:tbl>
    <w:p w14:paraId="3C948762" w14:textId="77777777" w:rsidR="00CB2FF0" w:rsidRPr="005D40D0" w:rsidRDefault="00000000">
      <w:pPr>
        <w:pStyle w:val="a3"/>
        <w:spacing w:before="136" w:line="470" w:lineRule="auto"/>
        <w:ind w:left="305" w:right="234" w:firstLine="479"/>
        <w:jc w:val="both"/>
        <w:rPr>
          <w:rFonts w:eastAsia="標楷體"/>
        </w:rPr>
      </w:pPr>
      <w:r w:rsidRPr="005D40D0">
        <w:rPr>
          <w:rFonts w:eastAsia="標楷體"/>
        </w:rPr>
        <w:t>On the other hand, Industrial Technology Research Institute indicated in the 2013 research</w:t>
      </w:r>
      <w:r w:rsidRPr="005D40D0">
        <w:rPr>
          <w:rFonts w:eastAsia="標楷體"/>
          <w:spacing w:val="27"/>
        </w:rPr>
        <w:t xml:space="preserve"> </w:t>
      </w:r>
      <w:r w:rsidRPr="005D40D0">
        <w:rPr>
          <w:rFonts w:eastAsia="標楷體"/>
        </w:rPr>
        <w:t>report</w:t>
      </w:r>
      <w:r w:rsidRPr="005D40D0">
        <w:rPr>
          <w:rFonts w:eastAsia="標楷體"/>
          <w:spacing w:val="26"/>
        </w:rPr>
        <w:t xml:space="preserve"> </w:t>
      </w:r>
      <w:r w:rsidRPr="005D40D0">
        <w:rPr>
          <w:rFonts w:eastAsia="標楷體"/>
        </w:rPr>
        <w:t>that</w:t>
      </w:r>
      <w:r w:rsidRPr="005D40D0">
        <w:rPr>
          <w:rFonts w:eastAsia="標楷體"/>
          <w:spacing w:val="27"/>
        </w:rPr>
        <w:t xml:space="preserve"> </w:t>
      </w:r>
      <w:r w:rsidRPr="005D40D0">
        <w:rPr>
          <w:rFonts w:eastAsia="標楷體"/>
        </w:rPr>
        <w:t>the</w:t>
      </w:r>
      <w:r w:rsidRPr="005D40D0">
        <w:rPr>
          <w:rFonts w:eastAsia="標楷體"/>
          <w:spacing w:val="27"/>
        </w:rPr>
        <w:t xml:space="preserve"> </w:t>
      </w:r>
      <w:r w:rsidRPr="005D40D0">
        <w:rPr>
          <w:rFonts w:eastAsia="標楷體"/>
        </w:rPr>
        <w:t>average</w:t>
      </w:r>
      <w:r w:rsidRPr="005D40D0">
        <w:rPr>
          <w:rFonts w:eastAsia="標楷體"/>
          <w:spacing w:val="25"/>
        </w:rPr>
        <w:t xml:space="preserve"> </w:t>
      </w:r>
      <w:r w:rsidRPr="005D40D0">
        <w:rPr>
          <w:rFonts w:eastAsia="標楷體"/>
        </w:rPr>
        <w:t>monthly</w:t>
      </w:r>
      <w:r w:rsidRPr="005D40D0">
        <w:rPr>
          <w:rFonts w:eastAsia="標楷體"/>
          <w:spacing w:val="21"/>
        </w:rPr>
        <w:t xml:space="preserve"> </w:t>
      </w:r>
      <w:r w:rsidRPr="005D40D0">
        <w:rPr>
          <w:rFonts w:eastAsia="標楷體"/>
        </w:rPr>
        <w:t>expenditure</w:t>
      </w:r>
      <w:r w:rsidRPr="005D40D0">
        <w:rPr>
          <w:rFonts w:eastAsia="標楷體"/>
          <w:spacing w:val="23"/>
        </w:rPr>
        <w:t xml:space="preserve"> </w:t>
      </w:r>
      <w:r w:rsidRPr="005D40D0">
        <w:rPr>
          <w:rFonts w:eastAsia="標楷體"/>
        </w:rPr>
        <w:t>for</w:t>
      </w:r>
      <w:r w:rsidRPr="005D40D0">
        <w:rPr>
          <w:rFonts w:eastAsia="標楷體"/>
          <w:spacing w:val="27"/>
        </w:rPr>
        <w:t xml:space="preserve"> </w:t>
      </w:r>
      <w:r w:rsidRPr="005D40D0">
        <w:rPr>
          <w:rFonts w:eastAsia="標楷體"/>
        </w:rPr>
        <w:t>cats</w:t>
      </w:r>
      <w:r w:rsidRPr="005D40D0">
        <w:rPr>
          <w:rFonts w:eastAsia="標楷體"/>
          <w:spacing w:val="29"/>
        </w:rPr>
        <w:t xml:space="preserve"> </w:t>
      </w:r>
      <w:r w:rsidRPr="005D40D0">
        <w:rPr>
          <w:rFonts w:eastAsia="標楷體"/>
        </w:rPr>
        <w:t>and</w:t>
      </w:r>
      <w:r w:rsidRPr="005D40D0">
        <w:rPr>
          <w:rFonts w:eastAsia="標楷體"/>
          <w:spacing w:val="25"/>
        </w:rPr>
        <w:t xml:space="preserve"> </w:t>
      </w:r>
      <w:r w:rsidRPr="005D40D0">
        <w:rPr>
          <w:rFonts w:eastAsia="標楷體"/>
        </w:rPr>
        <w:t>dogs</w:t>
      </w:r>
      <w:r w:rsidRPr="005D40D0">
        <w:rPr>
          <w:rFonts w:eastAsia="標楷體"/>
          <w:spacing w:val="26"/>
        </w:rPr>
        <w:t xml:space="preserve"> </w:t>
      </w:r>
      <w:r w:rsidRPr="005D40D0">
        <w:rPr>
          <w:rFonts w:eastAsia="標楷體"/>
        </w:rPr>
        <w:t>in</w:t>
      </w:r>
      <w:r w:rsidRPr="005D40D0">
        <w:rPr>
          <w:rFonts w:eastAsia="標楷體"/>
          <w:spacing w:val="26"/>
        </w:rPr>
        <w:t xml:space="preserve"> </w:t>
      </w:r>
      <w:r w:rsidRPr="005D40D0">
        <w:rPr>
          <w:rFonts w:eastAsia="標楷體"/>
        </w:rPr>
        <w:t>Taipei</w:t>
      </w:r>
      <w:r w:rsidRPr="005D40D0">
        <w:rPr>
          <w:rFonts w:eastAsia="標楷體"/>
          <w:spacing w:val="26"/>
        </w:rPr>
        <w:t xml:space="preserve"> </w:t>
      </w:r>
      <w:r w:rsidRPr="005D40D0">
        <w:rPr>
          <w:rFonts w:eastAsia="標楷體"/>
          <w:spacing w:val="-4"/>
        </w:rPr>
        <w:t>City</w:t>
      </w:r>
    </w:p>
    <w:p w14:paraId="291A94BE"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7BC90434" w14:textId="77777777" w:rsidR="00CB2FF0" w:rsidRPr="005D40D0" w:rsidRDefault="00000000">
      <w:pPr>
        <w:pStyle w:val="a3"/>
        <w:spacing w:before="71" w:line="470" w:lineRule="auto"/>
        <w:ind w:left="305" w:right="236"/>
        <w:jc w:val="both"/>
        <w:rPr>
          <w:rFonts w:eastAsia="標楷體"/>
        </w:rPr>
      </w:pPr>
      <w:r w:rsidRPr="005D40D0">
        <w:rPr>
          <w:rFonts w:eastAsia="標楷體"/>
        </w:rPr>
        <w:lastRenderedPageBreak/>
        <w:t>was 1,778 and 2,740 NT dollars [11]. Apparently, US pet owners would spend average annually 29,640 and 46,470 NT dollars on pets, while it was 21,336 and 32,880 NT dollars in Taiwan. The 2016 research of Agricultural Technology Research Institute indicated that the revenue of pet industry in 2015 was 22.8 billion dollars, according to the statistics database of Ministry of Finance [9].</w:t>
      </w:r>
    </w:p>
    <w:p w14:paraId="69B32E28" w14:textId="77777777" w:rsidR="00CB2FF0" w:rsidRPr="005D40D0" w:rsidRDefault="00000000">
      <w:pPr>
        <w:pStyle w:val="a3"/>
        <w:spacing w:line="470" w:lineRule="auto"/>
        <w:ind w:left="305" w:right="232" w:firstLine="479"/>
        <w:jc w:val="both"/>
        <w:rPr>
          <w:rFonts w:eastAsia="標楷體"/>
        </w:rPr>
      </w:pPr>
      <w:r w:rsidRPr="005D40D0">
        <w:rPr>
          <w:rFonts w:eastAsia="標楷體"/>
          <w:noProof/>
        </w:rPr>
        <w:drawing>
          <wp:anchor distT="0" distB="0" distL="0" distR="0" simplePos="0" relativeHeight="251629056" behindDoc="1" locked="0" layoutInCell="1" allowOverlap="1" wp14:anchorId="6C066C35" wp14:editId="4D72122F">
            <wp:simplePos x="0" y="0"/>
            <wp:positionH relativeFrom="page">
              <wp:posOffset>1652890</wp:posOffset>
            </wp:positionH>
            <wp:positionV relativeFrom="paragraph">
              <wp:posOffset>251466</wp:posOffset>
            </wp:positionV>
            <wp:extent cx="4628860" cy="4728872"/>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Tsou (2007) proposed 7 characteristics with the business model of pet hospitals as follows [12]:</w:t>
      </w:r>
    </w:p>
    <w:p w14:paraId="19FEAAB2" w14:textId="77777777" w:rsidR="00CB2FF0" w:rsidRPr="005D40D0" w:rsidRDefault="00000000">
      <w:pPr>
        <w:pStyle w:val="a4"/>
        <w:numPr>
          <w:ilvl w:val="0"/>
          <w:numId w:val="1"/>
        </w:numPr>
        <w:tabs>
          <w:tab w:val="left" w:pos="1289"/>
        </w:tabs>
        <w:spacing w:line="470" w:lineRule="auto"/>
        <w:ind w:right="241"/>
        <w:rPr>
          <w:rFonts w:eastAsia="標楷體"/>
          <w:sz w:val="24"/>
        </w:rPr>
      </w:pPr>
      <w:r w:rsidRPr="005D40D0">
        <w:rPr>
          <w:rFonts w:eastAsia="標楷體"/>
          <w:sz w:val="24"/>
        </w:rPr>
        <w:t>A veterinary hospital, as an emerging service industry, serves pets and pet owners, where pet owners pay</w:t>
      </w:r>
      <w:r w:rsidRPr="005D40D0">
        <w:rPr>
          <w:rFonts w:eastAsia="標楷體"/>
          <w:spacing w:val="-3"/>
          <w:sz w:val="24"/>
        </w:rPr>
        <w:t xml:space="preserve"> </w:t>
      </w:r>
      <w:r w:rsidRPr="005D40D0">
        <w:rPr>
          <w:rFonts w:eastAsia="標楷體"/>
          <w:sz w:val="24"/>
        </w:rPr>
        <w:t>for the expenses, and both pets and pet owners enjoy services.</w:t>
      </w:r>
    </w:p>
    <w:p w14:paraId="59E7334C" w14:textId="77777777" w:rsidR="00CB2FF0" w:rsidRPr="005D40D0" w:rsidRDefault="00000000">
      <w:pPr>
        <w:pStyle w:val="a4"/>
        <w:numPr>
          <w:ilvl w:val="0"/>
          <w:numId w:val="1"/>
        </w:numPr>
        <w:tabs>
          <w:tab w:val="left" w:pos="1289"/>
        </w:tabs>
        <w:spacing w:line="470" w:lineRule="auto"/>
        <w:ind w:right="234"/>
        <w:rPr>
          <w:rFonts w:eastAsia="標楷體"/>
          <w:sz w:val="24"/>
        </w:rPr>
      </w:pPr>
      <w:r w:rsidRPr="005D40D0">
        <w:rPr>
          <w:rFonts w:eastAsia="標楷體"/>
          <w:sz w:val="24"/>
        </w:rPr>
        <w:t xml:space="preserve">A veterinary hospital’s service presents instantaneity as the service content would be instantaneously changed or adjusted according to a pet owner’s </w:t>
      </w:r>
      <w:r w:rsidRPr="005D40D0">
        <w:rPr>
          <w:rFonts w:eastAsia="標楷體"/>
          <w:spacing w:val="-2"/>
          <w:sz w:val="24"/>
        </w:rPr>
        <w:t>request.</w:t>
      </w:r>
    </w:p>
    <w:p w14:paraId="15A7D323" w14:textId="77777777" w:rsidR="00CB2FF0" w:rsidRPr="005D40D0" w:rsidRDefault="00000000">
      <w:pPr>
        <w:pStyle w:val="a4"/>
        <w:numPr>
          <w:ilvl w:val="0"/>
          <w:numId w:val="1"/>
        </w:numPr>
        <w:tabs>
          <w:tab w:val="left" w:pos="1289"/>
        </w:tabs>
        <w:spacing w:line="470" w:lineRule="auto"/>
        <w:ind w:right="235"/>
        <w:rPr>
          <w:rFonts w:eastAsia="標楷體"/>
          <w:sz w:val="24"/>
        </w:rPr>
      </w:pPr>
      <w:r w:rsidRPr="005D40D0">
        <w:rPr>
          <w:rFonts w:eastAsia="標楷體"/>
          <w:sz w:val="24"/>
        </w:rPr>
        <w:t>A veterinary hospital is a labor-intensive industry, as the provided service requires the operation of service personnel.</w:t>
      </w:r>
    </w:p>
    <w:p w14:paraId="625BA819" w14:textId="77777777" w:rsidR="00CB2FF0" w:rsidRPr="005D40D0" w:rsidRDefault="00000000">
      <w:pPr>
        <w:pStyle w:val="a4"/>
        <w:numPr>
          <w:ilvl w:val="0"/>
          <w:numId w:val="1"/>
        </w:numPr>
        <w:tabs>
          <w:tab w:val="left" w:pos="1289"/>
        </w:tabs>
        <w:spacing w:line="470" w:lineRule="auto"/>
        <w:ind w:right="234"/>
        <w:rPr>
          <w:rFonts w:eastAsia="標楷體"/>
          <w:sz w:val="24"/>
        </w:rPr>
      </w:pPr>
      <w:r w:rsidRPr="005D40D0">
        <w:rPr>
          <w:rFonts w:eastAsia="標楷體"/>
          <w:sz w:val="24"/>
        </w:rPr>
        <w:t>A veterinary hospital emphasizes the technical proficiency of service personnel, who have</w:t>
      </w:r>
      <w:r w:rsidRPr="005D40D0">
        <w:rPr>
          <w:rFonts w:eastAsia="標楷體"/>
          <w:spacing w:val="-1"/>
          <w:sz w:val="24"/>
        </w:rPr>
        <w:t xml:space="preserve"> </w:t>
      </w:r>
      <w:r w:rsidRPr="005D40D0">
        <w:rPr>
          <w:rFonts w:eastAsia="標楷體"/>
          <w:sz w:val="24"/>
        </w:rPr>
        <w:t>to present sufficient technical proficiency</w:t>
      </w:r>
      <w:r w:rsidRPr="005D40D0">
        <w:rPr>
          <w:rFonts w:eastAsia="標楷體"/>
          <w:spacing w:val="-1"/>
          <w:sz w:val="24"/>
        </w:rPr>
        <w:t xml:space="preserve"> </w:t>
      </w:r>
      <w:r w:rsidRPr="005D40D0">
        <w:rPr>
          <w:rFonts w:eastAsia="標楷體"/>
          <w:sz w:val="24"/>
        </w:rPr>
        <w:t>and constantly make reinforcement to face various requests from pet owners.</w:t>
      </w:r>
    </w:p>
    <w:p w14:paraId="714CC4BC" w14:textId="77777777" w:rsidR="00CB2FF0" w:rsidRPr="005D40D0" w:rsidRDefault="00000000">
      <w:pPr>
        <w:pStyle w:val="a4"/>
        <w:numPr>
          <w:ilvl w:val="0"/>
          <w:numId w:val="1"/>
        </w:numPr>
        <w:tabs>
          <w:tab w:val="left" w:pos="1289"/>
        </w:tabs>
        <w:spacing w:line="470" w:lineRule="auto"/>
        <w:ind w:right="233"/>
        <w:rPr>
          <w:rFonts w:eastAsia="標楷體"/>
          <w:sz w:val="24"/>
        </w:rPr>
      </w:pPr>
      <w:r w:rsidRPr="005D40D0">
        <w:rPr>
          <w:rFonts w:eastAsia="標楷體"/>
          <w:sz w:val="24"/>
        </w:rPr>
        <w:t>Veterinary</w:t>
      </w:r>
      <w:r w:rsidRPr="005D40D0">
        <w:rPr>
          <w:rFonts w:eastAsia="標楷體"/>
          <w:spacing w:val="-3"/>
          <w:sz w:val="24"/>
        </w:rPr>
        <w:t xml:space="preserve"> </w:t>
      </w:r>
      <w:r w:rsidRPr="005D40D0">
        <w:rPr>
          <w:rFonts w:eastAsia="標楷體"/>
          <w:sz w:val="24"/>
        </w:rPr>
        <w:t xml:space="preserve">hospitals present differences in various service areas, and different service personnel show distinct service styles. The exchange shows mutual dependence, and each unit requires high communication skills and teamwork </w:t>
      </w:r>
      <w:r w:rsidRPr="005D40D0">
        <w:rPr>
          <w:rFonts w:eastAsia="標楷體"/>
          <w:spacing w:val="-2"/>
          <w:sz w:val="24"/>
        </w:rPr>
        <w:t>skills.</w:t>
      </w:r>
    </w:p>
    <w:p w14:paraId="29245197" w14:textId="77777777" w:rsidR="00CB2FF0" w:rsidRPr="005D40D0" w:rsidRDefault="00000000">
      <w:pPr>
        <w:pStyle w:val="a4"/>
        <w:numPr>
          <w:ilvl w:val="0"/>
          <w:numId w:val="1"/>
        </w:numPr>
        <w:tabs>
          <w:tab w:val="left" w:pos="1289"/>
        </w:tabs>
        <w:spacing w:line="470" w:lineRule="auto"/>
        <w:ind w:right="238"/>
        <w:rPr>
          <w:rFonts w:eastAsia="標楷體"/>
          <w:sz w:val="24"/>
        </w:rPr>
      </w:pPr>
      <w:r w:rsidRPr="005D40D0">
        <w:rPr>
          <w:rFonts w:eastAsia="標楷體"/>
          <w:sz w:val="24"/>
        </w:rPr>
        <w:t>Veterinary</w:t>
      </w:r>
      <w:r w:rsidRPr="005D40D0">
        <w:rPr>
          <w:rFonts w:eastAsia="標楷體"/>
          <w:spacing w:val="-5"/>
          <w:sz w:val="24"/>
        </w:rPr>
        <w:t xml:space="preserve"> </w:t>
      </w:r>
      <w:r w:rsidRPr="005D40D0">
        <w:rPr>
          <w:rFonts w:eastAsia="標楷體"/>
          <w:sz w:val="24"/>
        </w:rPr>
        <w:t>hospitals</w:t>
      </w:r>
      <w:r w:rsidRPr="005D40D0">
        <w:rPr>
          <w:rFonts w:eastAsia="標楷體"/>
          <w:spacing w:val="-2"/>
          <w:sz w:val="24"/>
        </w:rPr>
        <w:t xml:space="preserve"> </w:t>
      </w:r>
      <w:r w:rsidRPr="005D40D0">
        <w:rPr>
          <w:rFonts w:eastAsia="標楷體"/>
          <w:sz w:val="24"/>
        </w:rPr>
        <w:t>are</w:t>
      </w:r>
      <w:r w:rsidRPr="005D40D0">
        <w:rPr>
          <w:rFonts w:eastAsia="標楷體"/>
          <w:spacing w:val="-1"/>
          <w:sz w:val="24"/>
        </w:rPr>
        <w:t xml:space="preserve"> </w:t>
      </w:r>
      <w:r w:rsidRPr="005D40D0">
        <w:rPr>
          <w:rFonts w:eastAsia="標楷體"/>
          <w:sz w:val="24"/>
        </w:rPr>
        <w:t>a</w:t>
      </w:r>
      <w:r w:rsidRPr="005D40D0">
        <w:rPr>
          <w:rFonts w:eastAsia="標楷體"/>
          <w:spacing w:val="-1"/>
          <w:sz w:val="24"/>
        </w:rPr>
        <w:t xml:space="preserve"> </w:t>
      </w:r>
      <w:r w:rsidRPr="005D40D0">
        <w:rPr>
          <w:rFonts w:eastAsia="標楷體"/>
          <w:sz w:val="24"/>
        </w:rPr>
        <w:t>part</w:t>
      </w:r>
      <w:r w:rsidRPr="005D40D0">
        <w:rPr>
          <w:rFonts w:eastAsia="標楷體"/>
          <w:spacing w:val="-3"/>
          <w:sz w:val="24"/>
        </w:rPr>
        <w:t xml:space="preserve"> </w:t>
      </w:r>
      <w:r w:rsidRPr="005D40D0">
        <w:rPr>
          <w:rFonts w:eastAsia="標楷體"/>
          <w:sz w:val="24"/>
        </w:rPr>
        <w:t>of</w:t>
      </w:r>
      <w:r w:rsidRPr="005D40D0">
        <w:rPr>
          <w:rFonts w:eastAsia="標楷體"/>
          <w:spacing w:val="-3"/>
          <w:sz w:val="24"/>
        </w:rPr>
        <w:t xml:space="preserve"> </w:t>
      </w:r>
      <w:r w:rsidRPr="005D40D0">
        <w:rPr>
          <w:rFonts w:eastAsia="標楷體"/>
          <w:sz w:val="24"/>
        </w:rPr>
        <w:t>pet</w:t>
      </w:r>
      <w:r w:rsidRPr="005D40D0">
        <w:rPr>
          <w:rFonts w:eastAsia="標楷體"/>
          <w:spacing w:val="-2"/>
          <w:sz w:val="24"/>
        </w:rPr>
        <w:t xml:space="preserve"> </w:t>
      </w:r>
      <w:r w:rsidRPr="005D40D0">
        <w:rPr>
          <w:rFonts w:eastAsia="標楷體"/>
          <w:sz w:val="24"/>
        </w:rPr>
        <w:t>market</w:t>
      </w:r>
      <w:r w:rsidRPr="005D40D0">
        <w:rPr>
          <w:rFonts w:eastAsia="標楷體"/>
          <w:spacing w:val="-2"/>
          <w:sz w:val="24"/>
        </w:rPr>
        <w:t xml:space="preserve"> </w:t>
      </w:r>
      <w:r w:rsidRPr="005D40D0">
        <w:rPr>
          <w:rFonts w:eastAsia="標楷體"/>
          <w:sz w:val="24"/>
        </w:rPr>
        <w:t>that</w:t>
      </w:r>
      <w:r w:rsidRPr="005D40D0">
        <w:rPr>
          <w:rFonts w:eastAsia="標楷體"/>
          <w:spacing w:val="-2"/>
          <w:sz w:val="24"/>
        </w:rPr>
        <w:t xml:space="preserve"> </w:t>
      </w:r>
      <w:r w:rsidRPr="005D40D0">
        <w:rPr>
          <w:rFonts w:eastAsia="標楷體"/>
          <w:sz w:val="24"/>
        </w:rPr>
        <w:t>business</w:t>
      </w:r>
      <w:r w:rsidRPr="005D40D0">
        <w:rPr>
          <w:rFonts w:eastAsia="標楷體"/>
          <w:spacing w:val="-2"/>
          <w:sz w:val="24"/>
        </w:rPr>
        <w:t xml:space="preserve"> </w:t>
      </w:r>
      <w:r w:rsidRPr="005D40D0">
        <w:rPr>
          <w:rFonts w:eastAsia="標楷體"/>
          <w:sz w:val="24"/>
        </w:rPr>
        <w:t>operators</w:t>
      </w:r>
      <w:r w:rsidRPr="005D40D0">
        <w:rPr>
          <w:rFonts w:eastAsia="標楷體"/>
          <w:spacing w:val="-3"/>
          <w:sz w:val="24"/>
        </w:rPr>
        <w:t xml:space="preserve"> </w:t>
      </w:r>
      <w:r w:rsidRPr="005D40D0">
        <w:rPr>
          <w:rFonts w:eastAsia="標楷體"/>
          <w:sz w:val="24"/>
        </w:rPr>
        <w:t>need</w:t>
      </w:r>
      <w:r w:rsidRPr="005D40D0">
        <w:rPr>
          <w:rFonts w:eastAsia="標楷體"/>
          <w:spacing w:val="-2"/>
          <w:sz w:val="24"/>
        </w:rPr>
        <w:t xml:space="preserve"> </w:t>
      </w:r>
      <w:r w:rsidRPr="005D40D0">
        <w:rPr>
          <w:rFonts w:eastAsia="標楷體"/>
          <w:sz w:val="24"/>
        </w:rPr>
        <w:t>have national practice licenses. It is mandatory that not everyone can practice the business. Besides, the acquisition of certificates requires professionalism to make</w:t>
      </w:r>
      <w:r w:rsidRPr="005D40D0">
        <w:rPr>
          <w:rFonts w:eastAsia="標楷體"/>
          <w:spacing w:val="40"/>
          <w:sz w:val="24"/>
        </w:rPr>
        <w:t xml:space="preserve"> </w:t>
      </w:r>
      <w:r w:rsidRPr="005D40D0">
        <w:rPr>
          <w:rFonts w:eastAsia="標楷體"/>
          <w:sz w:val="24"/>
        </w:rPr>
        <w:t>it</w:t>
      </w:r>
      <w:r w:rsidRPr="005D40D0">
        <w:rPr>
          <w:rFonts w:eastAsia="標楷體"/>
          <w:spacing w:val="40"/>
          <w:sz w:val="24"/>
        </w:rPr>
        <w:t xml:space="preserve"> </w:t>
      </w:r>
      <w:r w:rsidRPr="005D40D0">
        <w:rPr>
          <w:rFonts w:eastAsia="標楷體"/>
          <w:sz w:val="24"/>
        </w:rPr>
        <w:t>difficult</w:t>
      </w:r>
      <w:r w:rsidRPr="005D40D0">
        <w:rPr>
          <w:rFonts w:eastAsia="標楷體"/>
          <w:spacing w:val="40"/>
          <w:sz w:val="24"/>
        </w:rPr>
        <w:t xml:space="preserve"> </w:t>
      </w:r>
      <w:r w:rsidRPr="005D40D0">
        <w:rPr>
          <w:rFonts w:eastAsia="標楷體"/>
          <w:sz w:val="24"/>
        </w:rPr>
        <w:t>to</w:t>
      </w:r>
      <w:r w:rsidRPr="005D40D0">
        <w:rPr>
          <w:rFonts w:eastAsia="標楷體"/>
          <w:spacing w:val="40"/>
          <w:sz w:val="24"/>
        </w:rPr>
        <w:t xml:space="preserve"> </w:t>
      </w:r>
      <w:r w:rsidRPr="005D40D0">
        <w:rPr>
          <w:rFonts w:eastAsia="標楷體"/>
          <w:sz w:val="24"/>
        </w:rPr>
        <w:t>acquire</w:t>
      </w:r>
      <w:r w:rsidRPr="005D40D0">
        <w:rPr>
          <w:rFonts w:eastAsia="標楷體"/>
          <w:spacing w:val="40"/>
          <w:sz w:val="24"/>
        </w:rPr>
        <w:t xml:space="preserve"> </w:t>
      </w:r>
      <w:r w:rsidRPr="005D40D0">
        <w:rPr>
          <w:rFonts w:eastAsia="標楷體"/>
          <w:sz w:val="24"/>
        </w:rPr>
        <w:t>a</w:t>
      </w:r>
      <w:r w:rsidRPr="005D40D0">
        <w:rPr>
          <w:rFonts w:eastAsia="標楷體"/>
          <w:spacing w:val="40"/>
          <w:sz w:val="24"/>
        </w:rPr>
        <w:t xml:space="preserve"> </w:t>
      </w:r>
      <w:r w:rsidRPr="005D40D0">
        <w:rPr>
          <w:rFonts w:eastAsia="標楷體"/>
          <w:sz w:val="24"/>
        </w:rPr>
        <w:t>certificate.</w:t>
      </w:r>
      <w:r w:rsidRPr="005D40D0">
        <w:rPr>
          <w:rFonts w:eastAsia="標楷體"/>
          <w:spacing w:val="40"/>
          <w:sz w:val="24"/>
        </w:rPr>
        <w:t xml:space="preserve"> </w:t>
      </w:r>
      <w:r w:rsidRPr="005D40D0">
        <w:rPr>
          <w:rFonts w:eastAsia="標楷體"/>
          <w:sz w:val="24"/>
        </w:rPr>
        <w:t>However,</w:t>
      </w:r>
      <w:r w:rsidRPr="005D40D0">
        <w:rPr>
          <w:rFonts w:eastAsia="標楷體"/>
          <w:spacing w:val="40"/>
          <w:sz w:val="24"/>
        </w:rPr>
        <w:t xml:space="preserve"> </w:t>
      </w:r>
      <w:r w:rsidRPr="005D40D0">
        <w:rPr>
          <w:rFonts w:eastAsia="標楷體"/>
          <w:sz w:val="24"/>
        </w:rPr>
        <w:t>there</w:t>
      </w:r>
      <w:r w:rsidRPr="005D40D0">
        <w:rPr>
          <w:rFonts w:eastAsia="標楷體"/>
          <w:spacing w:val="40"/>
          <w:sz w:val="24"/>
        </w:rPr>
        <w:t xml:space="preserve"> </w:t>
      </w:r>
      <w:r w:rsidRPr="005D40D0">
        <w:rPr>
          <w:rFonts w:eastAsia="標楷體"/>
          <w:sz w:val="24"/>
        </w:rPr>
        <w:t>are</w:t>
      </w:r>
      <w:r w:rsidRPr="005D40D0">
        <w:rPr>
          <w:rFonts w:eastAsia="標楷體"/>
          <w:spacing w:val="40"/>
          <w:sz w:val="24"/>
        </w:rPr>
        <w:t xml:space="preserve"> </w:t>
      </w:r>
      <w:r w:rsidRPr="005D40D0">
        <w:rPr>
          <w:rFonts w:eastAsia="標楷體"/>
          <w:sz w:val="24"/>
        </w:rPr>
        <w:t>many</w:t>
      </w:r>
      <w:r w:rsidRPr="005D40D0">
        <w:rPr>
          <w:rFonts w:eastAsia="標楷體"/>
          <w:spacing w:val="38"/>
          <w:sz w:val="24"/>
        </w:rPr>
        <w:t xml:space="preserve"> </w:t>
      </w:r>
      <w:r w:rsidRPr="005D40D0">
        <w:rPr>
          <w:rFonts w:eastAsia="標楷體"/>
          <w:sz w:val="24"/>
        </w:rPr>
        <w:t>people</w:t>
      </w:r>
    </w:p>
    <w:p w14:paraId="715AD9E8" w14:textId="77777777" w:rsidR="00CB2FF0" w:rsidRPr="005D40D0" w:rsidRDefault="00CB2FF0">
      <w:pPr>
        <w:spacing w:line="470" w:lineRule="auto"/>
        <w:jc w:val="both"/>
        <w:rPr>
          <w:rFonts w:eastAsia="標楷體"/>
          <w:sz w:val="24"/>
        </w:rPr>
        <w:sectPr w:rsidR="00CB2FF0" w:rsidRPr="005D40D0">
          <w:pgSz w:w="11910" w:h="16840"/>
          <w:pgMar w:top="1460" w:right="1180" w:bottom="1200" w:left="1680" w:header="0" w:footer="1017" w:gutter="0"/>
          <w:cols w:space="720"/>
        </w:sectPr>
      </w:pPr>
    </w:p>
    <w:p w14:paraId="45668122" w14:textId="77777777" w:rsidR="00CB2FF0" w:rsidRPr="005D40D0" w:rsidRDefault="00000000">
      <w:pPr>
        <w:pStyle w:val="a3"/>
        <w:spacing w:before="71" w:line="470" w:lineRule="auto"/>
        <w:ind w:left="1289" w:right="233"/>
        <w:jc w:val="both"/>
        <w:rPr>
          <w:rFonts w:eastAsia="標楷體"/>
        </w:rPr>
      </w:pPr>
      <w:r w:rsidRPr="005D40D0">
        <w:rPr>
          <w:rFonts w:eastAsia="標楷體"/>
        </w:rPr>
        <w:lastRenderedPageBreak/>
        <w:t>engaging in the business to result in fierce competition among veterinary hospitals in the past years.</w:t>
      </w:r>
    </w:p>
    <w:p w14:paraId="0874C5E7" w14:textId="77777777" w:rsidR="00CB2FF0" w:rsidRPr="005D40D0" w:rsidRDefault="00000000">
      <w:pPr>
        <w:pStyle w:val="a4"/>
        <w:numPr>
          <w:ilvl w:val="0"/>
          <w:numId w:val="1"/>
        </w:numPr>
        <w:tabs>
          <w:tab w:val="left" w:pos="1289"/>
        </w:tabs>
        <w:spacing w:line="470" w:lineRule="auto"/>
        <w:ind w:right="232"/>
        <w:rPr>
          <w:rFonts w:eastAsia="標楷體"/>
          <w:sz w:val="24"/>
        </w:rPr>
      </w:pPr>
      <w:r w:rsidRPr="005D40D0">
        <w:rPr>
          <w:rFonts w:eastAsia="標楷體"/>
          <w:sz w:val="24"/>
        </w:rPr>
        <w:t>Most veterinary hospitals are private businesses, rather than state-owned, that the</w:t>
      </w:r>
      <w:r w:rsidRPr="005D40D0">
        <w:rPr>
          <w:rFonts w:eastAsia="標楷體"/>
          <w:spacing w:val="-7"/>
          <w:sz w:val="24"/>
        </w:rPr>
        <w:t xml:space="preserve"> </w:t>
      </w:r>
      <w:r w:rsidRPr="005D40D0">
        <w:rPr>
          <w:rFonts w:eastAsia="標楷體"/>
          <w:sz w:val="24"/>
        </w:rPr>
        <w:t>business</w:t>
      </w:r>
      <w:r w:rsidRPr="005D40D0">
        <w:rPr>
          <w:rFonts w:eastAsia="標楷體"/>
          <w:spacing w:val="-4"/>
          <w:sz w:val="24"/>
        </w:rPr>
        <w:t xml:space="preserve"> </w:t>
      </w:r>
      <w:r w:rsidRPr="005D40D0">
        <w:rPr>
          <w:rFonts w:eastAsia="標楷體"/>
          <w:sz w:val="24"/>
        </w:rPr>
        <w:t>hour</w:t>
      </w:r>
      <w:r w:rsidRPr="005D40D0">
        <w:rPr>
          <w:rFonts w:eastAsia="標楷體"/>
          <w:spacing w:val="-4"/>
          <w:sz w:val="24"/>
        </w:rPr>
        <w:t xml:space="preserve"> </w:t>
      </w:r>
      <w:r w:rsidRPr="005D40D0">
        <w:rPr>
          <w:rFonts w:eastAsia="標楷體"/>
          <w:sz w:val="24"/>
        </w:rPr>
        <w:t>is</w:t>
      </w:r>
      <w:r w:rsidRPr="005D40D0">
        <w:rPr>
          <w:rFonts w:eastAsia="標楷體"/>
          <w:spacing w:val="-4"/>
          <w:sz w:val="24"/>
        </w:rPr>
        <w:t xml:space="preserve"> </w:t>
      </w:r>
      <w:r w:rsidRPr="005D40D0">
        <w:rPr>
          <w:rFonts w:eastAsia="標楷體"/>
          <w:sz w:val="24"/>
        </w:rPr>
        <w:t>comparatively</w:t>
      </w:r>
      <w:r w:rsidRPr="005D40D0">
        <w:rPr>
          <w:rFonts w:eastAsia="標楷體"/>
          <w:spacing w:val="-8"/>
          <w:sz w:val="24"/>
        </w:rPr>
        <w:t xml:space="preserve"> </w:t>
      </w:r>
      <w:r w:rsidRPr="005D40D0">
        <w:rPr>
          <w:rFonts w:eastAsia="標楷體"/>
          <w:sz w:val="24"/>
        </w:rPr>
        <w:t>longer.</w:t>
      </w:r>
      <w:r w:rsidRPr="005D40D0">
        <w:rPr>
          <w:rFonts w:eastAsia="標楷體"/>
          <w:spacing w:val="-4"/>
          <w:sz w:val="24"/>
        </w:rPr>
        <w:t xml:space="preserve"> </w:t>
      </w:r>
      <w:r w:rsidRPr="005D40D0">
        <w:rPr>
          <w:rFonts w:eastAsia="標楷體"/>
          <w:sz w:val="24"/>
        </w:rPr>
        <w:t>A</w:t>
      </w:r>
      <w:r w:rsidRPr="005D40D0">
        <w:rPr>
          <w:rFonts w:eastAsia="標楷體"/>
          <w:spacing w:val="-15"/>
          <w:sz w:val="24"/>
        </w:rPr>
        <w:t xml:space="preserve"> </w:t>
      </w:r>
      <w:r w:rsidRPr="005D40D0">
        <w:rPr>
          <w:rFonts w:eastAsia="標楷體"/>
          <w:sz w:val="24"/>
        </w:rPr>
        <w:t>lot</w:t>
      </w:r>
      <w:r w:rsidRPr="005D40D0">
        <w:rPr>
          <w:rFonts w:eastAsia="標楷體"/>
          <w:spacing w:val="-4"/>
          <w:sz w:val="24"/>
        </w:rPr>
        <w:t xml:space="preserve"> </w:t>
      </w:r>
      <w:r w:rsidRPr="005D40D0">
        <w:rPr>
          <w:rFonts w:eastAsia="標楷體"/>
          <w:sz w:val="24"/>
        </w:rPr>
        <w:t>of</w:t>
      </w:r>
      <w:r w:rsidRPr="005D40D0">
        <w:rPr>
          <w:rFonts w:eastAsia="標楷體"/>
          <w:spacing w:val="-4"/>
          <w:sz w:val="24"/>
        </w:rPr>
        <w:t xml:space="preserve"> </w:t>
      </w:r>
      <w:r w:rsidRPr="005D40D0">
        <w:rPr>
          <w:rFonts w:eastAsia="標楷體"/>
          <w:sz w:val="24"/>
        </w:rPr>
        <w:t>time</w:t>
      </w:r>
      <w:r w:rsidRPr="005D40D0">
        <w:rPr>
          <w:rFonts w:eastAsia="標楷體"/>
          <w:spacing w:val="-4"/>
          <w:sz w:val="24"/>
        </w:rPr>
        <w:t xml:space="preserve"> </w:t>
      </w:r>
      <w:r w:rsidRPr="005D40D0">
        <w:rPr>
          <w:rFonts w:eastAsia="標楷體"/>
          <w:sz w:val="24"/>
        </w:rPr>
        <w:t>is</w:t>
      </w:r>
      <w:r w:rsidRPr="005D40D0">
        <w:rPr>
          <w:rFonts w:eastAsia="標楷體"/>
          <w:spacing w:val="-4"/>
          <w:sz w:val="24"/>
        </w:rPr>
        <w:t xml:space="preserve"> </w:t>
      </w:r>
      <w:r w:rsidRPr="005D40D0">
        <w:rPr>
          <w:rFonts w:eastAsia="標楷體"/>
          <w:sz w:val="24"/>
        </w:rPr>
        <w:t>spent</w:t>
      </w:r>
      <w:r w:rsidRPr="005D40D0">
        <w:rPr>
          <w:rFonts w:eastAsia="標楷體"/>
          <w:spacing w:val="-4"/>
          <w:sz w:val="24"/>
        </w:rPr>
        <w:t xml:space="preserve"> </w:t>
      </w:r>
      <w:r w:rsidRPr="005D40D0">
        <w:rPr>
          <w:rFonts w:eastAsia="標楷體"/>
          <w:sz w:val="24"/>
        </w:rPr>
        <w:t>on</w:t>
      </w:r>
      <w:r w:rsidRPr="005D40D0">
        <w:rPr>
          <w:rFonts w:eastAsia="標楷體"/>
          <w:spacing w:val="-4"/>
          <w:sz w:val="24"/>
        </w:rPr>
        <w:t xml:space="preserve"> </w:t>
      </w:r>
      <w:r w:rsidRPr="005D40D0">
        <w:rPr>
          <w:rFonts w:eastAsia="標楷體"/>
          <w:sz w:val="24"/>
        </w:rPr>
        <w:t>waiting</w:t>
      </w:r>
      <w:r w:rsidRPr="005D40D0">
        <w:rPr>
          <w:rFonts w:eastAsia="標楷體"/>
          <w:spacing w:val="-4"/>
          <w:sz w:val="24"/>
        </w:rPr>
        <w:t xml:space="preserve"> </w:t>
      </w:r>
      <w:r w:rsidRPr="005D40D0">
        <w:rPr>
          <w:rFonts w:eastAsia="標楷體"/>
          <w:sz w:val="24"/>
        </w:rPr>
        <w:t>for pet owners that it could easily result in service personnel’s fatigue disease.</w:t>
      </w:r>
    </w:p>
    <w:p w14:paraId="02D8EC83" w14:textId="77777777" w:rsidR="00CB2FF0" w:rsidRPr="005D40D0" w:rsidRDefault="00000000">
      <w:pPr>
        <w:pStyle w:val="a3"/>
        <w:spacing w:line="470" w:lineRule="auto"/>
        <w:ind w:left="305" w:right="174" w:firstLine="482"/>
        <w:rPr>
          <w:rFonts w:eastAsia="標楷體"/>
        </w:rPr>
      </w:pPr>
      <w:r w:rsidRPr="005D40D0">
        <w:rPr>
          <w:rFonts w:eastAsia="標楷體"/>
          <w:noProof/>
        </w:rPr>
        <w:drawing>
          <wp:anchor distT="0" distB="0" distL="0" distR="0" simplePos="0" relativeHeight="251631104" behindDoc="1" locked="0" layoutInCell="1" allowOverlap="1" wp14:anchorId="2C306254" wp14:editId="5738EE68">
            <wp:simplePos x="0" y="0"/>
            <wp:positionH relativeFrom="page">
              <wp:posOffset>1652890</wp:posOffset>
            </wp:positionH>
            <wp:positionV relativeFrom="paragraph">
              <wp:posOffset>251466</wp:posOffset>
            </wp:positionV>
            <wp:extent cx="4628860" cy="4728872"/>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In</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discussion</w:t>
      </w:r>
      <w:r w:rsidRPr="005D40D0">
        <w:rPr>
          <w:rFonts w:eastAsia="標楷體"/>
          <w:spacing w:val="40"/>
        </w:rPr>
        <w:t xml:space="preserve"> </w:t>
      </w:r>
      <w:r w:rsidRPr="005D40D0">
        <w:rPr>
          <w:rFonts w:eastAsia="標楷體"/>
        </w:rPr>
        <w:t>of</w:t>
      </w:r>
      <w:r w:rsidRPr="005D40D0">
        <w:rPr>
          <w:rFonts w:eastAsia="標楷體"/>
          <w:spacing w:val="40"/>
        </w:rPr>
        <w:t xml:space="preserve"> </w:t>
      </w:r>
      <w:r w:rsidRPr="005D40D0">
        <w:rPr>
          <w:rFonts w:eastAsia="標楷體"/>
        </w:rPr>
        <w:t>key</w:t>
      </w:r>
      <w:r w:rsidRPr="005D40D0">
        <w:rPr>
          <w:rFonts w:eastAsia="標楷體"/>
          <w:spacing w:val="40"/>
        </w:rPr>
        <w:t xml:space="preserve"> </w:t>
      </w:r>
      <w:r w:rsidRPr="005D40D0">
        <w:rPr>
          <w:rFonts w:eastAsia="標楷體"/>
        </w:rPr>
        <w:t>success</w:t>
      </w:r>
      <w:r w:rsidRPr="005D40D0">
        <w:rPr>
          <w:rFonts w:eastAsia="標楷體"/>
          <w:spacing w:val="40"/>
        </w:rPr>
        <w:t xml:space="preserve"> </w:t>
      </w:r>
      <w:r w:rsidRPr="005D40D0">
        <w:rPr>
          <w:rFonts w:eastAsia="標楷體"/>
        </w:rPr>
        <w:t>factors</w:t>
      </w:r>
      <w:r w:rsidRPr="005D40D0">
        <w:rPr>
          <w:rFonts w:eastAsia="標楷體"/>
          <w:spacing w:val="40"/>
        </w:rPr>
        <w:t xml:space="preserve"> </w:t>
      </w:r>
      <w:r w:rsidRPr="005D40D0">
        <w:rPr>
          <w:rFonts w:eastAsia="標楷體"/>
        </w:rPr>
        <w:t>in</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business</w:t>
      </w:r>
      <w:r w:rsidRPr="005D40D0">
        <w:rPr>
          <w:rFonts w:eastAsia="標楷體"/>
          <w:spacing w:val="40"/>
        </w:rPr>
        <w:t xml:space="preserve"> </w:t>
      </w:r>
      <w:r w:rsidRPr="005D40D0">
        <w:rPr>
          <w:rFonts w:eastAsia="標楷體"/>
        </w:rPr>
        <w:t>of</w:t>
      </w:r>
      <w:r w:rsidRPr="005D40D0">
        <w:rPr>
          <w:rFonts w:eastAsia="標楷體"/>
          <w:spacing w:val="40"/>
        </w:rPr>
        <w:t xml:space="preserve"> </w:t>
      </w:r>
      <w:r w:rsidRPr="005D40D0">
        <w:rPr>
          <w:rFonts w:eastAsia="標楷體"/>
        </w:rPr>
        <w:t>veterinary</w:t>
      </w:r>
      <w:r w:rsidRPr="005D40D0">
        <w:rPr>
          <w:rFonts w:eastAsia="標楷體"/>
          <w:spacing w:val="40"/>
        </w:rPr>
        <w:t xml:space="preserve"> </w:t>
      </w:r>
      <w:r w:rsidRPr="005D40D0">
        <w:rPr>
          <w:rFonts w:eastAsia="標楷體"/>
        </w:rPr>
        <w:t>hospitals, Chen (2002) classified veterinary hospitals into four types of (1)single-store business,</w:t>
      </w:r>
      <w:r w:rsidRPr="005D40D0">
        <w:rPr>
          <w:rFonts w:eastAsia="標楷體"/>
          <w:spacing w:val="40"/>
        </w:rPr>
        <w:t xml:space="preserve"> </w:t>
      </w:r>
      <w:r w:rsidRPr="005D40D0">
        <w:rPr>
          <w:rFonts w:eastAsia="標楷體"/>
        </w:rPr>
        <w:t>(2)contractual joint venture, (3)multi-store business, and (4)chain business. According</w:t>
      </w:r>
      <w:r w:rsidRPr="005D40D0">
        <w:rPr>
          <w:rFonts w:eastAsia="標楷體"/>
          <w:spacing w:val="80"/>
          <w:w w:val="150"/>
        </w:rPr>
        <w:t xml:space="preserve"> </w:t>
      </w:r>
      <w:r w:rsidRPr="005D40D0">
        <w:rPr>
          <w:rFonts w:eastAsia="標楷體"/>
        </w:rPr>
        <w:t>to</w:t>
      </w:r>
      <w:r w:rsidRPr="005D40D0">
        <w:rPr>
          <w:rFonts w:eastAsia="標楷體"/>
          <w:spacing w:val="-3"/>
        </w:rPr>
        <w:t xml:space="preserve"> </w:t>
      </w:r>
      <w:r w:rsidRPr="005D40D0">
        <w:rPr>
          <w:rFonts w:eastAsia="標楷體"/>
        </w:rPr>
        <w:t>current</w:t>
      </w:r>
      <w:r w:rsidRPr="005D40D0">
        <w:rPr>
          <w:rFonts w:eastAsia="標楷體"/>
          <w:spacing w:val="-3"/>
        </w:rPr>
        <w:t xml:space="preserve"> </w:t>
      </w:r>
      <w:r w:rsidRPr="005D40D0">
        <w:rPr>
          <w:rFonts w:eastAsia="標楷體"/>
        </w:rPr>
        <w:t>market</w:t>
      </w:r>
      <w:r w:rsidRPr="005D40D0">
        <w:rPr>
          <w:rFonts w:eastAsia="標楷體"/>
          <w:spacing w:val="-3"/>
        </w:rPr>
        <w:t xml:space="preserve"> </w:t>
      </w:r>
      <w:r w:rsidRPr="005D40D0">
        <w:rPr>
          <w:rFonts w:eastAsia="標楷體"/>
        </w:rPr>
        <w:t>situations,</w:t>
      </w:r>
      <w:r w:rsidRPr="005D40D0">
        <w:rPr>
          <w:rFonts w:eastAsia="標楷體"/>
          <w:spacing w:val="-3"/>
        </w:rPr>
        <w:t xml:space="preserve"> </w:t>
      </w:r>
      <w:r w:rsidRPr="005D40D0">
        <w:rPr>
          <w:rFonts w:eastAsia="標楷體"/>
        </w:rPr>
        <w:t>Chang</w:t>
      </w:r>
      <w:r w:rsidRPr="005D40D0">
        <w:rPr>
          <w:rFonts w:eastAsia="標楷體"/>
          <w:spacing w:val="-6"/>
        </w:rPr>
        <w:t xml:space="preserve"> </w:t>
      </w:r>
      <w:r w:rsidRPr="005D40D0">
        <w:rPr>
          <w:rFonts w:eastAsia="標楷體"/>
        </w:rPr>
        <w:t>(2011)</w:t>
      </w:r>
      <w:r w:rsidRPr="005D40D0">
        <w:rPr>
          <w:rFonts w:eastAsia="標楷體"/>
          <w:spacing w:val="-4"/>
        </w:rPr>
        <w:t xml:space="preserve"> </w:t>
      </w:r>
      <w:r w:rsidRPr="005D40D0">
        <w:rPr>
          <w:rFonts w:eastAsia="標楷體"/>
        </w:rPr>
        <w:t>proposed</w:t>
      </w:r>
      <w:r w:rsidRPr="005D40D0">
        <w:rPr>
          <w:rFonts w:eastAsia="標楷體"/>
          <w:spacing w:val="-3"/>
        </w:rPr>
        <w:t xml:space="preserve"> </w:t>
      </w:r>
      <w:r w:rsidRPr="005D40D0">
        <w:rPr>
          <w:rFonts w:eastAsia="標楷體"/>
        </w:rPr>
        <w:t>the</w:t>
      </w:r>
      <w:r w:rsidRPr="005D40D0">
        <w:rPr>
          <w:rFonts w:eastAsia="標楷體"/>
          <w:spacing w:val="-4"/>
        </w:rPr>
        <w:t xml:space="preserve"> </w:t>
      </w:r>
      <w:r w:rsidRPr="005D40D0">
        <w:rPr>
          <w:rFonts w:eastAsia="標楷體"/>
        </w:rPr>
        <w:t>fifth</w:t>
      </w:r>
      <w:r w:rsidRPr="005D40D0">
        <w:rPr>
          <w:rFonts w:eastAsia="標楷體"/>
          <w:spacing w:val="-3"/>
        </w:rPr>
        <w:t xml:space="preserve"> </w:t>
      </w:r>
      <w:r w:rsidRPr="005D40D0">
        <w:rPr>
          <w:rFonts w:eastAsia="標楷體"/>
        </w:rPr>
        <w:t>type, combinative</w:t>
      </w:r>
      <w:r w:rsidRPr="005D40D0">
        <w:rPr>
          <w:rFonts w:eastAsia="標楷體"/>
          <w:spacing w:val="-4"/>
        </w:rPr>
        <w:t xml:space="preserve"> </w:t>
      </w:r>
      <w:r w:rsidRPr="005D40D0">
        <w:rPr>
          <w:rFonts w:eastAsia="標楷體"/>
        </w:rPr>
        <w:t>business, which combined pet industries of pet beauty, pet medical care, and pet supplies to form the new business model. In the research on the development of pet industry in 2013, the Council of Agriculture mentioned that the traditional pet stores, about 80%, were ranked on</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top</w:t>
      </w:r>
      <w:r w:rsidRPr="005D40D0">
        <w:rPr>
          <w:rFonts w:eastAsia="標楷體"/>
          <w:spacing w:val="40"/>
        </w:rPr>
        <w:t xml:space="preserve"> </w:t>
      </w:r>
      <w:r w:rsidRPr="005D40D0">
        <w:rPr>
          <w:rFonts w:eastAsia="標楷體"/>
        </w:rPr>
        <w:t>in</w:t>
      </w:r>
      <w:r w:rsidRPr="005D40D0">
        <w:rPr>
          <w:rFonts w:eastAsia="標楷體"/>
          <w:spacing w:val="40"/>
        </w:rPr>
        <w:t xml:space="preserve"> </w:t>
      </w:r>
      <w:r w:rsidRPr="005D40D0">
        <w:rPr>
          <w:rFonts w:eastAsia="標楷體"/>
        </w:rPr>
        <w:t>Taiwan,</w:t>
      </w:r>
      <w:r w:rsidRPr="005D40D0">
        <w:rPr>
          <w:rFonts w:eastAsia="標楷體"/>
          <w:spacing w:val="40"/>
        </w:rPr>
        <w:t xml:space="preserve"> </w:t>
      </w:r>
      <w:r w:rsidRPr="005D40D0">
        <w:rPr>
          <w:rFonts w:eastAsia="標楷體"/>
        </w:rPr>
        <w:t>chained</w:t>
      </w:r>
      <w:r w:rsidRPr="005D40D0">
        <w:rPr>
          <w:rFonts w:eastAsia="標楷體"/>
          <w:spacing w:val="40"/>
        </w:rPr>
        <w:t xml:space="preserve"> </w:t>
      </w:r>
      <w:r w:rsidRPr="005D40D0">
        <w:rPr>
          <w:rFonts w:eastAsia="標楷體"/>
        </w:rPr>
        <w:t>pet</w:t>
      </w:r>
      <w:r w:rsidRPr="005D40D0">
        <w:rPr>
          <w:rFonts w:eastAsia="標楷體"/>
          <w:spacing w:val="40"/>
        </w:rPr>
        <w:t xml:space="preserve"> </w:t>
      </w:r>
      <w:r w:rsidRPr="005D40D0">
        <w:rPr>
          <w:rFonts w:eastAsia="標楷體"/>
        </w:rPr>
        <w:t>supplies</w:t>
      </w:r>
      <w:r w:rsidRPr="005D40D0">
        <w:rPr>
          <w:rFonts w:eastAsia="標楷體"/>
          <w:spacing w:val="40"/>
        </w:rPr>
        <w:t xml:space="preserve"> </w:t>
      </w:r>
      <w:r w:rsidRPr="005D40D0">
        <w:rPr>
          <w:rFonts w:eastAsia="標楷體"/>
        </w:rPr>
        <w:t>stores</w:t>
      </w:r>
      <w:r w:rsidRPr="005D40D0">
        <w:rPr>
          <w:rFonts w:eastAsia="標楷體"/>
          <w:spacing w:val="40"/>
        </w:rPr>
        <w:t xml:space="preserve"> </w:t>
      </w:r>
      <w:r w:rsidRPr="005D40D0">
        <w:rPr>
          <w:rFonts w:eastAsia="標楷體"/>
        </w:rPr>
        <w:t>about</w:t>
      </w:r>
      <w:r w:rsidRPr="005D40D0">
        <w:rPr>
          <w:rFonts w:eastAsia="標楷體"/>
          <w:spacing w:val="40"/>
        </w:rPr>
        <w:t xml:space="preserve"> </w:t>
      </w:r>
      <w:r w:rsidRPr="005D40D0">
        <w:rPr>
          <w:rFonts w:eastAsia="標楷體"/>
        </w:rPr>
        <w:t>15%,</w:t>
      </w:r>
      <w:r w:rsidRPr="005D40D0">
        <w:rPr>
          <w:rFonts w:eastAsia="標楷體"/>
          <w:spacing w:val="40"/>
        </w:rPr>
        <w:t xml:space="preserve"> </w:t>
      </w:r>
      <w:r w:rsidRPr="005D40D0">
        <w:rPr>
          <w:rFonts w:eastAsia="標楷體"/>
        </w:rPr>
        <w:t>and</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new</w:t>
      </w:r>
      <w:r w:rsidRPr="005D40D0">
        <w:rPr>
          <w:rFonts w:eastAsia="標楷體"/>
          <w:spacing w:val="40"/>
        </w:rPr>
        <w:t xml:space="preserve"> </w:t>
      </w:r>
      <w:r w:rsidRPr="005D40D0">
        <w:rPr>
          <w:rFonts w:eastAsia="標楷體"/>
        </w:rPr>
        <w:t>business model, multi-purpose pet stores, about 5%, which reduced prices by largely purchasing relevant</w:t>
      </w:r>
      <w:r w:rsidRPr="005D40D0">
        <w:rPr>
          <w:rFonts w:eastAsia="標楷體"/>
          <w:spacing w:val="40"/>
        </w:rPr>
        <w:t xml:space="preserve"> </w:t>
      </w:r>
      <w:r w:rsidRPr="005D40D0">
        <w:rPr>
          <w:rFonts w:eastAsia="標楷體"/>
        </w:rPr>
        <w:t>products</w:t>
      </w:r>
      <w:r w:rsidRPr="005D40D0">
        <w:rPr>
          <w:rFonts w:eastAsia="標楷體"/>
          <w:spacing w:val="40"/>
        </w:rPr>
        <w:t xml:space="preserve"> </w:t>
      </w:r>
      <w:r w:rsidRPr="005D40D0">
        <w:rPr>
          <w:rFonts w:eastAsia="標楷體"/>
        </w:rPr>
        <w:t>and</w:t>
      </w:r>
      <w:r w:rsidRPr="005D40D0">
        <w:rPr>
          <w:rFonts w:eastAsia="標楷體"/>
          <w:spacing w:val="40"/>
        </w:rPr>
        <w:t xml:space="preserve"> </w:t>
      </w:r>
      <w:r w:rsidRPr="005D40D0">
        <w:rPr>
          <w:rFonts w:eastAsia="標楷體"/>
        </w:rPr>
        <w:t>provided</w:t>
      </w:r>
      <w:r w:rsidRPr="005D40D0">
        <w:rPr>
          <w:rFonts w:eastAsia="標楷體"/>
          <w:spacing w:val="40"/>
        </w:rPr>
        <w:t xml:space="preserve"> </w:t>
      </w:r>
      <w:r w:rsidRPr="005D40D0">
        <w:rPr>
          <w:rFonts w:eastAsia="標楷體"/>
        </w:rPr>
        <w:t>professional</w:t>
      </w:r>
      <w:r w:rsidRPr="005D40D0">
        <w:rPr>
          <w:rFonts w:eastAsia="標楷體"/>
          <w:spacing w:val="40"/>
        </w:rPr>
        <w:t xml:space="preserve"> </w:t>
      </w:r>
      <w:r w:rsidRPr="005D40D0">
        <w:rPr>
          <w:rFonts w:eastAsia="標楷體"/>
        </w:rPr>
        <w:t>business,</w:t>
      </w:r>
      <w:r w:rsidRPr="005D40D0">
        <w:rPr>
          <w:rFonts w:eastAsia="標楷體"/>
          <w:spacing w:val="40"/>
        </w:rPr>
        <w:t xml:space="preserve"> </w:t>
      </w:r>
      <w:r w:rsidRPr="005D40D0">
        <w:rPr>
          <w:rFonts w:eastAsia="標楷體"/>
        </w:rPr>
        <w:t>complete</w:t>
      </w:r>
      <w:r w:rsidRPr="005D40D0">
        <w:rPr>
          <w:rFonts w:eastAsia="標楷體"/>
          <w:spacing w:val="39"/>
        </w:rPr>
        <w:t xml:space="preserve"> </w:t>
      </w:r>
      <w:r w:rsidRPr="005D40D0">
        <w:rPr>
          <w:rFonts w:eastAsia="標楷體"/>
        </w:rPr>
        <w:t>products,</w:t>
      </w:r>
      <w:r w:rsidRPr="005D40D0">
        <w:rPr>
          <w:rFonts w:eastAsia="標楷體"/>
          <w:spacing w:val="40"/>
        </w:rPr>
        <w:t xml:space="preserve"> </w:t>
      </w:r>
      <w:r w:rsidRPr="005D40D0">
        <w:rPr>
          <w:rFonts w:eastAsia="標楷體"/>
        </w:rPr>
        <w:t>and</w:t>
      </w:r>
      <w:r w:rsidRPr="005D40D0">
        <w:rPr>
          <w:rFonts w:eastAsia="標楷體"/>
          <w:spacing w:val="40"/>
        </w:rPr>
        <w:t xml:space="preserve"> </w:t>
      </w:r>
      <w:r w:rsidRPr="005D40D0">
        <w:rPr>
          <w:rFonts w:eastAsia="標楷體"/>
        </w:rPr>
        <w:t>quality service to replace the traditional pet hospitals and stores. In the research on compound veterinary</w:t>
      </w:r>
      <w:r w:rsidRPr="005D40D0">
        <w:rPr>
          <w:rFonts w:eastAsia="標楷體"/>
          <w:spacing w:val="-1"/>
        </w:rPr>
        <w:t xml:space="preserve"> </w:t>
      </w:r>
      <w:r w:rsidRPr="005D40D0">
        <w:rPr>
          <w:rFonts w:eastAsia="標楷體"/>
        </w:rPr>
        <w:t>hospitals, Liu (2009) concluded the significant effect of service quality</w:t>
      </w:r>
      <w:r w:rsidRPr="005D40D0">
        <w:rPr>
          <w:rFonts w:eastAsia="標楷體"/>
          <w:spacing w:val="-3"/>
        </w:rPr>
        <w:t xml:space="preserve"> </w:t>
      </w:r>
      <w:r w:rsidRPr="005D40D0">
        <w:rPr>
          <w:rFonts w:eastAsia="標楷體"/>
        </w:rPr>
        <w:t>on the customer satisfaction and loyalty, presenting the importance of service quality offered</w:t>
      </w:r>
      <w:r w:rsidRPr="005D40D0">
        <w:rPr>
          <w:rFonts w:eastAsia="標楷體"/>
          <w:spacing w:val="80"/>
        </w:rPr>
        <w:t xml:space="preserve"> </w:t>
      </w:r>
      <w:r w:rsidRPr="005D40D0">
        <w:rPr>
          <w:rFonts w:eastAsia="標楷體"/>
        </w:rPr>
        <w:t>by compound veterinary hospitals for consumers [5, 12-14].</w:t>
      </w:r>
    </w:p>
    <w:p w14:paraId="56F61CE7" w14:textId="77777777" w:rsidR="00CB2FF0" w:rsidRPr="005D40D0" w:rsidRDefault="00000000">
      <w:pPr>
        <w:pStyle w:val="a3"/>
        <w:spacing w:line="470" w:lineRule="auto"/>
        <w:ind w:left="305" w:right="237" w:firstLine="482"/>
        <w:jc w:val="both"/>
        <w:rPr>
          <w:rFonts w:eastAsia="標楷體"/>
        </w:rPr>
      </w:pPr>
      <w:r w:rsidRPr="005D40D0">
        <w:rPr>
          <w:rFonts w:eastAsia="標楷體"/>
        </w:rPr>
        <w:t>According to current situations in the pet market, the rapidly increasing number of pets and the steady growth of veterinary hospitals in Taiwan represent the boom of pet market in the past years, where the business pattern of combinative pet stores becomes the trend and is the discussed subject in this study. However, under the trend of increasing number of stores in pet industry, the research of Agricultural Technology Research Institute</w:t>
      </w:r>
      <w:r w:rsidRPr="005D40D0">
        <w:rPr>
          <w:rFonts w:eastAsia="標楷體"/>
          <w:spacing w:val="-1"/>
        </w:rPr>
        <w:t xml:space="preserve"> </w:t>
      </w:r>
      <w:r w:rsidRPr="005D40D0">
        <w:rPr>
          <w:rFonts w:eastAsia="標楷體"/>
        </w:rPr>
        <w:t>revealed the decreasing</w:t>
      </w:r>
      <w:r w:rsidRPr="005D40D0">
        <w:rPr>
          <w:rFonts w:eastAsia="標楷體"/>
          <w:spacing w:val="-2"/>
        </w:rPr>
        <w:t xml:space="preserve"> </w:t>
      </w:r>
      <w:r w:rsidRPr="005D40D0">
        <w:rPr>
          <w:rFonts w:eastAsia="標楷體"/>
        </w:rPr>
        <w:t>sales revenue, showing</w:t>
      </w:r>
      <w:r w:rsidRPr="005D40D0">
        <w:rPr>
          <w:rFonts w:eastAsia="標楷體"/>
          <w:spacing w:val="-2"/>
        </w:rPr>
        <w:t xml:space="preserve"> </w:t>
      </w:r>
      <w:r w:rsidRPr="005D40D0">
        <w:rPr>
          <w:rFonts w:eastAsia="標楷體"/>
        </w:rPr>
        <w:t>the gradual saturation of</w:t>
      </w:r>
      <w:r w:rsidRPr="005D40D0">
        <w:rPr>
          <w:rFonts w:eastAsia="標楷體"/>
          <w:spacing w:val="58"/>
        </w:rPr>
        <w:t xml:space="preserve"> </w:t>
      </w:r>
      <w:r w:rsidRPr="005D40D0">
        <w:rPr>
          <w:rFonts w:eastAsia="標楷體"/>
        </w:rPr>
        <w:t>the</w:t>
      </w:r>
      <w:r w:rsidRPr="005D40D0">
        <w:rPr>
          <w:rFonts w:eastAsia="標楷體"/>
          <w:spacing w:val="58"/>
        </w:rPr>
        <w:t xml:space="preserve"> </w:t>
      </w:r>
      <w:r w:rsidRPr="005D40D0">
        <w:rPr>
          <w:rFonts w:eastAsia="標楷體"/>
        </w:rPr>
        <w:t>market.</w:t>
      </w:r>
      <w:r w:rsidRPr="005D40D0">
        <w:rPr>
          <w:rFonts w:eastAsia="標楷體"/>
          <w:spacing w:val="60"/>
        </w:rPr>
        <w:t xml:space="preserve"> </w:t>
      </w:r>
      <w:r w:rsidRPr="005D40D0">
        <w:rPr>
          <w:rFonts w:eastAsia="標楷體"/>
        </w:rPr>
        <w:t>Businesses</w:t>
      </w:r>
      <w:r w:rsidRPr="005D40D0">
        <w:rPr>
          <w:rFonts w:eastAsia="標楷體"/>
          <w:spacing w:val="59"/>
        </w:rPr>
        <w:t xml:space="preserve"> </w:t>
      </w:r>
      <w:r w:rsidRPr="005D40D0">
        <w:rPr>
          <w:rFonts w:eastAsia="標楷體"/>
        </w:rPr>
        <w:t>in</w:t>
      </w:r>
      <w:r w:rsidRPr="005D40D0">
        <w:rPr>
          <w:rFonts w:eastAsia="標楷體"/>
          <w:spacing w:val="60"/>
        </w:rPr>
        <w:t xml:space="preserve"> </w:t>
      </w:r>
      <w:r w:rsidRPr="005D40D0">
        <w:rPr>
          <w:rFonts w:eastAsia="標楷體"/>
        </w:rPr>
        <w:t>pet</w:t>
      </w:r>
      <w:r w:rsidRPr="005D40D0">
        <w:rPr>
          <w:rFonts w:eastAsia="標楷體"/>
          <w:spacing w:val="59"/>
        </w:rPr>
        <w:t xml:space="preserve"> </w:t>
      </w:r>
      <w:r w:rsidRPr="005D40D0">
        <w:rPr>
          <w:rFonts w:eastAsia="標楷體"/>
        </w:rPr>
        <w:t>industry</w:t>
      </w:r>
      <w:r w:rsidRPr="005D40D0">
        <w:rPr>
          <w:rFonts w:eastAsia="標楷體"/>
          <w:spacing w:val="52"/>
        </w:rPr>
        <w:t xml:space="preserve"> </w:t>
      </w:r>
      <w:r w:rsidRPr="005D40D0">
        <w:rPr>
          <w:rFonts w:eastAsia="標楷體"/>
        </w:rPr>
        <w:t>therefore</w:t>
      </w:r>
      <w:r w:rsidRPr="005D40D0">
        <w:rPr>
          <w:rFonts w:eastAsia="標楷體"/>
          <w:spacing w:val="57"/>
        </w:rPr>
        <w:t xml:space="preserve"> </w:t>
      </w:r>
      <w:r w:rsidRPr="005D40D0">
        <w:rPr>
          <w:rFonts w:eastAsia="標楷體"/>
        </w:rPr>
        <w:t>have</w:t>
      </w:r>
      <w:r w:rsidRPr="005D40D0">
        <w:rPr>
          <w:rFonts w:eastAsia="標楷體"/>
          <w:spacing w:val="58"/>
        </w:rPr>
        <w:t xml:space="preserve"> </w:t>
      </w:r>
      <w:r w:rsidRPr="005D40D0">
        <w:rPr>
          <w:rFonts w:eastAsia="標楷體"/>
        </w:rPr>
        <w:t>to</w:t>
      </w:r>
      <w:r w:rsidRPr="005D40D0">
        <w:rPr>
          <w:rFonts w:eastAsia="標楷體"/>
          <w:spacing w:val="59"/>
        </w:rPr>
        <w:t xml:space="preserve"> </w:t>
      </w:r>
      <w:r w:rsidRPr="005D40D0">
        <w:rPr>
          <w:rFonts w:eastAsia="標楷體"/>
        </w:rPr>
        <w:t>think</w:t>
      </w:r>
      <w:r w:rsidRPr="005D40D0">
        <w:rPr>
          <w:rFonts w:eastAsia="標楷體"/>
          <w:spacing w:val="59"/>
        </w:rPr>
        <w:t xml:space="preserve"> </w:t>
      </w:r>
      <w:r w:rsidRPr="005D40D0">
        <w:rPr>
          <w:rFonts w:eastAsia="標楷體"/>
        </w:rPr>
        <w:t>of</w:t>
      </w:r>
      <w:r w:rsidRPr="005D40D0">
        <w:rPr>
          <w:rFonts w:eastAsia="標楷體"/>
          <w:spacing w:val="58"/>
        </w:rPr>
        <w:t xml:space="preserve"> </w:t>
      </w:r>
      <w:r w:rsidRPr="005D40D0">
        <w:rPr>
          <w:rFonts w:eastAsia="標楷體"/>
        </w:rPr>
        <w:t>new</w:t>
      </w:r>
      <w:r w:rsidRPr="005D40D0">
        <w:rPr>
          <w:rFonts w:eastAsia="標楷體"/>
          <w:spacing w:val="59"/>
        </w:rPr>
        <w:t xml:space="preserve"> </w:t>
      </w:r>
      <w:r w:rsidRPr="005D40D0">
        <w:rPr>
          <w:rFonts w:eastAsia="標楷體"/>
          <w:spacing w:val="-2"/>
        </w:rPr>
        <w:t>business</w:t>
      </w:r>
    </w:p>
    <w:p w14:paraId="3ABFB66B"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67C5F1F2" w14:textId="77777777" w:rsidR="00CB2FF0" w:rsidRPr="005D40D0" w:rsidRDefault="00000000">
      <w:pPr>
        <w:pStyle w:val="a3"/>
        <w:spacing w:before="71" w:line="470" w:lineRule="auto"/>
        <w:ind w:left="305" w:right="239"/>
        <w:jc w:val="both"/>
        <w:rPr>
          <w:rFonts w:eastAsia="標楷體"/>
        </w:rPr>
      </w:pPr>
      <w:r w:rsidRPr="005D40D0">
        <w:rPr>
          <w:rFonts w:eastAsia="標楷體"/>
        </w:rPr>
        <w:lastRenderedPageBreak/>
        <w:t>patterns to maintain the competitiveness. It is proposed in this study that information technology provides more efficient management and product marketing processes for businesses enhancing the overall revenue and creating the competitiveness.</w:t>
      </w:r>
    </w:p>
    <w:p w14:paraId="2FDFD144" w14:textId="77777777" w:rsidR="00CB2FF0" w:rsidRPr="005D40D0" w:rsidRDefault="00000000">
      <w:pPr>
        <w:pStyle w:val="2"/>
        <w:spacing w:before="48"/>
        <w:jc w:val="both"/>
        <w:rPr>
          <w:rFonts w:eastAsia="標楷體"/>
        </w:rPr>
      </w:pPr>
      <w:bookmarkStart w:id="9" w:name="_bookmark9"/>
      <w:bookmarkEnd w:id="9"/>
      <w:r w:rsidRPr="005D40D0">
        <w:rPr>
          <w:rFonts w:eastAsia="標楷體"/>
        </w:rPr>
        <w:t>Section</w:t>
      </w:r>
      <w:r w:rsidRPr="005D40D0">
        <w:rPr>
          <w:rFonts w:eastAsia="標楷體"/>
          <w:spacing w:val="-5"/>
        </w:rPr>
        <w:t xml:space="preserve"> </w:t>
      </w:r>
      <w:r w:rsidRPr="005D40D0">
        <w:rPr>
          <w:rFonts w:eastAsia="標楷體"/>
        </w:rPr>
        <w:t>II</w:t>
      </w:r>
      <w:r w:rsidRPr="005D40D0">
        <w:rPr>
          <w:rFonts w:eastAsia="標楷體"/>
          <w:spacing w:val="75"/>
        </w:rPr>
        <w:t xml:space="preserve">  </w:t>
      </w:r>
      <w:r w:rsidRPr="005D40D0">
        <w:rPr>
          <w:rFonts w:eastAsia="標楷體"/>
        </w:rPr>
        <w:t>Cloud</w:t>
      </w:r>
      <w:r w:rsidRPr="005D40D0">
        <w:rPr>
          <w:rFonts w:eastAsia="標楷體"/>
          <w:spacing w:val="-3"/>
        </w:rPr>
        <w:t xml:space="preserve"> </w:t>
      </w:r>
      <w:r w:rsidRPr="005D40D0">
        <w:rPr>
          <w:rFonts w:eastAsia="標楷體"/>
          <w:spacing w:val="-2"/>
        </w:rPr>
        <w:t>Service</w:t>
      </w:r>
    </w:p>
    <w:p w14:paraId="386BFD50" w14:textId="77777777" w:rsidR="00CB2FF0" w:rsidRPr="005D40D0" w:rsidRDefault="00000000">
      <w:pPr>
        <w:pStyle w:val="a3"/>
        <w:spacing w:before="302" w:line="470" w:lineRule="auto"/>
        <w:ind w:left="305" w:right="230" w:firstLine="482"/>
        <w:jc w:val="both"/>
        <w:rPr>
          <w:rFonts w:eastAsia="標楷體"/>
        </w:rPr>
      </w:pPr>
      <w:r w:rsidRPr="005D40D0">
        <w:rPr>
          <w:rFonts w:eastAsia="標楷體"/>
          <w:noProof/>
        </w:rPr>
        <w:drawing>
          <wp:anchor distT="0" distB="0" distL="0" distR="0" simplePos="0" relativeHeight="251633152" behindDoc="1" locked="0" layoutInCell="1" allowOverlap="1" wp14:anchorId="3E1EE6F8" wp14:editId="428F941B">
            <wp:simplePos x="0" y="0"/>
            <wp:positionH relativeFrom="page">
              <wp:posOffset>1652890</wp:posOffset>
            </wp:positionH>
            <wp:positionV relativeFrom="paragraph">
              <wp:posOffset>674287</wp:posOffset>
            </wp:positionV>
            <wp:extent cx="4628860" cy="4728872"/>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 xml:space="preserve">There are various statements about the origin of Cloud. According to the data in Baidu </w:t>
      </w:r>
      <w:proofErr w:type="spellStart"/>
      <w:r w:rsidRPr="005D40D0">
        <w:rPr>
          <w:rFonts w:eastAsia="標楷體"/>
        </w:rPr>
        <w:t>Baike</w:t>
      </w:r>
      <w:proofErr w:type="spellEnd"/>
      <w:r w:rsidRPr="005D40D0">
        <w:rPr>
          <w:rFonts w:eastAsia="標楷體"/>
        </w:rPr>
        <w:t>, people often use a cloud to substitute the idea of network when drawing illustrations. Cloud therefore becomes a metaphor of network, an abstract idea for the hidden complicated infrastructure. Kaufman (2009) regarded Cloud as the term generated from telecommunications network applying VPNs to establish the environment with constant bandwidth network, low maintenance cost, cross-network</w:t>
      </w:r>
      <w:r w:rsidRPr="005D40D0">
        <w:rPr>
          <w:rFonts w:eastAsia="標楷體"/>
          <w:spacing w:val="40"/>
        </w:rPr>
        <w:t xml:space="preserve"> </w:t>
      </w:r>
      <w:r w:rsidRPr="005D40D0">
        <w:rPr>
          <w:rFonts w:eastAsia="標楷體"/>
        </w:rPr>
        <w:t>use efficiency, and dynamic routing [15]. Cloud was not a brand-new technology, but a new network application combined with various technologies, where “cloud” stands for the network service of data transmission, and “end” is referred to as the user accessing network service with end devices [16-17].</w:t>
      </w:r>
    </w:p>
    <w:p w14:paraId="21E1B736" w14:textId="77777777" w:rsidR="00CB2FF0" w:rsidRPr="005D40D0" w:rsidRDefault="00000000">
      <w:pPr>
        <w:pStyle w:val="a3"/>
        <w:spacing w:line="470" w:lineRule="auto"/>
        <w:ind w:left="305" w:right="235" w:firstLine="482"/>
        <w:jc w:val="both"/>
        <w:rPr>
          <w:rFonts w:eastAsia="標楷體"/>
        </w:rPr>
      </w:pPr>
      <w:r w:rsidRPr="005D40D0">
        <w:rPr>
          <w:rFonts w:eastAsia="標楷體"/>
        </w:rPr>
        <w:t>The idea of Cloud computing was first proposed by the Google founder in the search engine conference held in 2006. The application of Cloud computing was then boomed after the idea being proposed. Google and IBM also promoted the Cloud computing plan in universities in the following year [18-20]. Foster et al. (2008) considered</w:t>
      </w:r>
      <w:r w:rsidRPr="005D40D0">
        <w:rPr>
          <w:rFonts w:eastAsia="標楷體"/>
          <w:spacing w:val="-2"/>
        </w:rPr>
        <w:t xml:space="preserve"> </w:t>
      </w:r>
      <w:r w:rsidRPr="005D40D0">
        <w:rPr>
          <w:rFonts w:eastAsia="標楷體"/>
        </w:rPr>
        <w:t>that,</w:t>
      </w:r>
      <w:r w:rsidRPr="005D40D0">
        <w:rPr>
          <w:rFonts w:eastAsia="標楷體"/>
          <w:spacing w:val="-4"/>
        </w:rPr>
        <w:t xml:space="preserve"> </w:t>
      </w:r>
      <w:r w:rsidRPr="005D40D0">
        <w:rPr>
          <w:rFonts w:eastAsia="標楷體"/>
        </w:rPr>
        <w:t>different</w:t>
      </w:r>
      <w:r w:rsidRPr="005D40D0">
        <w:rPr>
          <w:rFonts w:eastAsia="標楷體"/>
          <w:spacing w:val="-4"/>
        </w:rPr>
        <w:t xml:space="preserve"> </w:t>
      </w:r>
      <w:r w:rsidRPr="005D40D0">
        <w:rPr>
          <w:rFonts w:eastAsia="標楷體"/>
        </w:rPr>
        <w:t>from</w:t>
      </w:r>
      <w:r w:rsidRPr="005D40D0">
        <w:rPr>
          <w:rFonts w:eastAsia="標楷體"/>
          <w:spacing w:val="-3"/>
        </w:rPr>
        <w:t xml:space="preserve"> </w:t>
      </w:r>
      <w:r w:rsidRPr="005D40D0">
        <w:rPr>
          <w:rFonts w:eastAsia="標楷體"/>
        </w:rPr>
        <w:t>the</w:t>
      </w:r>
      <w:r w:rsidRPr="005D40D0">
        <w:rPr>
          <w:rFonts w:eastAsia="標楷體"/>
          <w:spacing w:val="-2"/>
        </w:rPr>
        <w:t xml:space="preserve"> </w:t>
      </w:r>
      <w:r w:rsidRPr="005D40D0">
        <w:rPr>
          <w:rFonts w:eastAsia="標楷體"/>
        </w:rPr>
        <w:t>traditional</w:t>
      </w:r>
      <w:r w:rsidRPr="005D40D0">
        <w:rPr>
          <w:rFonts w:eastAsia="標楷體"/>
          <w:spacing w:val="-2"/>
        </w:rPr>
        <w:t xml:space="preserve"> </w:t>
      </w:r>
      <w:r w:rsidRPr="005D40D0">
        <w:rPr>
          <w:rFonts w:eastAsia="標楷體"/>
        </w:rPr>
        <w:t>computing,</w:t>
      </w:r>
      <w:r w:rsidRPr="005D40D0">
        <w:rPr>
          <w:rFonts w:eastAsia="標楷體"/>
          <w:spacing w:val="-4"/>
        </w:rPr>
        <w:t xml:space="preserve"> </w:t>
      </w:r>
      <w:r w:rsidRPr="005D40D0">
        <w:rPr>
          <w:rFonts w:eastAsia="標楷體"/>
        </w:rPr>
        <w:t>Cloud</w:t>
      </w:r>
      <w:r w:rsidRPr="005D40D0">
        <w:rPr>
          <w:rFonts w:eastAsia="標楷體"/>
          <w:spacing w:val="-4"/>
        </w:rPr>
        <w:t xml:space="preserve"> </w:t>
      </w:r>
      <w:r w:rsidRPr="005D40D0">
        <w:rPr>
          <w:rFonts w:eastAsia="標楷體"/>
        </w:rPr>
        <w:t>computing</w:t>
      </w:r>
      <w:r w:rsidRPr="005D40D0">
        <w:rPr>
          <w:rFonts w:eastAsia="標楷體"/>
          <w:spacing w:val="-4"/>
        </w:rPr>
        <w:t xml:space="preserve"> </w:t>
      </w:r>
      <w:r w:rsidRPr="005D40D0">
        <w:rPr>
          <w:rFonts w:eastAsia="標楷體"/>
        </w:rPr>
        <w:t>was</w:t>
      </w:r>
      <w:r w:rsidRPr="005D40D0">
        <w:rPr>
          <w:rFonts w:eastAsia="標楷體"/>
          <w:spacing w:val="-2"/>
        </w:rPr>
        <w:t xml:space="preserve"> </w:t>
      </w:r>
      <w:r w:rsidRPr="005D40D0">
        <w:rPr>
          <w:rFonts w:eastAsia="標楷體"/>
        </w:rPr>
        <w:t>flexible, could be packaged an abstract entity, and provided customers with different levels of service under the drive of economy of scale and dynamically configurable service [21]. According to Huang’s research report in 2009, the simplest meaning of Cloud computing</w:t>
      </w:r>
      <w:r w:rsidRPr="005D40D0">
        <w:rPr>
          <w:rFonts w:eastAsia="標楷體"/>
          <w:spacing w:val="-2"/>
        </w:rPr>
        <w:t xml:space="preserve"> </w:t>
      </w:r>
      <w:r w:rsidRPr="005D40D0">
        <w:rPr>
          <w:rFonts w:eastAsia="標楷體"/>
        </w:rPr>
        <w:t>was to use computing</w:t>
      </w:r>
      <w:r w:rsidRPr="005D40D0">
        <w:rPr>
          <w:rFonts w:eastAsia="標楷體"/>
          <w:spacing w:val="-2"/>
        </w:rPr>
        <w:t xml:space="preserve"> </w:t>
      </w:r>
      <w:r w:rsidRPr="005D40D0">
        <w:rPr>
          <w:rFonts w:eastAsia="標楷體"/>
        </w:rPr>
        <w:t>capability</w:t>
      </w:r>
      <w:r w:rsidRPr="005D40D0">
        <w:rPr>
          <w:rFonts w:eastAsia="標楷體"/>
          <w:spacing w:val="-5"/>
        </w:rPr>
        <w:t xml:space="preserve"> </w:t>
      </w:r>
      <w:r w:rsidRPr="005D40D0">
        <w:rPr>
          <w:rFonts w:eastAsia="標楷體"/>
        </w:rPr>
        <w:t>as a</w:t>
      </w:r>
      <w:r w:rsidRPr="005D40D0">
        <w:rPr>
          <w:rFonts w:eastAsia="標楷體"/>
          <w:spacing w:val="-1"/>
        </w:rPr>
        <w:t xml:space="preserve"> </w:t>
      </w:r>
      <w:r w:rsidRPr="005D40D0">
        <w:rPr>
          <w:rFonts w:eastAsia="標楷體"/>
        </w:rPr>
        <w:t>service for</w:t>
      </w:r>
      <w:r w:rsidRPr="005D40D0">
        <w:rPr>
          <w:rFonts w:eastAsia="標楷體"/>
          <w:spacing w:val="-2"/>
        </w:rPr>
        <w:t xml:space="preserve"> </w:t>
      </w:r>
      <w:r w:rsidRPr="005D40D0">
        <w:rPr>
          <w:rFonts w:eastAsia="標楷體"/>
        </w:rPr>
        <w:t>all individuals or</w:t>
      </w:r>
      <w:r w:rsidRPr="005D40D0">
        <w:rPr>
          <w:rFonts w:eastAsia="標楷體"/>
          <w:spacing w:val="-1"/>
        </w:rPr>
        <w:t xml:space="preserve"> </w:t>
      </w:r>
      <w:r w:rsidRPr="005D40D0">
        <w:rPr>
          <w:rFonts w:eastAsia="標楷體"/>
        </w:rPr>
        <w:t>enterprises simultaneously proceeding computing with different computers through the Internet to largely</w:t>
      </w:r>
      <w:r w:rsidRPr="005D40D0">
        <w:rPr>
          <w:rFonts w:eastAsia="標楷體"/>
          <w:spacing w:val="71"/>
        </w:rPr>
        <w:t xml:space="preserve"> </w:t>
      </w:r>
      <w:r w:rsidRPr="005D40D0">
        <w:rPr>
          <w:rFonts w:eastAsia="標楷體"/>
        </w:rPr>
        <w:t>enhance</w:t>
      </w:r>
      <w:r w:rsidRPr="005D40D0">
        <w:rPr>
          <w:rFonts w:eastAsia="標楷體"/>
          <w:spacing w:val="77"/>
        </w:rPr>
        <w:t xml:space="preserve"> </w:t>
      </w:r>
      <w:r w:rsidRPr="005D40D0">
        <w:rPr>
          <w:rFonts w:eastAsia="標楷體"/>
        </w:rPr>
        <w:t>the</w:t>
      </w:r>
      <w:r w:rsidRPr="005D40D0">
        <w:rPr>
          <w:rFonts w:eastAsia="標楷體"/>
          <w:spacing w:val="78"/>
        </w:rPr>
        <w:t xml:space="preserve"> </w:t>
      </w:r>
      <w:r w:rsidRPr="005D40D0">
        <w:rPr>
          <w:rFonts w:eastAsia="標楷體"/>
        </w:rPr>
        <w:t>processing</w:t>
      </w:r>
      <w:r w:rsidRPr="005D40D0">
        <w:rPr>
          <w:rFonts w:eastAsia="標楷體"/>
          <w:spacing w:val="77"/>
        </w:rPr>
        <w:t xml:space="preserve"> </w:t>
      </w:r>
      <w:r w:rsidRPr="005D40D0">
        <w:rPr>
          <w:rFonts w:eastAsia="標楷體"/>
        </w:rPr>
        <w:t>speed.</w:t>
      </w:r>
      <w:r w:rsidRPr="005D40D0">
        <w:rPr>
          <w:rFonts w:eastAsia="標楷體"/>
          <w:spacing w:val="50"/>
          <w:w w:val="150"/>
        </w:rPr>
        <w:t xml:space="preserve"> </w:t>
      </w:r>
      <w:r w:rsidRPr="005D40D0">
        <w:rPr>
          <w:rFonts w:eastAsia="標楷體"/>
        </w:rPr>
        <w:t>Besides,</w:t>
      </w:r>
      <w:r w:rsidRPr="005D40D0">
        <w:rPr>
          <w:rFonts w:eastAsia="標楷體"/>
          <w:spacing w:val="79"/>
        </w:rPr>
        <w:t xml:space="preserve"> </w:t>
      </w:r>
      <w:r w:rsidRPr="005D40D0">
        <w:rPr>
          <w:rFonts w:eastAsia="標楷體"/>
        </w:rPr>
        <w:t>the</w:t>
      </w:r>
      <w:r w:rsidRPr="005D40D0">
        <w:rPr>
          <w:rFonts w:eastAsia="標楷體"/>
          <w:spacing w:val="77"/>
        </w:rPr>
        <w:t xml:space="preserve"> </w:t>
      </w:r>
      <w:r w:rsidRPr="005D40D0">
        <w:rPr>
          <w:rFonts w:eastAsia="標楷體"/>
        </w:rPr>
        <w:t>required</w:t>
      </w:r>
      <w:r w:rsidRPr="005D40D0">
        <w:rPr>
          <w:rFonts w:eastAsia="標楷體"/>
          <w:spacing w:val="77"/>
        </w:rPr>
        <w:t xml:space="preserve"> </w:t>
      </w:r>
      <w:r w:rsidRPr="005D40D0">
        <w:rPr>
          <w:rFonts w:eastAsia="標楷體"/>
        </w:rPr>
        <w:t>data</w:t>
      </w:r>
      <w:r w:rsidRPr="005D40D0">
        <w:rPr>
          <w:rFonts w:eastAsia="標楷體"/>
          <w:spacing w:val="57"/>
          <w:w w:val="150"/>
        </w:rPr>
        <w:t xml:space="preserve"> </w:t>
      </w:r>
      <w:r w:rsidRPr="005D40D0">
        <w:rPr>
          <w:rFonts w:eastAsia="標楷體"/>
        </w:rPr>
        <w:t>items</w:t>
      </w:r>
      <w:r w:rsidRPr="005D40D0">
        <w:rPr>
          <w:rFonts w:eastAsia="標楷體"/>
          <w:spacing w:val="79"/>
        </w:rPr>
        <w:t xml:space="preserve"> </w:t>
      </w:r>
      <w:r w:rsidRPr="005D40D0">
        <w:rPr>
          <w:rFonts w:eastAsia="標楷體"/>
        </w:rPr>
        <w:t>were</w:t>
      </w:r>
      <w:r w:rsidRPr="005D40D0">
        <w:rPr>
          <w:rFonts w:eastAsia="標楷體"/>
          <w:spacing w:val="77"/>
        </w:rPr>
        <w:t xml:space="preserve"> </w:t>
      </w:r>
      <w:r w:rsidRPr="005D40D0">
        <w:rPr>
          <w:rFonts w:eastAsia="標楷體"/>
          <w:spacing w:val="-5"/>
        </w:rPr>
        <w:t>not</w:t>
      </w:r>
    </w:p>
    <w:p w14:paraId="6B3E6197"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5332C8ED" w14:textId="77777777" w:rsidR="00CB2FF0" w:rsidRPr="005D40D0" w:rsidRDefault="00000000">
      <w:pPr>
        <w:pStyle w:val="a3"/>
        <w:spacing w:before="71" w:line="470" w:lineRule="auto"/>
        <w:ind w:left="305" w:right="235"/>
        <w:jc w:val="both"/>
        <w:rPr>
          <w:rFonts w:eastAsia="標楷體"/>
        </w:rPr>
      </w:pPr>
      <w:r w:rsidRPr="005D40D0">
        <w:rPr>
          <w:rFonts w:eastAsia="標楷體"/>
          <w:noProof/>
        </w:rPr>
        <w:lastRenderedPageBreak/>
        <w:drawing>
          <wp:anchor distT="0" distB="0" distL="0" distR="0" simplePos="0" relativeHeight="251635200" behindDoc="1" locked="0" layoutInCell="1" allowOverlap="1" wp14:anchorId="1931ABC0" wp14:editId="2196935C">
            <wp:simplePos x="0" y="0"/>
            <wp:positionH relativeFrom="page">
              <wp:posOffset>1652890</wp:posOffset>
            </wp:positionH>
            <wp:positionV relativeFrom="paragraph">
              <wp:posOffset>2013953</wp:posOffset>
            </wp:positionV>
            <wp:extent cx="4628860" cy="4728872"/>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necessarily stored in personal computers; instead, such data items could be stored in “Cloud”, anywhere the network allowed [22]. Yu et al. (2010) indicated that Cloud computing was a kind of distributed computing technology, which distributed the resources,</w:t>
      </w:r>
      <w:r w:rsidRPr="005D40D0">
        <w:rPr>
          <w:rFonts w:eastAsia="標楷體"/>
          <w:spacing w:val="-3"/>
        </w:rPr>
        <w:t xml:space="preserve"> </w:t>
      </w:r>
      <w:r w:rsidRPr="005D40D0">
        <w:rPr>
          <w:rFonts w:eastAsia="標楷體"/>
        </w:rPr>
        <w:t>which</w:t>
      </w:r>
      <w:r w:rsidRPr="005D40D0">
        <w:rPr>
          <w:rFonts w:eastAsia="標楷體"/>
          <w:spacing w:val="-1"/>
        </w:rPr>
        <w:t xml:space="preserve"> </w:t>
      </w:r>
      <w:r w:rsidRPr="005D40D0">
        <w:rPr>
          <w:rFonts w:eastAsia="標楷體"/>
        </w:rPr>
        <w:t>users</w:t>
      </w:r>
      <w:r w:rsidRPr="005D40D0">
        <w:rPr>
          <w:rFonts w:eastAsia="標楷體"/>
          <w:spacing w:val="-3"/>
        </w:rPr>
        <w:t xml:space="preserve"> </w:t>
      </w:r>
      <w:r w:rsidRPr="005D40D0">
        <w:rPr>
          <w:rFonts w:eastAsia="標楷體"/>
        </w:rPr>
        <w:t>required</w:t>
      </w:r>
      <w:r w:rsidRPr="005D40D0">
        <w:rPr>
          <w:rFonts w:eastAsia="標楷體"/>
          <w:spacing w:val="-3"/>
        </w:rPr>
        <w:t xml:space="preserve"> </w:t>
      </w:r>
      <w:r w:rsidRPr="005D40D0">
        <w:rPr>
          <w:rFonts w:eastAsia="標楷體"/>
        </w:rPr>
        <w:t>for</w:t>
      </w:r>
      <w:r w:rsidRPr="005D40D0">
        <w:rPr>
          <w:rFonts w:eastAsia="標楷體"/>
          <w:spacing w:val="-3"/>
        </w:rPr>
        <w:t xml:space="preserve"> </w:t>
      </w:r>
      <w:r w:rsidRPr="005D40D0">
        <w:rPr>
          <w:rFonts w:eastAsia="標楷體"/>
        </w:rPr>
        <w:t>the</w:t>
      </w:r>
      <w:r w:rsidRPr="005D40D0">
        <w:rPr>
          <w:rFonts w:eastAsia="標楷體"/>
          <w:spacing w:val="-3"/>
        </w:rPr>
        <w:t xml:space="preserve"> </w:t>
      </w:r>
      <w:r w:rsidRPr="005D40D0">
        <w:rPr>
          <w:rFonts w:eastAsia="標楷體"/>
        </w:rPr>
        <w:t>computing,</w:t>
      </w:r>
      <w:r w:rsidRPr="005D40D0">
        <w:rPr>
          <w:rFonts w:eastAsia="標楷體"/>
          <w:spacing w:val="-1"/>
        </w:rPr>
        <w:t xml:space="preserve"> </w:t>
      </w:r>
      <w:r w:rsidRPr="005D40D0">
        <w:rPr>
          <w:rFonts w:eastAsia="標楷體"/>
        </w:rPr>
        <w:t>to</w:t>
      </w:r>
      <w:r w:rsidRPr="005D40D0">
        <w:rPr>
          <w:rFonts w:eastAsia="標楷體"/>
          <w:spacing w:val="-3"/>
        </w:rPr>
        <w:t xml:space="preserve"> </w:t>
      </w:r>
      <w:r w:rsidRPr="005D40D0">
        <w:rPr>
          <w:rFonts w:eastAsia="標楷體"/>
        </w:rPr>
        <w:t>various</w:t>
      </w:r>
      <w:r w:rsidRPr="005D40D0">
        <w:rPr>
          <w:rFonts w:eastAsia="標楷體"/>
          <w:spacing w:val="-1"/>
        </w:rPr>
        <w:t xml:space="preserve"> </w:t>
      </w:r>
      <w:r w:rsidRPr="005D40D0">
        <w:rPr>
          <w:rFonts w:eastAsia="標楷體"/>
        </w:rPr>
        <w:t>servers</w:t>
      </w:r>
      <w:r w:rsidRPr="005D40D0">
        <w:rPr>
          <w:rFonts w:eastAsia="標楷體"/>
          <w:spacing w:val="-2"/>
        </w:rPr>
        <w:t xml:space="preserve"> </w:t>
      </w:r>
      <w:r w:rsidRPr="005D40D0">
        <w:rPr>
          <w:rFonts w:eastAsia="標楷體"/>
        </w:rPr>
        <w:t>and</w:t>
      </w:r>
      <w:r w:rsidRPr="005D40D0">
        <w:rPr>
          <w:rFonts w:eastAsia="標楷體"/>
          <w:spacing w:val="-3"/>
        </w:rPr>
        <w:t xml:space="preserve"> </w:t>
      </w:r>
      <w:r w:rsidRPr="005D40D0">
        <w:rPr>
          <w:rFonts w:eastAsia="標楷體"/>
        </w:rPr>
        <w:t>aggregated</w:t>
      </w:r>
      <w:r w:rsidRPr="005D40D0">
        <w:rPr>
          <w:rFonts w:eastAsia="標楷體"/>
          <w:spacing w:val="-2"/>
        </w:rPr>
        <w:t xml:space="preserve"> </w:t>
      </w:r>
      <w:r w:rsidRPr="005D40D0">
        <w:rPr>
          <w:rFonts w:eastAsia="標楷體"/>
        </w:rPr>
        <w:t>the results in order to reduce the computing load of a single server [23]. The basic structure of Cloud is shown in Figure 2-3 [24].</w:t>
      </w:r>
    </w:p>
    <w:p w14:paraId="5E531BAA" w14:textId="77777777" w:rsidR="00CB2FF0" w:rsidRPr="005D40D0" w:rsidRDefault="00000000">
      <w:pPr>
        <w:pStyle w:val="a3"/>
        <w:ind w:left="1563"/>
        <w:rPr>
          <w:rFonts w:eastAsia="標楷體"/>
          <w:sz w:val="20"/>
        </w:rPr>
      </w:pPr>
      <w:r w:rsidRPr="005D40D0">
        <w:rPr>
          <w:rFonts w:eastAsia="標楷體"/>
          <w:noProof/>
          <w:sz w:val="20"/>
        </w:rPr>
        <w:drawing>
          <wp:inline distT="0" distB="0" distL="0" distR="0" wp14:anchorId="289FE326" wp14:editId="18DA0186">
            <wp:extent cx="3816257" cy="2819400"/>
            <wp:effectExtent l="0" t="0" r="0" b="0"/>
            <wp:docPr id="41" name="Image 41" descr="internet_network_clou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internet_network_cloud.png"/>
                    <pic:cNvPicPr/>
                  </pic:nvPicPr>
                  <pic:blipFill>
                    <a:blip r:embed="rId14" cstate="print"/>
                    <a:stretch>
                      <a:fillRect/>
                    </a:stretch>
                  </pic:blipFill>
                  <pic:spPr>
                    <a:xfrm>
                      <a:off x="0" y="0"/>
                      <a:ext cx="3816257" cy="2819400"/>
                    </a:xfrm>
                    <a:prstGeom prst="rect">
                      <a:avLst/>
                    </a:prstGeom>
                  </pic:spPr>
                </pic:pic>
              </a:graphicData>
            </a:graphic>
          </wp:inline>
        </w:drawing>
      </w:r>
    </w:p>
    <w:p w14:paraId="3559345B" w14:textId="77777777" w:rsidR="00CB2FF0" w:rsidRPr="005D40D0" w:rsidRDefault="00000000">
      <w:pPr>
        <w:pStyle w:val="a3"/>
        <w:spacing w:before="236"/>
        <w:ind w:left="2758"/>
        <w:jc w:val="both"/>
        <w:rPr>
          <w:rFonts w:eastAsia="標楷體"/>
        </w:rPr>
      </w:pPr>
      <w:bookmarkStart w:id="10" w:name="_bookmark10"/>
      <w:bookmarkEnd w:id="10"/>
      <w:r w:rsidRPr="005D40D0">
        <w:rPr>
          <w:rFonts w:eastAsia="標楷體"/>
        </w:rPr>
        <w:t>Figure</w:t>
      </w:r>
      <w:r w:rsidRPr="005D40D0">
        <w:rPr>
          <w:rFonts w:eastAsia="標楷體"/>
          <w:spacing w:val="-3"/>
        </w:rPr>
        <w:t xml:space="preserve"> </w:t>
      </w:r>
      <w:r w:rsidRPr="005D40D0">
        <w:rPr>
          <w:rFonts w:eastAsia="標楷體"/>
        </w:rPr>
        <w:t>2-3 The</w:t>
      </w:r>
      <w:r w:rsidRPr="005D40D0">
        <w:rPr>
          <w:rFonts w:eastAsia="標楷體"/>
          <w:spacing w:val="-1"/>
        </w:rPr>
        <w:t xml:space="preserve"> </w:t>
      </w:r>
      <w:r w:rsidRPr="005D40D0">
        <w:rPr>
          <w:rFonts w:eastAsia="標楷體"/>
        </w:rPr>
        <w:t>Basic</w:t>
      </w:r>
      <w:r w:rsidRPr="005D40D0">
        <w:rPr>
          <w:rFonts w:eastAsia="標楷體"/>
          <w:spacing w:val="-1"/>
        </w:rPr>
        <w:t xml:space="preserve"> </w:t>
      </w:r>
      <w:r w:rsidRPr="005D40D0">
        <w:rPr>
          <w:rFonts w:eastAsia="標楷體"/>
        </w:rPr>
        <w:t>Structure</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spacing w:val="-2"/>
        </w:rPr>
        <w:t>Cloud</w:t>
      </w:r>
    </w:p>
    <w:p w14:paraId="3A3A5A9B" w14:textId="77777777" w:rsidR="00CB2FF0" w:rsidRPr="005D40D0" w:rsidRDefault="00000000">
      <w:pPr>
        <w:pStyle w:val="a3"/>
        <w:spacing w:before="264" w:line="470" w:lineRule="auto"/>
        <w:ind w:left="365" w:right="236" w:firstLine="367"/>
        <w:jc w:val="both"/>
        <w:rPr>
          <w:rFonts w:eastAsia="標楷體"/>
        </w:rPr>
      </w:pPr>
      <w:r w:rsidRPr="005D40D0">
        <w:rPr>
          <w:rFonts w:eastAsia="標楷體"/>
        </w:rPr>
        <w:t>NIST (National Institute of Standards and Technology) pointed out five features of Cloud computing [25].</w:t>
      </w:r>
    </w:p>
    <w:p w14:paraId="6BB2B416" w14:textId="77777777" w:rsidR="00CB2FF0" w:rsidRPr="005D40D0" w:rsidRDefault="00000000">
      <w:pPr>
        <w:pStyle w:val="a4"/>
        <w:numPr>
          <w:ilvl w:val="0"/>
          <w:numId w:val="8"/>
        </w:numPr>
        <w:tabs>
          <w:tab w:val="left" w:pos="1212"/>
        </w:tabs>
        <w:spacing w:line="470" w:lineRule="auto"/>
        <w:ind w:right="236"/>
        <w:rPr>
          <w:rFonts w:eastAsia="標楷體"/>
          <w:sz w:val="24"/>
        </w:rPr>
      </w:pPr>
      <w:r w:rsidRPr="005D40D0">
        <w:rPr>
          <w:rFonts w:eastAsia="標楷體"/>
          <w:sz w:val="24"/>
        </w:rPr>
        <w:t>On-demand Self-service: Users could use</w:t>
      </w:r>
      <w:r w:rsidRPr="005D40D0">
        <w:rPr>
          <w:rFonts w:eastAsia="標楷體"/>
          <w:spacing w:val="-1"/>
          <w:sz w:val="24"/>
        </w:rPr>
        <w:t xml:space="preserve"> </w:t>
      </w:r>
      <w:r w:rsidRPr="005D40D0">
        <w:rPr>
          <w:rFonts w:eastAsia="標楷體"/>
          <w:sz w:val="24"/>
        </w:rPr>
        <w:t>Cloud service</w:t>
      </w:r>
      <w:r w:rsidRPr="005D40D0">
        <w:rPr>
          <w:rFonts w:eastAsia="標楷體"/>
          <w:spacing w:val="-1"/>
          <w:sz w:val="24"/>
        </w:rPr>
        <w:t xml:space="preserve"> </w:t>
      </w:r>
      <w:r w:rsidRPr="005D40D0">
        <w:rPr>
          <w:rFonts w:eastAsia="標楷體"/>
          <w:sz w:val="24"/>
        </w:rPr>
        <w:t>for</w:t>
      </w:r>
      <w:r w:rsidRPr="005D40D0">
        <w:rPr>
          <w:rFonts w:eastAsia="標楷體"/>
          <w:spacing w:val="-1"/>
          <w:sz w:val="24"/>
        </w:rPr>
        <w:t xml:space="preserve"> </w:t>
      </w:r>
      <w:r w:rsidRPr="005D40D0">
        <w:rPr>
          <w:rFonts w:eastAsia="標楷體"/>
          <w:sz w:val="24"/>
        </w:rPr>
        <w:t>personal demands, without exchanging and interacting with a Cloud service provider.</w:t>
      </w:r>
    </w:p>
    <w:p w14:paraId="41B3B0A5" w14:textId="77777777" w:rsidR="00CB2FF0" w:rsidRPr="005D40D0" w:rsidRDefault="00000000">
      <w:pPr>
        <w:pStyle w:val="a4"/>
        <w:numPr>
          <w:ilvl w:val="0"/>
          <w:numId w:val="8"/>
        </w:numPr>
        <w:tabs>
          <w:tab w:val="left" w:pos="1212"/>
        </w:tabs>
        <w:spacing w:line="470" w:lineRule="auto"/>
        <w:ind w:right="235"/>
        <w:rPr>
          <w:rFonts w:eastAsia="標楷體"/>
          <w:sz w:val="24"/>
        </w:rPr>
      </w:pPr>
      <w:r w:rsidRPr="005D40D0">
        <w:rPr>
          <w:rFonts w:eastAsia="標楷體"/>
          <w:sz w:val="24"/>
        </w:rPr>
        <w:t>Broad Network Access: Network is ubiquitous that Cloud service could be used through heterogeneous customer-end platforms, e.g. mobile phones, tablets, and laptops.</w:t>
      </w:r>
    </w:p>
    <w:p w14:paraId="258C7F23" w14:textId="77777777" w:rsidR="00CB2FF0" w:rsidRPr="005D40D0" w:rsidRDefault="00000000">
      <w:pPr>
        <w:pStyle w:val="a4"/>
        <w:numPr>
          <w:ilvl w:val="0"/>
          <w:numId w:val="8"/>
        </w:numPr>
        <w:tabs>
          <w:tab w:val="left" w:pos="1212"/>
        </w:tabs>
        <w:spacing w:line="470" w:lineRule="auto"/>
        <w:ind w:right="235"/>
        <w:rPr>
          <w:rFonts w:eastAsia="標楷體"/>
          <w:sz w:val="24"/>
        </w:rPr>
      </w:pPr>
      <w:r w:rsidRPr="005D40D0">
        <w:rPr>
          <w:rFonts w:eastAsia="標楷體"/>
          <w:sz w:val="24"/>
        </w:rPr>
        <w:t>Resource</w:t>
      </w:r>
      <w:r w:rsidRPr="005D40D0">
        <w:rPr>
          <w:rFonts w:eastAsia="標楷體"/>
          <w:spacing w:val="-8"/>
          <w:sz w:val="24"/>
        </w:rPr>
        <w:t xml:space="preserve"> </w:t>
      </w:r>
      <w:r w:rsidRPr="005D40D0">
        <w:rPr>
          <w:rFonts w:eastAsia="標楷體"/>
          <w:sz w:val="24"/>
        </w:rPr>
        <w:t>Pooling:</w:t>
      </w:r>
      <w:r w:rsidRPr="005D40D0">
        <w:rPr>
          <w:rFonts w:eastAsia="標楷體"/>
          <w:spacing w:val="-2"/>
          <w:sz w:val="24"/>
        </w:rPr>
        <w:t xml:space="preserve"> </w:t>
      </w:r>
      <w:r w:rsidRPr="005D40D0">
        <w:rPr>
          <w:rFonts w:eastAsia="標楷體"/>
          <w:sz w:val="24"/>
        </w:rPr>
        <w:t>A</w:t>
      </w:r>
      <w:r w:rsidRPr="005D40D0">
        <w:rPr>
          <w:rFonts w:eastAsia="標楷體"/>
          <w:spacing w:val="-15"/>
          <w:sz w:val="24"/>
        </w:rPr>
        <w:t xml:space="preserve"> </w:t>
      </w:r>
      <w:r w:rsidRPr="005D40D0">
        <w:rPr>
          <w:rFonts w:eastAsia="標楷體"/>
          <w:sz w:val="24"/>
        </w:rPr>
        <w:t>Cloud</w:t>
      </w:r>
      <w:r w:rsidRPr="005D40D0">
        <w:rPr>
          <w:rFonts w:eastAsia="標楷體"/>
          <w:spacing w:val="-4"/>
          <w:sz w:val="24"/>
        </w:rPr>
        <w:t xml:space="preserve"> </w:t>
      </w:r>
      <w:r w:rsidRPr="005D40D0">
        <w:rPr>
          <w:rFonts w:eastAsia="標楷體"/>
          <w:sz w:val="24"/>
        </w:rPr>
        <w:t>service</w:t>
      </w:r>
      <w:r w:rsidRPr="005D40D0">
        <w:rPr>
          <w:rFonts w:eastAsia="標楷體"/>
          <w:spacing w:val="-5"/>
          <w:sz w:val="24"/>
        </w:rPr>
        <w:t xml:space="preserve"> </w:t>
      </w:r>
      <w:r w:rsidRPr="005D40D0">
        <w:rPr>
          <w:rFonts w:eastAsia="標楷體"/>
          <w:sz w:val="24"/>
        </w:rPr>
        <w:t>provider</w:t>
      </w:r>
      <w:r w:rsidRPr="005D40D0">
        <w:rPr>
          <w:rFonts w:eastAsia="標楷體"/>
          <w:spacing w:val="-4"/>
          <w:sz w:val="24"/>
        </w:rPr>
        <w:t xml:space="preserve"> </w:t>
      </w:r>
      <w:r w:rsidRPr="005D40D0">
        <w:rPr>
          <w:rFonts w:eastAsia="標楷體"/>
          <w:sz w:val="24"/>
        </w:rPr>
        <w:t>gathers</w:t>
      </w:r>
      <w:r w:rsidRPr="005D40D0">
        <w:rPr>
          <w:rFonts w:eastAsia="標楷體"/>
          <w:spacing w:val="-4"/>
          <w:sz w:val="24"/>
        </w:rPr>
        <w:t xml:space="preserve"> </w:t>
      </w:r>
      <w:r w:rsidRPr="005D40D0">
        <w:rPr>
          <w:rFonts w:eastAsia="標楷體"/>
          <w:sz w:val="24"/>
        </w:rPr>
        <w:t>all</w:t>
      </w:r>
      <w:r w:rsidRPr="005D40D0">
        <w:rPr>
          <w:rFonts w:eastAsia="標楷體"/>
          <w:spacing w:val="-4"/>
          <w:sz w:val="24"/>
        </w:rPr>
        <w:t xml:space="preserve"> </w:t>
      </w:r>
      <w:r w:rsidRPr="005D40D0">
        <w:rPr>
          <w:rFonts w:eastAsia="標楷體"/>
          <w:sz w:val="24"/>
        </w:rPr>
        <w:t>available</w:t>
      </w:r>
      <w:r w:rsidRPr="005D40D0">
        <w:rPr>
          <w:rFonts w:eastAsia="標楷體"/>
          <w:spacing w:val="-4"/>
          <w:sz w:val="24"/>
        </w:rPr>
        <w:t xml:space="preserve"> </w:t>
      </w:r>
      <w:r w:rsidRPr="005D40D0">
        <w:rPr>
          <w:rFonts w:eastAsia="標楷體"/>
          <w:sz w:val="24"/>
        </w:rPr>
        <w:t>resources</w:t>
      </w:r>
      <w:r w:rsidRPr="005D40D0">
        <w:rPr>
          <w:rFonts w:eastAsia="標楷體"/>
          <w:spacing w:val="-2"/>
          <w:sz w:val="24"/>
        </w:rPr>
        <w:t xml:space="preserve"> </w:t>
      </w:r>
      <w:r w:rsidRPr="005D40D0">
        <w:rPr>
          <w:rFonts w:eastAsia="標楷體"/>
          <w:sz w:val="24"/>
        </w:rPr>
        <w:t>and equipment in a resource pool and assigns physical devices or virtual software according</w:t>
      </w:r>
      <w:r w:rsidRPr="005D40D0">
        <w:rPr>
          <w:rFonts w:eastAsia="標楷體"/>
          <w:spacing w:val="37"/>
          <w:sz w:val="24"/>
        </w:rPr>
        <w:t xml:space="preserve"> </w:t>
      </w:r>
      <w:r w:rsidRPr="005D40D0">
        <w:rPr>
          <w:rFonts w:eastAsia="標楷體"/>
          <w:sz w:val="24"/>
        </w:rPr>
        <w:t>to</w:t>
      </w:r>
      <w:r w:rsidRPr="005D40D0">
        <w:rPr>
          <w:rFonts w:eastAsia="標楷體"/>
          <w:spacing w:val="40"/>
          <w:sz w:val="24"/>
        </w:rPr>
        <w:t xml:space="preserve"> </w:t>
      </w:r>
      <w:r w:rsidRPr="005D40D0">
        <w:rPr>
          <w:rFonts w:eastAsia="標楷體"/>
          <w:sz w:val="24"/>
        </w:rPr>
        <w:t>Cloud</w:t>
      </w:r>
      <w:r w:rsidRPr="005D40D0">
        <w:rPr>
          <w:rFonts w:eastAsia="標楷體"/>
          <w:spacing w:val="40"/>
          <w:sz w:val="24"/>
        </w:rPr>
        <w:t xml:space="preserve"> </w:t>
      </w:r>
      <w:r w:rsidRPr="005D40D0">
        <w:rPr>
          <w:rFonts w:eastAsia="標楷體"/>
          <w:sz w:val="24"/>
        </w:rPr>
        <w:t>service</w:t>
      </w:r>
      <w:r w:rsidRPr="005D40D0">
        <w:rPr>
          <w:rFonts w:eastAsia="標楷體"/>
          <w:spacing w:val="39"/>
          <w:sz w:val="24"/>
        </w:rPr>
        <w:t xml:space="preserve"> </w:t>
      </w:r>
      <w:r w:rsidRPr="005D40D0">
        <w:rPr>
          <w:rFonts w:eastAsia="標楷體"/>
          <w:sz w:val="24"/>
        </w:rPr>
        <w:t>users,</w:t>
      </w:r>
      <w:r w:rsidRPr="005D40D0">
        <w:rPr>
          <w:rFonts w:eastAsia="標楷體"/>
          <w:spacing w:val="39"/>
          <w:sz w:val="24"/>
        </w:rPr>
        <w:t xml:space="preserve"> </w:t>
      </w:r>
      <w:r w:rsidRPr="005D40D0">
        <w:rPr>
          <w:rFonts w:eastAsia="標楷體"/>
          <w:sz w:val="24"/>
        </w:rPr>
        <w:t>who</w:t>
      </w:r>
      <w:r w:rsidRPr="005D40D0">
        <w:rPr>
          <w:rFonts w:eastAsia="標楷體"/>
          <w:spacing w:val="39"/>
          <w:sz w:val="24"/>
        </w:rPr>
        <w:t xml:space="preserve"> </w:t>
      </w:r>
      <w:r w:rsidRPr="005D40D0">
        <w:rPr>
          <w:rFonts w:eastAsia="標楷體"/>
          <w:sz w:val="24"/>
        </w:rPr>
        <w:t>normally</w:t>
      </w:r>
      <w:r w:rsidRPr="005D40D0">
        <w:rPr>
          <w:rFonts w:eastAsia="標楷體"/>
          <w:spacing w:val="37"/>
          <w:sz w:val="24"/>
        </w:rPr>
        <w:t xml:space="preserve"> </w:t>
      </w:r>
      <w:r w:rsidRPr="005D40D0">
        <w:rPr>
          <w:rFonts w:eastAsia="標楷體"/>
          <w:sz w:val="24"/>
        </w:rPr>
        <w:t>could</w:t>
      </w:r>
      <w:r w:rsidRPr="005D40D0">
        <w:rPr>
          <w:rFonts w:eastAsia="標楷體"/>
          <w:spacing w:val="40"/>
          <w:sz w:val="24"/>
        </w:rPr>
        <w:t xml:space="preserve"> </w:t>
      </w:r>
      <w:r w:rsidRPr="005D40D0">
        <w:rPr>
          <w:rFonts w:eastAsia="標楷體"/>
          <w:sz w:val="24"/>
        </w:rPr>
        <w:t>not</w:t>
      </w:r>
      <w:r w:rsidRPr="005D40D0">
        <w:rPr>
          <w:rFonts w:eastAsia="標楷體"/>
          <w:spacing w:val="40"/>
          <w:sz w:val="24"/>
        </w:rPr>
        <w:t xml:space="preserve"> </w:t>
      </w:r>
      <w:r w:rsidRPr="005D40D0">
        <w:rPr>
          <w:rFonts w:eastAsia="標楷體"/>
          <w:sz w:val="24"/>
        </w:rPr>
        <w:t>know</w:t>
      </w:r>
      <w:r w:rsidRPr="005D40D0">
        <w:rPr>
          <w:rFonts w:eastAsia="標楷體"/>
          <w:spacing w:val="39"/>
          <w:sz w:val="24"/>
        </w:rPr>
        <w:t xml:space="preserve"> </w:t>
      </w:r>
      <w:r w:rsidRPr="005D40D0">
        <w:rPr>
          <w:rFonts w:eastAsia="標楷體"/>
          <w:sz w:val="24"/>
        </w:rPr>
        <w:t>the</w:t>
      </w:r>
      <w:r w:rsidRPr="005D40D0">
        <w:rPr>
          <w:rFonts w:eastAsia="標楷體"/>
          <w:spacing w:val="39"/>
          <w:sz w:val="24"/>
        </w:rPr>
        <w:t xml:space="preserve"> </w:t>
      </w:r>
      <w:r w:rsidRPr="005D40D0">
        <w:rPr>
          <w:rFonts w:eastAsia="標楷體"/>
          <w:sz w:val="24"/>
        </w:rPr>
        <w:t>actual</w:t>
      </w:r>
    </w:p>
    <w:p w14:paraId="19F62959" w14:textId="77777777" w:rsidR="00CB2FF0" w:rsidRPr="005D40D0" w:rsidRDefault="00CB2FF0">
      <w:pPr>
        <w:spacing w:line="470" w:lineRule="auto"/>
        <w:jc w:val="both"/>
        <w:rPr>
          <w:rFonts w:eastAsia="標楷體"/>
          <w:sz w:val="24"/>
        </w:rPr>
        <w:sectPr w:rsidR="00CB2FF0" w:rsidRPr="005D40D0">
          <w:pgSz w:w="11910" w:h="16840"/>
          <w:pgMar w:top="1460" w:right="1180" w:bottom="1200" w:left="1680" w:header="0" w:footer="1017" w:gutter="0"/>
          <w:cols w:space="720"/>
        </w:sectPr>
      </w:pPr>
    </w:p>
    <w:p w14:paraId="139D07B0" w14:textId="77777777" w:rsidR="00CB2FF0" w:rsidRPr="005D40D0" w:rsidRDefault="00000000">
      <w:pPr>
        <w:pStyle w:val="a3"/>
        <w:spacing w:before="71"/>
        <w:ind w:left="1212"/>
        <w:jc w:val="both"/>
        <w:rPr>
          <w:rFonts w:eastAsia="標楷體"/>
        </w:rPr>
      </w:pPr>
      <w:r w:rsidRPr="005D40D0">
        <w:rPr>
          <w:rFonts w:eastAsia="標楷體"/>
        </w:rPr>
        <w:lastRenderedPageBreak/>
        <w:t>location</w:t>
      </w:r>
      <w:r w:rsidRPr="005D40D0">
        <w:rPr>
          <w:rFonts w:eastAsia="標楷體"/>
          <w:spacing w:val="-1"/>
        </w:rPr>
        <w:t xml:space="preserve"> </w:t>
      </w:r>
      <w:r w:rsidRPr="005D40D0">
        <w:rPr>
          <w:rFonts w:eastAsia="標楷體"/>
        </w:rPr>
        <w:t>of</w:t>
      </w:r>
      <w:r w:rsidRPr="005D40D0">
        <w:rPr>
          <w:rFonts w:eastAsia="標楷體"/>
          <w:spacing w:val="-2"/>
        </w:rPr>
        <w:t xml:space="preserve"> resources.</w:t>
      </w:r>
    </w:p>
    <w:p w14:paraId="0A3CA1F0" w14:textId="77777777" w:rsidR="00CB2FF0" w:rsidRPr="005D40D0" w:rsidRDefault="00000000">
      <w:pPr>
        <w:pStyle w:val="a4"/>
        <w:numPr>
          <w:ilvl w:val="0"/>
          <w:numId w:val="8"/>
        </w:numPr>
        <w:tabs>
          <w:tab w:val="left" w:pos="1212"/>
        </w:tabs>
        <w:spacing w:before="264" w:line="470" w:lineRule="auto"/>
        <w:ind w:right="240"/>
        <w:rPr>
          <w:rFonts w:eastAsia="標楷體"/>
          <w:sz w:val="24"/>
        </w:rPr>
      </w:pPr>
      <w:r w:rsidRPr="005D40D0">
        <w:rPr>
          <w:rFonts w:eastAsia="標楷體"/>
          <w:sz w:val="24"/>
        </w:rPr>
        <w:t>Rapid Elasticity: Cloud service could rapidly compute and flexibly adjust software or hardware according to service requester’</w:t>
      </w:r>
      <w:r w:rsidRPr="005D40D0">
        <w:rPr>
          <w:rFonts w:eastAsia="標楷體"/>
          <w:spacing w:val="-1"/>
          <w:sz w:val="24"/>
        </w:rPr>
        <w:t xml:space="preserve"> </w:t>
      </w:r>
      <w:r w:rsidRPr="005D40D0">
        <w:rPr>
          <w:rFonts w:eastAsia="標楷體"/>
          <w:sz w:val="24"/>
        </w:rPr>
        <w:t>requests.</w:t>
      </w:r>
    </w:p>
    <w:p w14:paraId="531D341A" w14:textId="77777777" w:rsidR="00CB2FF0" w:rsidRPr="005D40D0" w:rsidRDefault="00000000">
      <w:pPr>
        <w:pStyle w:val="a4"/>
        <w:numPr>
          <w:ilvl w:val="0"/>
          <w:numId w:val="8"/>
        </w:numPr>
        <w:tabs>
          <w:tab w:val="left" w:pos="1212"/>
        </w:tabs>
        <w:spacing w:line="470" w:lineRule="auto"/>
        <w:ind w:right="234"/>
        <w:rPr>
          <w:rFonts w:eastAsia="標楷體"/>
          <w:sz w:val="24"/>
        </w:rPr>
      </w:pPr>
      <w:r w:rsidRPr="005D40D0">
        <w:rPr>
          <w:rFonts w:eastAsia="標楷體"/>
          <w:noProof/>
        </w:rPr>
        <w:drawing>
          <wp:anchor distT="0" distB="0" distL="0" distR="0" simplePos="0" relativeHeight="251637248" behindDoc="1" locked="0" layoutInCell="1" allowOverlap="1" wp14:anchorId="7E79278D" wp14:editId="08EF3D12">
            <wp:simplePos x="0" y="0"/>
            <wp:positionH relativeFrom="page">
              <wp:posOffset>1652890</wp:posOffset>
            </wp:positionH>
            <wp:positionV relativeFrom="paragraph">
              <wp:posOffset>939022</wp:posOffset>
            </wp:positionV>
            <wp:extent cx="4628860" cy="4728872"/>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z w:val="24"/>
        </w:rPr>
        <w:t>Measured Service: Various steps, procedures, and levels in Cloud service are controlled by Cloud service providers. It could help the access control, the optimization of processing capability, and the calculation of expenses and provide consumers with the transparent Cloud service information.</w:t>
      </w:r>
    </w:p>
    <w:p w14:paraId="2264A0F7" w14:textId="77777777" w:rsidR="00CB2FF0" w:rsidRPr="005D40D0" w:rsidRDefault="00000000">
      <w:pPr>
        <w:pStyle w:val="a3"/>
        <w:spacing w:line="470" w:lineRule="auto"/>
        <w:ind w:left="785" w:right="177" w:firstLine="480"/>
        <w:jc w:val="both"/>
        <w:rPr>
          <w:rFonts w:eastAsia="標楷體"/>
        </w:rPr>
      </w:pPr>
      <w:r w:rsidRPr="005D40D0">
        <w:rPr>
          <w:rFonts w:eastAsia="標楷體"/>
        </w:rPr>
        <w:t>Park et al. (2014) considered that Cloud computing was an infrastructure and system, and the data storage and computing were completed through the Cloud service</w:t>
      </w:r>
      <w:r w:rsidRPr="005D40D0">
        <w:rPr>
          <w:rFonts w:eastAsia="標楷體"/>
          <w:spacing w:val="-3"/>
        </w:rPr>
        <w:t xml:space="preserve"> </w:t>
      </w:r>
      <w:r w:rsidRPr="005D40D0">
        <w:rPr>
          <w:rFonts w:eastAsia="標楷體"/>
        </w:rPr>
        <w:t>provider’s</w:t>
      </w:r>
      <w:r w:rsidRPr="005D40D0">
        <w:rPr>
          <w:rFonts w:eastAsia="標楷體"/>
          <w:spacing w:val="-2"/>
        </w:rPr>
        <w:t xml:space="preserve"> </w:t>
      </w:r>
      <w:r w:rsidRPr="005D40D0">
        <w:rPr>
          <w:rFonts w:eastAsia="標楷體"/>
        </w:rPr>
        <w:t>equipment,</w:t>
      </w:r>
      <w:r w:rsidRPr="005D40D0">
        <w:rPr>
          <w:rFonts w:eastAsia="標楷體"/>
          <w:spacing w:val="-2"/>
        </w:rPr>
        <w:t xml:space="preserve"> </w:t>
      </w:r>
      <w:r w:rsidRPr="005D40D0">
        <w:rPr>
          <w:rFonts w:eastAsia="標楷體"/>
        </w:rPr>
        <w:t>without</w:t>
      </w:r>
      <w:r w:rsidRPr="005D40D0">
        <w:rPr>
          <w:rFonts w:eastAsia="標楷體"/>
          <w:spacing w:val="-2"/>
        </w:rPr>
        <w:t xml:space="preserve"> </w:t>
      </w:r>
      <w:r w:rsidRPr="005D40D0">
        <w:rPr>
          <w:rFonts w:eastAsia="標楷體"/>
        </w:rPr>
        <w:t>the</w:t>
      </w:r>
      <w:r w:rsidRPr="005D40D0">
        <w:rPr>
          <w:rFonts w:eastAsia="標楷體"/>
          <w:spacing w:val="-2"/>
        </w:rPr>
        <w:t xml:space="preserve"> </w:t>
      </w:r>
      <w:r w:rsidRPr="005D40D0">
        <w:rPr>
          <w:rFonts w:eastAsia="標楷體"/>
        </w:rPr>
        <w:t>computing</w:t>
      </w:r>
      <w:r w:rsidRPr="005D40D0">
        <w:rPr>
          <w:rFonts w:eastAsia="標楷體"/>
          <w:spacing w:val="-4"/>
        </w:rPr>
        <w:t xml:space="preserve"> </w:t>
      </w:r>
      <w:r w:rsidRPr="005D40D0">
        <w:rPr>
          <w:rFonts w:eastAsia="標楷體"/>
        </w:rPr>
        <w:t>of</w:t>
      </w:r>
      <w:r w:rsidRPr="005D40D0">
        <w:rPr>
          <w:rFonts w:eastAsia="標楷體"/>
          <w:spacing w:val="-3"/>
        </w:rPr>
        <w:t xml:space="preserve"> </w:t>
      </w:r>
      <w:r w:rsidRPr="005D40D0">
        <w:rPr>
          <w:rFonts w:eastAsia="標楷體"/>
        </w:rPr>
        <w:t>electronic</w:t>
      </w:r>
      <w:r w:rsidRPr="005D40D0">
        <w:rPr>
          <w:rFonts w:eastAsia="標楷體"/>
          <w:spacing w:val="-1"/>
        </w:rPr>
        <w:t xml:space="preserve"> </w:t>
      </w:r>
      <w:r w:rsidRPr="005D40D0">
        <w:rPr>
          <w:rFonts w:eastAsia="標楷體"/>
        </w:rPr>
        <w:t>devices.</w:t>
      </w:r>
      <w:r w:rsidRPr="005D40D0">
        <w:rPr>
          <w:rFonts w:eastAsia="標楷體"/>
          <w:spacing w:val="-2"/>
        </w:rPr>
        <w:t xml:space="preserve"> </w:t>
      </w:r>
      <w:r w:rsidRPr="005D40D0">
        <w:rPr>
          <w:rFonts w:eastAsia="標楷體"/>
        </w:rPr>
        <w:t xml:space="preserve">Besides, the computing equipment did not need maintenance that it could effectively reduce costs and provide more efficient service [26]. </w:t>
      </w:r>
      <w:proofErr w:type="spellStart"/>
      <w:r w:rsidRPr="005D40D0">
        <w:rPr>
          <w:rFonts w:eastAsia="標楷體"/>
        </w:rPr>
        <w:t>McFedries</w:t>
      </w:r>
      <w:proofErr w:type="spellEnd"/>
      <w:r w:rsidRPr="005D40D0">
        <w:rPr>
          <w:rFonts w:eastAsia="標楷體"/>
        </w:rPr>
        <w:t xml:space="preserve"> (2007) pointed out Cloud computing as a user being able to access any Cloud service through electronic devices or mobile devices at any time [27]. Chung et al. (2010) regarded Cloud computing as the presentation of customized service based on user needs, offering correspondent pricing for pay-per-view or charge by flow [28]. Peng et al. (2010) pointed out the loose definition of Cloud computing that whatever presented the characteristics of flexibility</w:t>
      </w:r>
      <w:r w:rsidRPr="005D40D0">
        <w:rPr>
          <w:rFonts w:eastAsia="標楷體"/>
          <w:spacing w:val="-2"/>
        </w:rPr>
        <w:t xml:space="preserve"> </w:t>
      </w:r>
      <w:r w:rsidRPr="005D40D0">
        <w:rPr>
          <w:rFonts w:eastAsia="標楷體"/>
        </w:rPr>
        <w:t>and expandability, but not necessarily</w:t>
      </w:r>
      <w:r w:rsidRPr="005D40D0">
        <w:rPr>
          <w:rFonts w:eastAsia="標楷體"/>
          <w:spacing w:val="-1"/>
        </w:rPr>
        <w:t xml:space="preserve"> </w:t>
      </w:r>
      <w:r w:rsidRPr="005D40D0">
        <w:rPr>
          <w:rFonts w:eastAsia="標楷體"/>
        </w:rPr>
        <w:t xml:space="preserve">in the computing structure of cluster computers, were considered as Cloud computing [29]. </w:t>
      </w:r>
      <w:proofErr w:type="spellStart"/>
      <w:r w:rsidRPr="005D40D0">
        <w:rPr>
          <w:rFonts w:eastAsia="標楷體"/>
        </w:rPr>
        <w:t>Buyya</w:t>
      </w:r>
      <w:proofErr w:type="spellEnd"/>
      <w:r w:rsidRPr="005D40D0">
        <w:rPr>
          <w:rFonts w:eastAsia="標楷體"/>
        </w:rPr>
        <w:t xml:space="preserve"> et al. (2009) mentioned that Cloud computing seemed to be a cluster network, but it was actually a virtual computing center with nodes, meaning to provide correspondent equipment according to individual needs, rather than proceed computing through cluster [30]. Cloud service contains three models of Infrastructure as a Service, Platform as a Service, and Software as a Service [31].</w:t>
      </w:r>
    </w:p>
    <w:p w14:paraId="097FDD34" w14:textId="77777777" w:rsidR="00CB2FF0" w:rsidRPr="005D40D0" w:rsidRDefault="00000000">
      <w:pPr>
        <w:pStyle w:val="a4"/>
        <w:numPr>
          <w:ilvl w:val="0"/>
          <w:numId w:val="7"/>
        </w:numPr>
        <w:tabs>
          <w:tab w:val="left" w:pos="1289"/>
        </w:tabs>
        <w:spacing w:line="470" w:lineRule="auto"/>
        <w:ind w:right="234"/>
        <w:rPr>
          <w:rFonts w:eastAsia="標楷體"/>
          <w:sz w:val="24"/>
        </w:rPr>
      </w:pPr>
      <w:r w:rsidRPr="005D40D0">
        <w:rPr>
          <w:rFonts w:eastAsia="標楷體"/>
          <w:sz w:val="24"/>
        </w:rPr>
        <w:t>Infrastructure as a Service (IaaS): Providing users with the utilization of all computer</w:t>
      </w:r>
      <w:r w:rsidRPr="005D40D0">
        <w:rPr>
          <w:rFonts w:eastAsia="標楷體"/>
          <w:spacing w:val="27"/>
          <w:sz w:val="24"/>
        </w:rPr>
        <w:t xml:space="preserve"> </w:t>
      </w:r>
      <w:r w:rsidRPr="005D40D0">
        <w:rPr>
          <w:rFonts w:eastAsia="標楷體"/>
          <w:sz w:val="24"/>
        </w:rPr>
        <w:t>infrastructures</w:t>
      </w:r>
      <w:r w:rsidRPr="005D40D0">
        <w:rPr>
          <w:rFonts w:eastAsia="標楷體"/>
          <w:spacing w:val="33"/>
          <w:sz w:val="24"/>
        </w:rPr>
        <w:t xml:space="preserve"> </w:t>
      </w:r>
      <w:r w:rsidRPr="005D40D0">
        <w:rPr>
          <w:rFonts w:eastAsia="標楷體"/>
          <w:sz w:val="24"/>
        </w:rPr>
        <w:t>through</w:t>
      </w:r>
      <w:r w:rsidRPr="005D40D0">
        <w:rPr>
          <w:rFonts w:eastAsia="標楷體"/>
          <w:spacing w:val="31"/>
          <w:sz w:val="24"/>
        </w:rPr>
        <w:t xml:space="preserve"> </w:t>
      </w:r>
      <w:r w:rsidRPr="005D40D0">
        <w:rPr>
          <w:rFonts w:eastAsia="標楷體"/>
          <w:sz w:val="24"/>
        </w:rPr>
        <w:t>the</w:t>
      </w:r>
      <w:r w:rsidRPr="005D40D0">
        <w:rPr>
          <w:rFonts w:eastAsia="標楷體"/>
          <w:spacing w:val="30"/>
          <w:sz w:val="24"/>
        </w:rPr>
        <w:t xml:space="preserve"> </w:t>
      </w:r>
      <w:r w:rsidRPr="005D40D0">
        <w:rPr>
          <w:rFonts w:eastAsia="標楷體"/>
          <w:sz w:val="24"/>
        </w:rPr>
        <w:t>Internet.</w:t>
      </w:r>
      <w:r w:rsidRPr="005D40D0">
        <w:rPr>
          <w:rFonts w:eastAsia="標楷體"/>
          <w:spacing w:val="31"/>
          <w:sz w:val="24"/>
        </w:rPr>
        <w:t xml:space="preserve"> </w:t>
      </w:r>
      <w:r w:rsidRPr="005D40D0">
        <w:rPr>
          <w:rFonts w:eastAsia="標楷體"/>
          <w:sz w:val="24"/>
        </w:rPr>
        <w:t>Alibaba,</w:t>
      </w:r>
      <w:r w:rsidRPr="005D40D0">
        <w:rPr>
          <w:rFonts w:eastAsia="標楷體"/>
          <w:spacing w:val="28"/>
          <w:sz w:val="24"/>
        </w:rPr>
        <w:t xml:space="preserve"> </w:t>
      </w:r>
      <w:r w:rsidRPr="005D40D0">
        <w:rPr>
          <w:rFonts w:eastAsia="標楷體"/>
          <w:sz w:val="24"/>
        </w:rPr>
        <w:t>Microsoft,</w:t>
      </w:r>
      <w:r w:rsidRPr="005D40D0">
        <w:rPr>
          <w:rFonts w:eastAsia="標楷體"/>
          <w:spacing w:val="30"/>
          <w:sz w:val="24"/>
        </w:rPr>
        <w:t xml:space="preserve"> </w:t>
      </w:r>
      <w:r w:rsidRPr="005D40D0">
        <w:rPr>
          <w:rFonts w:eastAsia="標楷體"/>
          <w:sz w:val="24"/>
        </w:rPr>
        <w:t>and</w:t>
      </w:r>
      <w:r w:rsidRPr="005D40D0">
        <w:rPr>
          <w:rFonts w:eastAsia="標楷體"/>
          <w:spacing w:val="31"/>
          <w:sz w:val="24"/>
        </w:rPr>
        <w:t xml:space="preserve"> </w:t>
      </w:r>
      <w:r w:rsidRPr="005D40D0">
        <w:rPr>
          <w:rFonts w:eastAsia="標楷體"/>
          <w:sz w:val="24"/>
        </w:rPr>
        <w:t>IBM</w:t>
      </w:r>
    </w:p>
    <w:p w14:paraId="0955D395" w14:textId="77777777" w:rsidR="00CB2FF0" w:rsidRPr="005D40D0" w:rsidRDefault="00CB2FF0">
      <w:pPr>
        <w:spacing w:line="470" w:lineRule="auto"/>
        <w:jc w:val="both"/>
        <w:rPr>
          <w:rFonts w:eastAsia="標楷體"/>
          <w:sz w:val="24"/>
        </w:rPr>
        <w:sectPr w:rsidR="00CB2FF0" w:rsidRPr="005D40D0">
          <w:pgSz w:w="11910" w:h="16840"/>
          <w:pgMar w:top="1460" w:right="1180" w:bottom="1200" w:left="1680" w:header="0" w:footer="1017" w:gutter="0"/>
          <w:cols w:space="720"/>
        </w:sectPr>
      </w:pPr>
    </w:p>
    <w:p w14:paraId="3CA2BDBE" w14:textId="77777777" w:rsidR="00CB2FF0" w:rsidRPr="005D40D0" w:rsidRDefault="00000000">
      <w:pPr>
        <w:pStyle w:val="a3"/>
        <w:spacing w:before="71"/>
        <w:ind w:left="1289"/>
        <w:jc w:val="both"/>
        <w:rPr>
          <w:rFonts w:eastAsia="標楷體"/>
        </w:rPr>
      </w:pPr>
      <w:r w:rsidRPr="005D40D0">
        <w:rPr>
          <w:rFonts w:eastAsia="標楷體"/>
        </w:rPr>
        <w:lastRenderedPageBreak/>
        <w:t>currently</w:t>
      </w:r>
      <w:r w:rsidRPr="005D40D0">
        <w:rPr>
          <w:rFonts w:eastAsia="標楷體"/>
          <w:spacing w:val="-7"/>
        </w:rPr>
        <w:t xml:space="preserve"> </w:t>
      </w:r>
      <w:r w:rsidRPr="005D40D0">
        <w:rPr>
          <w:rFonts w:eastAsia="標楷體"/>
        </w:rPr>
        <w:t>select</w:t>
      </w:r>
      <w:r w:rsidRPr="005D40D0">
        <w:rPr>
          <w:rFonts w:eastAsia="標楷體"/>
          <w:spacing w:val="4"/>
        </w:rPr>
        <w:t xml:space="preserve"> </w:t>
      </w:r>
      <w:proofErr w:type="spellStart"/>
      <w:r w:rsidRPr="005D40D0">
        <w:rPr>
          <w:rFonts w:eastAsia="標楷體"/>
          <w:spacing w:val="-4"/>
        </w:rPr>
        <w:t>Iaas</w:t>
      </w:r>
      <w:proofErr w:type="spellEnd"/>
      <w:r w:rsidRPr="005D40D0">
        <w:rPr>
          <w:rFonts w:eastAsia="標楷體"/>
          <w:spacing w:val="-4"/>
        </w:rPr>
        <w:t>.</w:t>
      </w:r>
    </w:p>
    <w:p w14:paraId="4A55E7DB" w14:textId="77777777" w:rsidR="00CB2FF0" w:rsidRPr="005D40D0" w:rsidRDefault="00000000">
      <w:pPr>
        <w:pStyle w:val="a4"/>
        <w:numPr>
          <w:ilvl w:val="0"/>
          <w:numId w:val="7"/>
        </w:numPr>
        <w:tabs>
          <w:tab w:val="left" w:pos="1289"/>
        </w:tabs>
        <w:spacing w:before="264" w:line="470" w:lineRule="auto"/>
        <w:ind w:right="232"/>
        <w:rPr>
          <w:rFonts w:eastAsia="標楷體"/>
          <w:sz w:val="24"/>
        </w:rPr>
      </w:pPr>
      <w:r w:rsidRPr="005D40D0">
        <w:rPr>
          <w:rFonts w:eastAsia="標楷體"/>
          <w:sz w:val="24"/>
        </w:rPr>
        <w:t>Platform as a Service (</w:t>
      </w:r>
      <w:proofErr w:type="spellStart"/>
      <w:r w:rsidRPr="005D40D0">
        <w:rPr>
          <w:rFonts w:eastAsia="標楷體"/>
          <w:sz w:val="24"/>
        </w:rPr>
        <w:t>Paas</w:t>
      </w:r>
      <w:proofErr w:type="spellEnd"/>
      <w:r w:rsidRPr="005D40D0">
        <w:rPr>
          <w:rFonts w:eastAsia="標楷體"/>
          <w:sz w:val="24"/>
        </w:rPr>
        <w:t>): Providing users with a software development platform as the service.</w:t>
      </w:r>
    </w:p>
    <w:p w14:paraId="5CACA17C" w14:textId="77777777" w:rsidR="00CB2FF0" w:rsidRPr="005D40D0" w:rsidRDefault="00000000">
      <w:pPr>
        <w:pStyle w:val="a4"/>
        <w:numPr>
          <w:ilvl w:val="0"/>
          <w:numId w:val="7"/>
        </w:numPr>
        <w:tabs>
          <w:tab w:val="left" w:pos="1289"/>
        </w:tabs>
        <w:spacing w:line="470" w:lineRule="auto"/>
        <w:ind w:right="232"/>
        <w:rPr>
          <w:rFonts w:eastAsia="標楷體"/>
          <w:sz w:val="24"/>
        </w:rPr>
      </w:pPr>
      <w:r w:rsidRPr="005D40D0">
        <w:rPr>
          <w:rFonts w:eastAsia="標楷體"/>
          <w:noProof/>
        </w:rPr>
        <w:drawing>
          <wp:anchor distT="0" distB="0" distL="0" distR="0" simplePos="0" relativeHeight="251639296" behindDoc="1" locked="0" layoutInCell="1" allowOverlap="1" wp14:anchorId="5D067DEE" wp14:editId="5D19FB9C">
            <wp:simplePos x="0" y="0"/>
            <wp:positionH relativeFrom="page">
              <wp:posOffset>1652890</wp:posOffset>
            </wp:positionH>
            <wp:positionV relativeFrom="paragraph">
              <wp:posOffset>939022</wp:posOffset>
            </wp:positionV>
            <wp:extent cx="4628860" cy="4728872"/>
            <wp:effectExtent l="0" t="0" r="0" b="0"/>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z w:val="24"/>
        </w:rPr>
        <w:t>Software as a Service (</w:t>
      </w:r>
      <w:proofErr w:type="spellStart"/>
      <w:r w:rsidRPr="005D40D0">
        <w:rPr>
          <w:rFonts w:eastAsia="標楷體"/>
          <w:sz w:val="24"/>
        </w:rPr>
        <w:t>Saas</w:t>
      </w:r>
      <w:proofErr w:type="spellEnd"/>
      <w:r w:rsidRPr="005D40D0">
        <w:rPr>
          <w:rFonts w:eastAsia="標楷體"/>
          <w:sz w:val="24"/>
        </w:rPr>
        <w:t>): Software could be used through the Internet, without worrying about the software update and upgrade, and presents the characteristics of flexibility and convenience.</w:t>
      </w:r>
    </w:p>
    <w:p w14:paraId="65BC0596" w14:textId="77777777" w:rsidR="00CB2FF0" w:rsidRPr="005D40D0" w:rsidRDefault="00000000">
      <w:pPr>
        <w:pStyle w:val="a3"/>
        <w:spacing w:line="470" w:lineRule="auto"/>
        <w:ind w:left="305" w:right="234" w:firstLine="482"/>
        <w:jc w:val="both"/>
        <w:rPr>
          <w:rFonts w:eastAsia="標楷體"/>
        </w:rPr>
      </w:pPr>
      <w:r w:rsidRPr="005D40D0">
        <w:rPr>
          <w:rFonts w:eastAsia="標楷體"/>
        </w:rPr>
        <w:t>Wu (2011) reported SaaS as the most popular model, among the three. SaaS functioned to establish software for deployment as well as provide software</w:t>
      </w:r>
      <w:r w:rsidRPr="005D40D0">
        <w:rPr>
          <w:rFonts w:eastAsia="標楷體"/>
          <w:spacing w:val="40"/>
        </w:rPr>
        <w:t xml:space="preserve"> </w:t>
      </w:r>
      <w:r w:rsidRPr="005D40D0">
        <w:rPr>
          <w:rFonts w:eastAsia="標楷體"/>
        </w:rPr>
        <w:t>maintenance that it presented larger convenience for small and medium enterprises, comparing to traditional software supplier [32]. Comparing traditional enterprises with those applying Cloud computing, Chen (2012) indicated that veterinary hospitals applying</w:t>
      </w:r>
      <w:r w:rsidRPr="005D40D0">
        <w:rPr>
          <w:rFonts w:eastAsia="標楷體"/>
          <w:spacing w:val="-1"/>
        </w:rPr>
        <w:t xml:space="preserve"> </w:t>
      </w:r>
      <w:r w:rsidRPr="005D40D0">
        <w:rPr>
          <w:rFonts w:eastAsia="標楷體"/>
        </w:rPr>
        <w:t>Cloud computing for the information integration would largely</w:t>
      </w:r>
      <w:r w:rsidRPr="005D40D0">
        <w:rPr>
          <w:rFonts w:eastAsia="標楷體"/>
          <w:spacing w:val="-1"/>
        </w:rPr>
        <w:t xml:space="preserve"> </w:t>
      </w:r>
      <w:r w:rsidRPr="005D40D0">
        <w:rPr>
          <w:rFonts w:eastAsia="標楷體"/>
        </w:rPr>
        <w:t>reduce the cost as well as completely record each pet owner and the pet’s medical reports [33].</w:t>
      </w:r>
    </w:p>
    <w:p w14:paraId="792F28C6" w14:textId="77777777" w:rsidR="00CB2FF0" w:rsidRPr="005D40D0" w:rsidRDefault="00000000">
      <w:pPr>
        <w:pStyle w:val="a3"/>
        <w:spacing w:line="470" w:lineRule="auto"/>
        <w:ind w:left="305" w:right="234" w:firstLine="482"/>
        <w:jc w:val="both"/>
        <w:rPr>
          <w:rFonts w:eastAsia="標楷體"/>
        </w:rPr>
      </w:pPr>
      <w:r w:rsidRPr="005D40D0">
        <w:rPr>
          <w:rFonts w:eastAsia="標楷體"/>
        </w:rPr>
        <w:t xml:space="preserve">From the above characteristics and service models of Cloud computing, Cloud service contains more advantages of lower costs and self-service of users. Cloud service becomes essential for the development of modern enterprises, as it could help an enterprise reduce costs. The advantages and characteristics of Cloud service are also applied to this study, and the system structure is established on the Cloud service </w:t>
      </w:r>
      <w:r w:rsidRPr="005D40D0">
        <w:rPr>
          <w:rFonts w:eastAsia="標楷體"/>
          <w:spacing w:val="-2"/>
        </w:rPr>
        <w:t>platform.</w:t>
      </w:r>
    </w:p>
    <w:p w14:paraId="213C399B" w14:textId="77777777" w:rsidR="00CB2FF0" w:rsidRPr="005D40D0" w:rsidRDefault="00000000">
      <w:pPr>
        <w:pStyle w:val="2"/>
        <w:tabs>
          <w:tab w:val="left" w:pos="2070"/>
        </w:tabs>
        <w:spacing w:before="36"/>
        <w:rPr>
          <w:rFonts w:eastAsia="標楷體"/>
        </w:rPr>
      </w:pPr>
      <w:bookmarkStart w:id="11" w:name="_bookmark11"/>
      <w:bookmarkEnd w:id="11"/>
      <w:r w:rsidRPr="005D40D0">
        <w:rPr>
          <w:rFonts w:eastAsia="標楷體"/>
        </w:rPr>
        <w:t>Section</w:t>
      </w:r>
      <w:r w:rsidRPr="005D40D0">
        <w:rPr>
          <w:rFonts w:eastAsia="標楷體"/>
          <w:spacing w:val="-11"/>
        </w:rPr>
        <w:t xml:space="preserve"> </w:t>
      </w:r>
      <w:r w:rsidRPr="005D40D0">
        <w:rPr>
          <w:rFonts w:eastAsia="標楷體"/>
          <w:spacing w:val="-5"/>
        </w:rPr>
        <w:t>III</w:t>
      </w:r>
      <w:r w:rsidRPr="005D40D0">
        <w:rPr>
          <w:rFonts w:eastAsia="標楷體"/>
        </w:rPr>
        <w:tab/>
      </w:r>
      <w:r w:rsidRPr="005D40D0">
        <w:rPr>
          <w:rFonts w:eastAsia="標楷體"/>
          <w:spacing w:val="-4"/>
        </w:rPr>
        <w:t>Telehealth</w:t>
      </w:r>
      <w:r w:rsidRPr="005D40D0">
        <w:rPr>
          <w:rFonts w:eastAsia="標楷體"/>
          <w:spacing w:val="-2"/>
        </w:rPr>
        <w:t xml:space="preserve"> </w:t>
      </w:r>
      <w:r w:rsidRPr="005D40D0">
        <w:rPr>
          <w:rFonts w:eastAsia="標楷體"/>
          <w:spacing w:val="-4"/>
        </w:rPr>
        <w:t>Care</w:t>
      </w:r>
    </w:p>
    <w:p w14:paraId="1E7AA496" w14:textId="77777777" w:rsidR="00CB2FF0" w:rsidRPr="005D40D0" w:rsidRDefault="00000000">
      <w:pPr>
        <w:pStyle w:val="a3"/>
        <w:spacing w:before="301" w:line="470" w:lineRule="auto"/>
        <w:ind w:left="305" w:right="232" w:firstLine="479"/>
        <w:jc w:val="both"/>
        <w:rPr>
          <w:rFonts w:eastAsia="標楷體"/>
        </w:rPr>
      </w:pPr>
      <w:r w:rsidRPr="005D40D0">
        <w:rPr>
          <w:rFonts w:eastAsia="標楷體"/>
        </w:rPr>
        <w:t xml:space="preserve">In the end of 1950s, </w:t>
      </w:r>
      <w:proofErr w:type="spellStart"/>
      <w:r w:rsidRPr="005D40D0">
        <w:rPr>
          <w:rFonts w:eastAsia="標楷體"/>
        </w:rPr>
        <w:t>Wittson</w:t>
      </w:r>
      <w:proofErr w:type="spellEnd"/>
      <w:r w:rsidRPr="005D40D0">
        <w:rPr>
          <w:rFonts w:eastAsia="標楷體"/>
        </w:rPr>
        <w:t xml:space="preserve"> and Nebraska, the US scholars, applied television systems to medicine. Later on, medical scholars in the USA constantly applied electronic technology to medical activity to gradually appear the term, Telemedicine. Lin (2013) indicated that the term, telemedicine, first appeared in 1970s, aimed to improve</w:t>
      </w:r>
      <w:r w:rsidRPr="005D40D0">
        <w:rPr>
          <w:rFonts w:eastAsia="標楷體"/>
          <w:spacing w:val="20"/>
        </w:rPr>
        <w:t xml:space="preserve"> </w:t>
      </w:r>
      <w:r w:rsidRPr="005D40D0">
        <w:rPr>
          <w:rFonts w:eastAsia="標楷體"/>
        </w:rPr>
        <w:t>a</w:t>
      </w:r>
      <w:r w:rsidRPr="005D40D0">
        <w:rPr>
          <w:rFonts w:eastAsia="標楷體"/>
          <w:spacing w:val="22"/>
        </w:rPr>
        <w:t xml:space="preserve"> </w:t>
      </w:r>
      <w:r w:rsidRPr="005D40D0">
        <w:rPr>
          <w:rFonts w:eastAsia="標楷體"/>
        </w:rPr>
        <w:t>patient’s</w:t>
      </w:r>
      <w:r w:rsidRPr="005D40D0">
        <w:rPr>
          <w:rFonts w:eastAsia="標楷體"/>
          <w:spacing w:val="22"/>
        </w:rPr>
        <w:t xml:space="preserve"> </w:t>
      </w:r>
      <w:r w:rsidRPr="005D40D0">
        <w:rPr>
          <w:rFonts w:eastAsia="標楷體"/>
        </w:rPr>
        <w:t>distance</w:t>
      </w:r>
      <w:r w:rsidRPr="005D40D0">
        <w:rPr>
          <w:rFonts w:eastAsia="標楷體"/>
          <w:spacing w:val="21"/>
        </w:rPr>
        <w:t xml:space="preserve"> </w:t>
      </w:r>
      <w:r w:rsidRPr="005D40D0">
        <w:rPr>
          <w:rFonts w:eastAsia="標楷體"/>
        </w:rPr>
        <w:t>treatment</w:t>
      </w:r>
      <w:r w:rsidRPr="005D40D0">
        <w:rPr>
          <w:rFonts w:eastAsia="標楷體"/>
          <w:spacing w:val="22"/>
        </w:rPr>
        <w:t xml:space="preserve"> </w:t>
      </w:r>
      <w:r w:rsidRPr="005D40D0">
        <w:rPr>
          <w:rFonts w:eastAsia="標楷體"/>
        </w:rPr>
        <w:t>through</w:t>
      </w:r>
      <w:r w:rsidRPr="005D40D0">
        <w:rPr>
          <w:rFonts w:eastAsia="標楷體"/>
          <w:spacing w:val="22"/>
        </w:rPr>
        <w:t xml:space="preserve"> </w:t>
      </w:r>
      <w:r w:rsidRPr="005D40D0">
        <w:rPr>
          <w:rFonts w:eastAsia="標楷體"/>
        </w:rPr>
        <w:t>the</w:t>
      </w:r>
      <w:r w:rsidRPr="005D40D0">
        <w:rPr>
          <w:rFonts w:eastAsia="標楷體"/>
          <w:spacing w:val="21"/>
        </w:rPr>
        <w:t xml:space="preserve"> </w:t>
      </w:r>
      <w:r w:rsidRPr="005D40D0">
        <w:rPr>
          <w:rFonts w:eastAsia="標楷體"/>
        </w:rPr>
        <w:t>use</w:t>
      </w:r>
      <w:r w:rsidRPr="005D40D0">
        <w:rPr>
          <w:rFonts w:eastAsia="標楷體"/>
          <w:spacing w:val="21"/>
        </w:rPr>
        <w:t xml:space="preserve"> </w:t>
      </w:r>
      <w:r w:rsidRPr="005D40D0">
        <w:rPr>
          <w:rFonts w:eastAsia="標楷體"/>
        </w:rPr>
        <w:t>of</w:t>
      </w:r>
      <w:r w:rsidRPr="005D40D0">
        <w:rPr>
          <w:rFonts w:eastAsia="標楷體"/>
          <w:spacing w:val="21"/>
        </w:rPr>
        <w:t xml:space="preserve"> </w:t>
      </w:r>
      <w:r w:rsidRPr="005D40D0">
        <w:rPr>
          <w:rFonts w:eastAsia="標楷體"/>
        </w:rPr>
        <w:t>information</w:t>
      </w:r>
      <w:r w:rsidRPr="005D40D0">
        <w:rPr>
          <w:rFonts w:eastAsia="標楷體"/>
          <w:spacing w:val="22"/>
        </w:rPr>
        <w:t xml:space="preserve"> </w:t>
      </w:r>
      <w:r w:rsidRPr="005D40D0">
        <w:rPr>
          <w:rFonts w:eastAsia="標楷體"/>
        </w:rPr>
        <w:t>technology,</w:t>
      </w:r>
      <w:r w:rsidRPr="005D40D0">
        <w:rPr>
          <w:rFonts w:eastAsia="標楷體"/>
          <w:spacing w:val="23"/>
        </w:rPr>
        <w:t xml:space="preserve"> </w:t>
      </w:r>
      <w:r w:rsidRPr="005D40D0">
        <w:rPr>
          <w:rFonts w:eastAsia="標楷體"/>
          <w:spacing w:val="-4"/>
        </w:rPr>
        <w:t>e.g.</w:t>
      </w:r>
    </w:p>
    <w:p w14:paraId="6208C796"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05DDAF12" w14:textId="77777777" w:rsidR="00CB2FF0" w:rsidRPr="005D40D0" w:rsidRDefault="00000000">
      <w:pPr>
        <w:pStyle w:val="a3"/>
        <w:spacing w:before="71" w:line="470" w:lineRule="auto"/>
        <w:ind w:left="305" w:right="231"/>
        <w:jc w:val="both"/>
        <w:rPr>
          <w:rFonts w:eastAsia="標楷體"/>
        </w:rPr>
      </w:pPr>
      <w:r w:rsidRPr="005D40D0">
        <w:rPr>
          <w:rFonts w:eastAsia="標楷體"/>
          <w:noProof/>
        </w:rPr>
        <w:lastRenderedPageBreak/>
        <w:drawing>
          <wp:anchor distT="0" distB="0" distL="0" distR="0" simplePos="0" relativeHeight="251641344" behindDoc="1" locked="0" layoutInCell="1" allowOverlap="1" wp14:anchorId="48D67BF1" wp14:editId="675DB872">
            <wp:simplePos x="0" y="0"/>
            <wp:positionH relativeFrom="page">
              <wp:posOffset>1652890</wp:posOffset>
            </wp:positionH>
            <wp:positionV relativeFrom="paragraph">
              <wp:posOffset>2013953</wp:posOffset>
            </wp:positionV>
            <wp:extent cx="4628860" cy="4728872"/>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 xml:space="preserve">distance image diagnosis and distance treatment. World Health Organization described that whatever exchanged valid information with information and communications technology (ICT) for disease and injury diagnoses, treatment and prevention, research and evaluation, and health care service provided by health care service providers for the continuous education of health care practitioners, where distance was a key factor and the objective was to promote the health of individuals and communities [34]. </w:t>
      </w:r>
      <w:proofErr w:type="spellStart"/>
      <w:r w:rsidRPr="005D40D0">
        <w:rPr>
          <w:rFonts w:eastAsia="標楷體"/>
        </w:rPr>
        <w:t>Kuszler</w:t>
      </w:r>
      <w:proofErr w:type="spellEnd"/>
      <w:r w:rsidRPr="005D40D0">
        <w:rPr>
          <w:rFonts w:eastAsia="標楷體"/>
        </w:rPr>
        <w:t xml:space="preserve"> (1999) simply defined telemedicine as “simple, but useful”; telemedicine allowed medical personnel contacting, diagnosing, inquiring, and providing patients with treatment programs through remote communications devices [35]. Telemedicine was a new-style medical system, with the functions of (1)enhancing home safety, (2)active system reminder, (3)detecting security of activity, (4)detecting physiological information, (5)transmitting real-time message, and (6)abnormity reminder [36-38]. Chen (2004) pointed out the service contents of telemedicine, including (1)retrieval of physiological information, (2)communication and coordination of care service, and (3)assistance in self-health management. Lin (2013) expanded those with (4)communication</w:t>
      </w:r>
      <w:r w:rsidRPr="005D40D0">
        <w:rPr>
          <w:rFonts w:eastAsia="標楷體"/>
          <w:spacing w:val="68"/>
          <w:w w:val="150"/>
        </w:rPr>
        <w:t xml:space="preserve"> </w:t>
      </w:r>
      <w:r w:rsidRPr="005D40D0">
        <w:rPr>
          <w:rFonts w:eastAsia="標楷體"/>
        </w:rPr>
        <w:t>and</w:t>
      </w:r>
      <w:r w:rsidRPr="005D40D0">
        <w:rPr>
          <w:rFonts w:eastAsia="標楷體"/>
          <w:spacing w:val="74"/>
          <w:w w:val="150"/>
        </w:rPr>
        <w:t xml:space="preserve"> </w:t>
      </w:r>
      <w:r w:rsidRPr="005D40D0">
        <w:rPr>
          <w:rFonts w:eastAsia="標楷體"/>
        </w:rPr>
        <w:t>video</w:t>
      </w:r>
      <w:r w:rsidRPr="005D40D0">
        <w:rPr>
          <w:rFonts w:eastAsia="標楷體"/>
          <w:spacing w:val="70"/>
          <w:w w:val="150"/>
        </w:rPr>
        <w:t xml:space="preserve"> </w:t>
      </w:r>
      <w:r w:rsidRPr="005D40D0">
        <w:rPr>
          <w:rFonts w:eastAsia="標楷體"/>
        </w:rPr>
        <w:t>equipment</w:t>
      </w:r>
      <w:r w:rsidRPr="005D40D0">
        <w:rPr>
          <w:rFonts w:eastAsia="標楷體"/>
          <w:spacing w:val="71"/>
          <w:w w:val="150"/>
        </w:rPr>
        <w:t xml:space="preserve"> </w:t>
      </w:r>
      <w:r w:rsidRPr="005D40D0">
        <w:rPr>
          <w:rFonts w:eastAsia="標楷體"/>
        </w:rPr>
        <w:t>for</w:t>
      </w:r>
      <w:r w:rsidRPr="005D40D0">
        <w:rPr>
          <w:rFonts w:eastAsia="標楷體"/>
          <w:spacing w:val="70"/>
          <w:w w:val="150"/>
        </w:rPr>
        <w:t xml:space="preserve"> </w:t>
      </w:r>
      <w:r w:rsidRPr="005D40D0">
        <w:rPr>
          <w:rFonts w:eastAsia="標楷體"/>
        </w:rPr>
        <w:t>contacting</w:t>
      </w:r>
      <w:r w:rsidRPr="005D40D0">
        <w:rPr>
          <w:rFonts w:eastAsia="標楷體"/>
          <w:spacing w:val="68"/>
          <w:w w:val="150"/>
        </w:rPr>
        <w:t xml:space="preserve"> </w:t>
      </w:r>
      <w:r w:rsidRPr="005D40D0">
        <w:rPr>
          <w:rFonts w:eastAsia="標楷體"/>
        </w:rPr>
        <w:t>with</w:t>
      </w:r>
      <w:r w:rsidRPr="005D40D0">
        <w:rPr>
          <w:rFonts w:eastAsia="標楷體"/>
          <w:spacing w:val="70"/>
          <w:w w:val="150"/>
        </w:rPr>
        <w:t xml:space="preserve"> </w:t>
      </w:r>
      <w:r w:rsidRPr="005D40D0">
        <w:rPr>
          <w:rFonts w:eastAsia="標楷體"/>
        </w:rPr>
        <w:t>case</w:t>
      </w:r>
      <w:r w:rsidRPr="005D40D0">
        <w:rPr>
          <w:rFonts w:eastAsia="標楷體"/>
          <w:spacing w:val="68"/>
          <w:w w:val="150"/>
        </w:rPr>
        <w:t xml:space="preserve"> </w:t>
      </w:r>
      <w:r w:rsidRPr="005D40D0">
        <w:rPr>
          <w:rFonts w:eastAsia="標楷體"/>
        </w:rPr>
        <w:t>managers</w:t>
      </w:r>
      <w:r w:rsidRPr="005D40D0">
        <w:rPr>
          <w:rFonts w:eastAsia="標楷體"/>
          <w:spacing w:val="71"/>
          <w:w w:val="150"/>
        </w:rPr>
        <w:t xml:space="preserve"> </w:t>
      </w:r>
      <w:r w:rsidRPr="005D40D0">
        <w:rPr>
          <w:rFonts w:eastAsia="標楷體"/>
          <w:spacing w:val="-5"/>
        </w:rPr>
        <w:t>and</w:t>
      </w:r>
    </w:p>
    <w:p w14:paraId="2491F665" w14:textId="77777777" w:rsidR="00CB2FF0" w:rsidRPr="005D40D0" w:rsidRDefault="00000000">
      <w:pPr>
        <w:pStyle w:val="a3"/>
        <w:spacing w:line="470" w:lineRule="auto"/>
        <w:ind w:left="305" w:right="236"/>
        <w:jc w:val="both"/>
        <w:rPr>
          <w:rFonts w:eastAsia="標楷體"/>
        </w:rPr>
      </w:pPr>
      <w:r w:rsidRPr="005D40D0">
        <w:rPr>
          <w:rFonts w:eastAsia="標楷體"/>
        </w:rPr>
        <w:t>(5)health education web sites established by</w:t>
      </w:r>
      <w:r w:rsidRPr="005D40D0">
        <w:rPr>
          <w:rFonts w:eastAsia="標楷體"/>
          <w:spacing w:val="-1"/>
        </w:rPr>
        <w:t xml:space="preserve"> </w:t>
      </w:r>
      <w:r w:rsidRPr="005D40D0">
        <w:rPr>
          <w:rFonts w:eastAsia="標楷體"/>
        </w:rPr>
        <w:t>medical institutions [34, 39]. Lewis (2012) considered that telemedicine could enhance the opportunities for backward areas acquiring professional medical enquiries [40]. Ward (2015) proposed that mild diseases could be treated through telemedicine to solve the urban-rural divide problem [41].</w:t>
      </w:r>
    </w:p>
    <w:p w14:paraId="0EA644A8" w14:textId="77777777" w:rsidR="00CB2FF0" w:rsidRPr="005D40D0" w:rsidRDefault="00000000">
      <w:pPr>
        <w:pStyle w:val="a3"/>
        <w:spacing w:line="470" w:lineRule="auto"/>
        <w:ind w:left="305" w:firstLine="479"/>
        <w:rPr>
          <w:rFonts w:eastAsia="標楷體"/>
        </w:rPr>
      </w:pPr>
      <w:r w:rsidRPr="005D40D0">
        <w:rPr>
          <w:rFonts w:eastAsia="標楷體"/>
        </w:rPr>
        <w:t>Telemedicine breaks through the restrictions on time and space and could provide residents</w:t>
      </w:r>
      <w:r w:rsidRPr="005D40D0">
        <w:rPr>
          <w:rFonts w:eastAsia="標楷體"/>
          <w:spacing w:val="-1"/>
        </w:rPr>
        <w:t xml:space="preserve"> </w:t>
      </w:r>
      <w:r w:rsidRPr="005D40D0">
        <w:rPr>
          <w:rFonts w:eastAsia="標楷體"/>
        </w:rPr>
        <w:t>in</w:t>
      </w:r>
      <w:r w:rsidRPr="005D40D0">
        <w:rPr>
          <w:rFonts w:eastAsia="標楷體"/>
          <w:spacing w:val="-1"/>
        </w:rPr>
        <w:t xml:space="preserve"> </w:t>
      </w:r>
      <w:r w:rsidRPr="005D40D0">
        <w:rPr>
          <w:rFonts w:eastAsia="標楷體"/>
        </w:rPr>
        <w:t>rural</w:t>
      </w:r>
      <w:r w:rsidRPr="005D40D0">
        <w:rPr>
          <w:rFonts w:eastAsia="標楷體"/>
          <w:spacing w:val="-1"/>
        </w:rPr>
        <w:t xml:space="preserve"> </w:t>
      </w:r>
      <w:r w:rsidRPr="005D40D0">
        <w:rPr>
          <w:rFonts w:eastAsia="標楷體"/>
        </w:rPr>
        <w:t>and</w:t>
      </w:r>
      <w:r w:rsidRPr="005D40D0">
        <w:rPr>
          <w:rFonts w:eastAsia="標楷體"/>
          <w:spacing w:val="-2"/>
        </w:rPr>
        <w:t xml:space="preserve"> </w:t>
      </w:r>
      <w:r w:rsidRPr="005D40D0">
        <w:rPr>
          <w:rFonts w:eastAsia="標楷體"/>
        </w:rPr>
        <w:t>remote</w:t>
      </w:r>
      <w:r w:rsidRPr="005D40D0">
        <w:rPr>
          <w:rFonts w:eastAsia="標楷體"/>
          <w:spacing w:val="-3"/>
        </w:rPr>
        <w:t xml:space="preserve"> </w:t>
      </w:r>
      <w:r w:rsidRPr="005D40D0">
        <w:rPr>
          <w:rFonts w:eastAsia="標楷體"/>
        </w:rPr>
        <w:t>districts</w:t>
      </w:r>
      <w:r w:rsidRPr="005D40D0">
        <w:rPr>
          <w:rFonts w:eastAsia="標楷體"/>
          <w:spacing w:val="-1"/>
        </w:rPr>
        <w:t xml:space="preserve"> </w:t>
      </w:r>
      <w:r w:rsidRPr="005D40D0">
        <w:rPr>
          <w:rFonts w:eastAsia="標楷體"/>
        </w:rPr>
        <w:t>with</w:t>
      </w:r>
      <w:r w:rsidRPr="005D40D0">
        <w:rPr>
          <w:rFonts w:eastAsia="標楷體"/>
          <w:spacing w:val="-4"/>
        </w:rPr>
        <w:t xml:space="preserve"> </w:t>
      </w:r>
      <w:r w:rsidRPr="005D40D0">
        <w:rPr>
          <w:rFonts w:eastAsia="標楷體"/>
        </w:rPr>
        <w:t>complete</w:t>
      </w:r>
      <w:r w:rsidRPr="005D40D0">
        <w:rPr>
          <w:rFonts w:eastAsia="標楷體"/>
          <w:spacing w:val="-3"/>
        </w:rPr>
        <w:t xml:space="preserve"> </w:t>
      </w:r>
      <w:r w:rsidRPr="005D40D0">
        <w:rPr>
          <w:rFonts w:eastAsia="標楷體"/>
        </w:rPr>
        <w:t>medical</w:t>
      </w:r>
      <w:r w:rsidRPr="005D40D0">
        <w:rPr>
          <w:rFonts w:eastAsia="標楷體"/>
          <w:spacing w:val="-1"/>
        </w:rPr>
        <w:t xml:space="preserve"> </w:t>
      </w:r>
      <w:r w:rsidRPr="005D40D0">
        <w:rPr>
          <w:rFonts w:eastAsia="標楷體"/>
        </w:rPr>
        <w:t>service [42-43].</w:t>
      </w:r>
      <w:r w:rsidRPr="005D40D0">
        <w:rPr>
          <w:rFonts w:eastAsia="標楷體"/>
          <w:spacing w:val="-2"/>
        </w:rPr>
        <w:t xml:space="preserve"> </w:t>
      </w:r>
      <w:r w:rsidRPr="005D40D0">
        <w:rPr>
          <w:rFonts w:eastAsia="標楷體"/>
        </w:rPr>
        <w:t>Tsai</w:t>
      </w:r>
      <w:r w:rsidRPr="005D40D0">
        <w:rPr>
          <w:rFonts w:eastAsia="標楷體"/>
          <w:spacing w:val="-1"/>
        </w:rPr>
        <w:t xml:space="preserve"> </w:t>
      </w:r>
      <w:r w:rsidRPr="005D40D0">
        <w:rPr>
          <w:rFonts w:eastAsia="標楷體"/>
        </w:rPr>
        <w:t>(2011) classified</w:t>
      </w:r>
      <w:r w:rsidRPr="005D40D0">
        <w:rPr>
          <w:rFonts w:eastAsia="標楷體"/>
          <w:spacing w:val="40"/>
        </w:rPr>
        <w:t xml:space="preserve"> </w:t>
      </w:r>
      <w:r w:rsidRPr="005D40D0">
        <w:rPr>
          <w:rFonts w:eastAsia="標楷體"/>
        </w:rPr>
        <w:t>modern</w:t>
      </w:r>
      <w:r w:rsidRPr="005D40D0">
        <w:rPr>
          <w:rFonts w:eastAsia="標楷體"/>
          <w:spacing w:val="40"/>
        </w:rPr>
        <w:t xml:space="preserve"> </w:t>
      </w:r>
      <w:r w:rsidRPr="005D40D0">
        <w:rPr>
          <w:rFonts w:eastAsia="標楷體"/>
        </w:rPr>
        <w:t>telemedicine</w:t>
      </w:r>
      <w:r w:rsidRPr="005D40D0">
        <w:rPr>
          <w:rFonts w:eastAsia="標楷體"/>
          <w:spacing w:val="40"/>
        </w:rPr>
        <w:t xml:space="preserve"> </w:t>
      </w:r>
      <w:r w:rsidRPr="005D40D0">
        <w:rPr>
          <w:rFonts w:eastAsia="標楷體"/>
        </w:rPr>
        <w:t>into</w:t>
      </w:r>
      <w:r w:rsidRPr="005D40D0">
        <w:rPr>
          <w:rFonts w:eastAsia="標楷體"/>
          <w:spacing w:val="40"/>
        </w:rPr>
        <w:t xml:space="preserve"> </w:t>
      </w:r>
      <w:r w:rsidRPr="005D40D0">
        <w:rPr>
          <w:rFonts w:eastAsia="標楷體"/>
        </w:rPr>
        <w:t>two</w:t>
      </w:r>
      <w:r w:rsidRPr="005D40D0">
        <w:rPr>
          <w:rFonts w:eastAsia="標楷體"/>
          <w:spacing w:val="40"/>
        </w:rPr>
        <w:t xml:space="preserve"> </w:t>
      </w:r>
      <w:r w:rsidRPr="005D40D0">
        <w:rPr>
          <w:rFonts w:eastAsia="標楷體"/>
        </w:rPr>
        <w:t>categories.</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first</w:t>
      </w:r>
      <w:r w:rsidRPr="005D40D0">
        <w:rPr>
          <w:rFonts w:eastAsia="標楷體"/>
          <w:spacing w:val="40"/>
        </w:rPr>
        <w:t xml:space="preserve"> </w:t>
      </w:r>
      <w:r w:rsidRPr="005D40D0">
        <w:rPr>
          <w:rFonts w:eastAsia="標楷體"/>
        </w:rPr>
        <w:t>used</w:t>
      </w:r>
      <w:r w:rsidRPr="005D40D0">
        <w:rPr>
          <w:rFonts w:eastAsia="標楷體"/>
          <w:spacing w:val="40"/>
        </w:rPr>
        <w:t xml:space="preserve"> </w:t>
      </w:r>
      <w:r w:rsidRPr="005D40D0">
        <w:rPr>
          <w:rFonts w:eastAsia="標楷體"/>
        </w:rPr>
        <w:t>advanced</w:t>
      </w:r>
      <w:r w:rsidRPr="005D40D0">
        <w:rPr>
          <w:rFonts w:eastAsia="標楷體"/>
          <w:spacing w:val="40"/>
        </w:rPr>
        <w:t xml:space="preserve"> </w:t>
      </w:r>
      <w:r w:rsidRPr="005D40D0">
        <w:rPr>
          <w:rFonts w:eastAsia="標楷體"/>
        </w:rPr>
        <w:t>network technology</w:t>
      </w:r>
      <w:r w:rsidRPr="005D40D0">
        <w:rPr>
          <w:rFonts w:eastAsia="標楷體"/>
          <w:spacing w:val="40"/>
        </w:rPr>
        <w:t xml:space="preserve"> </w:t>
      </w:r>
      <w:r w:rsidRPr="005D40D0">
        <w:rPr>
          <w:rFonts w:eastAsia="標楷體"/>
        </w:rPr>
        <w:t>as</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communication</w:t>
      </w:r>
      <w:r w:rsidRPr="005D40D0">
        <w:rPr>
          <w:rFonts w:eastAsia="標楷體"/>
          <w:spacing w:val="40"/>
        </w:rPr>
        <w:t xml:space="preserve"> </w:t>
      </w:r>
      <w:r w:rsidRPr="005D40D0">
        <w:rPr>
          <w:rFonts w:eastAsia="標楷體"/>
        </w:rPr>
        <w:t>media</w:t>
      </w:r>
      <w:r w:rsidRPr="005D40D0">
        <w:rPr>
          <w:rFonts w:eastAsia="標楷體"/>
          <w:spacing w:val="40"/>
        </w:rPr>
        <w:t xml:space="preserve"> </w:t>
      </w:r>
      <w:r w:rsidRPr="005D40D0">
        <w:rPr>
          <w:rFonts w:eastAsia="標楷體"/>
        </w:rPr>
        <w:t>between</w:t>
      </w:r>
      <w:r w:rsidRPr="005D40D0">
        <w:rPr>
          <w:rFonts w:eastAsia="標楷體"/>
          <w:spacing w:val="40"/>
        </w:rPr>
        <w:t xml:space="preserve"> </w:t>
      </w:r>
      <w:r w:rsidRPr="005D40D0">
        <w:rPr>
          <w:rFonts w:eastAsia="標楷體"/>
        </w:rPr>
        <w:t>patients</w:t>
      </w:r>
      <w:r w:rsidRPr="005D40D0">
        <w:rPr>
          <w:rFonts w:eastAsia="標楷體"/>
          <w:spacing w:val="40"/>
        </w:rPr>
        <w:t xml:space="preserve"> </w:t>
      </w:r>
      <w:r w:rsidRPr="005D40D0">
        <w:rPr>
          <w:rFonts w:eastAsia="標楷體"/>
        </w:rPr>
        <w:t>and</w:t>
      </w:r>
      <w:r w:rsidRPr="005D40D0">
        <w:rPr>
          <w:rFonts w:eastAsia="標楷體"/>
          <w:spacing w:val="40"/>
        </w:rPr>
        <w:t xml:space="preserve"> </w:t>
      </w:r>
      <w:r w:rsidRPr="005D40D0">
        <w:rPr>
          <w:rFonts w:eastAsia="標楷體"/>
        </w:rPr>
        <w:t>physicians</w:t>
      </w:r>
      <w:r w:rsidRPr="005D40D0">
        <w:rPr>
          <w:rFonts w:eastAsia="標楷體"/>
          <w:spacing w:val="40"/>
        </w:rPr>
        <w:t xml:space="preserve"> </w:t>
      </w:r>
      <w:r w:rsidRPr="005D40D0">
        <w:rPr>
          <w:rFonts w:eastAsia="標楷體"/>
        </w:rPr>
        <w:t>for</w:t>
      </w:r>
      <w:r w:rsidRPr="005D40D0">
        <w:rPr>
          <w:rFonts w:eastAsia="標楷體"/>
          <w:spacing w:val="40"/>
        </w:rPr>
        <w:t xml:space="preserve"> </w:t>
      </w:r>
      <w:r w:rsidRPr="005D40D0">
        <w:rPr>
          <w:rFonts w:eastAsia="標楷體"/>
        </w:rPr>
        <w:t>video diagnoses.</w:t>
      </w:r>
      <w:r w:rsidRPr="005D40D0">
        <w:rPr>
          <w:rFonts w:eastAsia="標楷體"/>
          <w:spacing w:val="39"/>
        </w:rPr>
        <w:t xml:space="preserve"> </w:t>
      </w:r>
      <w:r w:rsidRPr="005D40D0">
        <w:rPr>
          <w:rFonts w:eastAsia="標楷體"/>
        </w:rPr>
        <w:t>The</w:t>
      </w:r>
      <w:r w:rsidRPr="005D40D0">
        <w:rPr>
          <w:rFonts w:eastAsia="標楷體"/>
          <w:spacing w:val="38"/>
        </w:rPr>
        <w:t xml:space="preserve"> </w:t>
      </w:r>
      <w:r w:rsidRPr="005D40D0">
        <w:rPr>
          <w:rFonts w:eastAsia="標楷體"/>
        </w:rPr>
        <w:t>second</w:t>
      </w:r>
      <w:r w:rsidRPr="005D40D0">
        <w:rPr>
          <w:rFonts w:eastAsia="標楷體"/>
          <w:spacing w:val="39"/>
        </w:rPr>
        <w:t xml:space="preserve"> </w:t>
      </w:r>
      <w:r w:rsidRPr="005D40D0">
        <w:rPr>
          <w:rFonts w:eastAsia="標楷體"/>
        </w:rPr>
        <w:t>utilized</w:t>
      </w:r>
      <w:r w:rsidRPr="005D40D0">
        <w:rPr>
          <w:rFonts w:eastAsia="標楷體"/>
          <w:spacing w:val="37"/>
        </w:rPr>
        <w:t xml:space="preserve"> </w:t>
      </w:r>
      <w:r w:rsidRPr="005D40D0">
        <w:rPr>
          <w:rFonts w:eastAsia="標楷體"/>
        </w:rPr>
        <w:t>modern</w:t>
      </w:r>
      <w:r w:rsidRPr="005D40D0">
        <w:rPr>
          <w:rFonts w:eastAsia="標楷體"/>
          <w:spacing w:val="39"/>
        </w:rPr>
        <w:t xml:space="preserve"> </w:t>
      </w:r>
      <w:r w:rsidRPr="005D40D0">
        <w:rPr>
          <w:rFonts w:eastAsia="標楷體"/>
        </w:rPr>
        <w:t>hi-tech</w:t>
      </w:r>
      <w:r w:rsidRPr="005D40D0">
        <w:rPr>
          <w:rFonts w:eastAsia="標楷體"/>
          <w:spacing w:val="39"/>
        </w:rPr>
        <w:t xml:space="preserve"> </w:t>
      </w:r>
      <w:r w:rsidRPr="005D40D0">
        <w:rPr>
          <w:rFonts w:eastAsia="標楷體"/>
        </w:rPr>
        <w:t>medical</w:t>
      </w:r>
      <w:r w:rsidRPr="005D40D0">
        <w:rPr>
          <w:rFonts w:eastAsia="標楷體"/>
          <w:spacing w:val="40"/>
        </w:rPr>
        <w:t xml:space="preserve"> </w:t>
      </w:r>
      <w:r w:rsidRPr="005D40D0">
        <w:rPr>
          <w:rFonts w:eastAsia="標楷體"/>
        </w:rPr>
        <w:t>equipment</w:t>
      </w:r>
      <w:r w:rsidRPr="005D40D0">
        <w:rPr>
          <w:rFonts w:eastAsia="標楷體"/>
          <w:spacing w:val="40"/>
        </w:rPr>
        <w:t xml:space="preserve"> </w:t>
      </w:r>
      <w:r w:rsidRPr="005D40D0">
        <w:rPr>
          <w:rFonts w:eastAsia="標楷體"/>
        </w:rPr>
        <w:t>for</w:t>
      </w:r>
      <w:r w:rsidRPr="005D40D0">
        <w:rPr>
          <w:rFonts w:eastAsia="標楷體"/>
          <w:spacing w:val="38"/>
        </w:rPr>
        <w:t xml:space="preserve"> </w:t>
      </w:r>
      <w:r w:rsidRPr="005D40D0">
        <w:rPr>
          <w:rFonts w:eastAsia="標楷體"/>
        </w:rPr>
        <w:t>the</w:t>
      </w:r>
      <w:r w:rsidRPr="005D40D0">
        <w:rPr>
          <w:rFonts w:eastAsia="標楷體"/>
          <w:spacing w:val="39"/>
        </w:rPr>
        <w:t xml:space="preserve"> </w:t>
      </w:r>
      <w:r w:rsidRPr="005D40D0">
        <w:rPr>
          <w:rFonts w:eastAsia="標楷體"/>
        </w:rPr>
        <w:t>self-use</w:t>
      </w:r>
      <w:r w:rsidRPr="005D40D0">
        <w:rPr>
          <w:rFonts w:eastAsia="標楷體"/>
          <w:spacing w:val="39"/>
        </w:rPr>
        <w:t xml:space="preserve"> </w:t>
      </w:r>
      <w:r w:rsidRPr="005D40D0">
        <w:rPr>
          <w:rFonts w:eastAsia="標楷體"/>
        </w:rPr>
        <w:t>of distance</w:t>
      </w:r>
      <w:r w:rsidRPr="005D40D0">
        <w:rPr>
          <w:rFonts w:eastAsia="標楷體"/>
          <w:spacing w:val="34"/>
        </w:rPr>
        <w:t xml:space="preserve"> </w:t>
      </w:r>
      <w:r w:rsidRPr="005D40D0">
        <w:rPr>
          <w:rFonts w:eastAsia="標楷體"/>
        </w:rPr>
        <w:t>patients,</w:t>
      </w:r>
      <w:r w:rsidRPr="005D40D0">
        <w:rPr>
          <w:rFonts w:eastAsia="標楷體"/>
          <w:spacing w:val="37"/>
        </w:rPr>
        <w:t xml:space="preserve"> </w:t>
      </w:r>
      <w:r w:rsidRPr="005D40D0">
        <w:rPr>
          <w:rFonts w:eastAsia="標楷體"/>
        </w:rPr>
        <w:t>who</w:t>
      </w:r>
      <w:r w:rsidRPr="005D40D0">
        <w:rPr>
          <w:rFonts w:eastAsia="標楷體"/>
          <w:spacing w:val="34"/>
        </w:rPr>
        <w:t xml:space="preserve"> </w:t>
      </w:r>
      <w:r w:rsidRPr="005D40D0">
        <w:rPr>
          <w:rFonts w:eastAsia="標楷體"/>
        </w:rPr>
        <w:t>then</w:t>
      </w:r>
      <w:r w:rsidRPr="005D40D0">
        <w:rPr>
          <w:rFonts w:eastAsia="標楷體"/>
          <w:spacing w:val="34"/>
        </w:rPr>
        <w:t xml:space="preserve"> </w:t>
      </w:r>
      <w:r w:rsidRPr="005D40D0">
        <w:rPr>
          <w:rFonts w:eastAsia="標楷體"/>
        </w:rPr>
        <w:t>returned</w:t>
      </w:r>
      <w:r w:rsidRPr="005D40D0">
        <w:rPr>
          <w:rFonts w:eastAsia="標楷體"/>
          <w:spacing w:val="34"/>
        </w:rPr>
        <w:t xml:space="preserve"> </w:t>
      </w:r>
      <w:r w:rsidRPr="005D40D0">
        <w:rPr>
          <w:rFonts w:eastAsia="標楷體"/>
        </w:rPr>
        <w:t>the</w:t>
      </w:r>
      <w:r w:rsidRPr="005D40D0">
        <w:rPr>
          <w:rFonts w:eastAsia="標楷體"/>
          <w:spacing w:val="40"/>
        </w:rPr>
        <w:t xml:space="preserve"> </w:t>
      </w:r>
      <w:r w:rsidRPr="005D40D0">
        <w:rPr>
          <w:rFonts w:eastAsia="標楷體"/>
        </w:rPr>
        <w:t>physiological</w:t>
      </w:r>
      <w:r w:rsidRPr="005D40D0">
        <w:rPr>
          <w:rFonts w:eastAsia="標楷體"/>
          <w:spacing w:val="35"/>
        </w:rPr>
        <w:t xml:space="preserve"> </w:t>
      </w:r>
      <w:r w:rsidRPr="005D40D0">
        <w:rPr>
          <w:rFonts w:eastAsia="標楷體"/>
        </w:rPr>
        <w:t>data</w:t>
      </w:r>
      <w:r w:rsidRPr="005D40D0">
        <w:rPr>
          <w:rFonts w:eastAsia="標楷體"/>
          <w:spacing w:val="39"/>
        </w:rPr>
        <w:t xml:space="preserve"> </w:t>
      </w:r>
      <w:r w:rsidRPr="005D40D0">
        <w:rPr>
          <w:rFonts w:eastAsia="標楷體"/>
        </w:rPr>
        <w:t>to</w:t>
      </w:r>
      <w:r w:rsidRPr="005D40D0">
        <w:rPr>
          <w:rFonts w:eastAsia="標楷體"/>
          <w:spacing w:val="35"/>
        </w:rPr>
        <w:t xml:space="preserve"> </w:t>
      </w:r>
      <w:r w:rsidRPr="005D40D0">
        <w:rPr>
          <w:rFonts w:eastAsia="標楷體"/>
        </w:rPr>
        <w:t>physicians</w:t>
      </w:r>
      <w:r w:rsidRPr="005D40D0">
        <w:rPr>
          <w:rFonts w:eastAsia="標楷體"/>
          <w:spacing w:val="35"/>
        </w:rPr>
        <w:t xml:space="preserve"> </w:t>
      </w:r>
      <w:r w:rsidRPr="005D40D0">
        <w:rPr>
          <w:rFonts w:eastAsia="標楷體"/>
        </w:rPr>
        <w:t>[44].</w:t>
      </w:r>
      <w:r w:rsidRPr="005D40D0">
        <w:rPr>
          <w:rFonts w:eastAsia="標楷體"/>
          <w:spacing w:val="35"/>
        </w:rPr>
        <w:t xml:space="preserve"> </w:t>
      </w:r>
      <w:r w:rsidRPr="005D40D0">
        <w:rPr>
          <w:rFonts w:eastAsia="標楷體"/>
        </w:rPr>
        <w:t>Cheng</w:t>
      </w:r>
    </w:p>
    <w:p w14:paraId="1BA48AD8" w14:textId="77777777" w:rsidR="00CB2FF0" w:rsidRPr="005D40D0" w:rsidRDefault="00CB2FF0">
      <w:pPr>
        <w:spacing w:line="470" w:lineRule="auto"/>
        <w:rPr>
          <w:rFonts w:eastAsia="標楷體"/>
        </w:rPr>
        <w:sectPr w:rsidR="00CB2FF0" w:rsidRPr="005D40D0">
          <w:pgSz w:w="11910" w:h="16840"/>
          <w:pgMar w:top="1460" w:right="1180" w:bottom="1200" w:left="1680" w:header="0" w:footer="1017" w:gutter="0"/>
          <w:cols w:space="720"/>
        </w:sectPr>
      </w:pPr>
    </w:p>
    <w:p w14:paraId="126F4196" w14:textId="77777777" w:rsidR="00CB2FF0" w:rsidRPr="005D40D0" w:rsidRDefault="00000000">
      <w:pPr>
        <w:pStyle w:val="a3"/>
        <w:spacing w:before="71" w:line="470" w:lineRule="auto"/>
        <w:ind w:left="305" w:right="233"/>
        <w:jc w:val="both"/>
        <w:rPr>
          <w:rFonts w:eastAsia="標楷體"/>
        </w:rPr>
      </w:pPr>
      <w:r w:rsidRPr="005D40D0">
        <w:rPr>
          <w:rFonts w:eastAsia="標楷體"/>
          <w:noProof/>
        </w:rPr>
        <w:lastRenderedPageBreak/>
        <w:drawing>
          <wp:anchor distT="0" distB="0" distL="0" distR="0" simplePos="0" relativeHeight="251643392" behindDoc="1" locked="0" layoutInCell="1" allowOverlap="1" wp14:anchorId="1179DCD6" wp14:editId="0B19B50B">
            <wp:simplePos x="0" y="0"/>
            <wp:positionH relativeFrom="page">
              <wp:posOffset>1652890</wp:posOffset>
            </wp:positionH>
            <wp:positionV relativeFrom="paragraph">
              <wp:posOffset>2013953</wp:posOffset>
            </wp:positionV>
            <wp:extent cx="4628860" cy="4728872"/>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w:drawing>
          <wp:anchor distT="0" distB="0" distL="0" distR="0" simplePos="0" relativeHeight="251579904" behindDoc="0" locked="0" layoutInCell="1" allowOverlap="1" wp14:anchorId="74431C6B" wp14:editId="4DA62244">
            <wp:simplePos x="0" y="0"/>
            <wp:positionH relativeFrom="page">
              <wp:posOffset>1788414</wp:posOffset>
            </wp:positionH>
            <wp:positionV relativeFrom="paragraph">
              <wp:posOffset>4780660</wp:posOffset>
            </wp:positionV>
            <wp:extent cx="4342892" cy="3392170"/>
            <wp:effectExtent l="0" t="0" r="0" b="0"/>
            <wp:wrapNone/>
            <wp:docPr id="46" name="Image 46" descr="87d796cd-3667-41ba-8c04-664a2c50c0d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87d796cd-3667-41ba-8c04-664a2c50c0d9"/>
                    <pic:cNvPicPr/>
                  </pic:nvPicPr>
                  <pic:blipFill>
                    <a:blip r:embed="rId15" cstate="print"/>
                    <a:stretch>
                      <a:fillRect/>
                    </a:stretch>
                  </pic:blipFill>
                  <pic:spPr>
                    <a:xfrm>
                      <a:off x="0" y="0"/>
                      <a:ext cx="4342892" cy="3392170"/>
                    </a:xfrm>
                    <a:prstGeom prst="rect">
                      <a:avLst/>
                    </a:prstGeom>
                  </pic:spPr>
                </pic:pic>
              </a:graphicData>
            </a:graphic>
          </wp:anchor>
        </w:drawing>
      </w:r>
      <w:r w:rsidRPr="005D40D0">
        <w:rPr>
          <w:rFonts w:eastAsia="標楷體"/>
        </w:rPr>
        <w:t>(2013) indicated that telemedicine could share resources, reduce costs, and break through the restrictions on time and space. The application of information technology allowed clinics in remote districts acquiring the professional consultation, video meeting, and</w:t>
      </w:r>
      <w:r w:rsidRPr="005D40D0">
        <w:rPr>
          <w:rFonts w:eastAsia="標楷體"/>
          <w:spacing w:val="-1"/>
        </w:rPr>
        <w:t xml:space="preserve"> </w:t>
      </w:r>
      <w:r w:rsidRPr="005D40D0">
        <w:rPr>
          <w:rFonts w:eastAsia="標楷體"/>
        </w:rPr>
        <w:t>distance</w:t>
      </w:r>
      <w:r w:rsidRPr="005D40D0">
        <w:rPr>
          <w:rFonts w:eastAsia="標楷體"/>
          <w:spacing w:val="-2"/>
        </w:rPr>
        <w:t xml:space="preserve"> </w:t>
      </w:r>
      <w:r w:rsidRPr="005D40D0">
        <w:rPr>
          <w:rFonts w:eastAsia="標楷體"/>
        </w:rPr>
        <w:t>diagnosis</w:t>
      </w:r>
      <w:r w:rsidRPr="005D40D0">
        <w:rPr>
          <w:rFonts w:eastAsia="標楷體"/>
          <w:spacing w:val="-1"/>
        </w:rPr>
        <w:t xml:space="preserve"> </w:t>
      </w:r>
      <w:r w:rsidRPr="005D40D0">
        <w:rPr>
          <w:rFonts w:eastAsia="標楷體"/>
        </w:rPr>
        <w:t>from medical centers</w:t>
      </w:r>
      <w:r w:rsidRPr="005D40D0">
        <w:rPr>
          <w:rFonts w:eastAsia="標楷體"/>
          <w:spacing w:val="-1"/>
        </w:rPr>
        <w:t xml:space="preserve"> </w:t>
      </w:r>
      <w:r w:rsidRPr="005D40D0">
        <w:rPr>
          <w:rFonts w:eastAsia="標楷體"/>
        </w:rPr>
        <w:t>[45].</w:t>
      </w:r>
      <w:r w:rsidRPr="005D40D0">
        <w:rPr>
          <w:rFonts w:eastAsia="標楷體"/>
          <w:spacing w:val="-1"/>
        </w:rPr>
        <w:t xml:space="preserve"> </w:t>
      </w:r>
      <w:r w:rsidRPr="005D40D0">
        <w:rPr>
          <w:rFonts w:eastAsia="標楷體"/>
        </w:rPr>
        <w:t>Hsieh</w:t>
      </w:r>
      <w:r w:rsidRPr="005D40D0">
        <w:rPr>
          <w:rFonts w:eastAsia="標楷體"/>
          <w:spacing w:val="-1"/>
        </w:rPr>
        <w:t xml:space="preserve"> </w:t>
      </w:r>
      <w:r w:rsidRPr="005D40D0">
        <w:rPr>
          <w:rFonts w:eastAsia="標楷體"/>
        </w:rPr>
        <w:t>(2014)</w:t>
      </w:r>
      <w:r w:rsidRPr="005D40D0">
        <w:rPr>
          <w:rFonts w:eastAsia="標楷體"/>
          <w:spacing w:val="-1"/>
        </w:rPr>
        <w:t xml:space="preserve"> </w:t>
      </w:r>
      <w:r w:rsidRPr="005D40D0">
        <w:rPr>
          <w:rFonts w:eastAsia="標楷體"/>
        </w:rPr>
        <w:t>mentioned</w:t>
      </w:r>
      <w:r w:rsidRPr="005D40D0">
        <w:rPr>
          <w:rFonts w:eastAsia="標楷體"/>
          <w:spacing w:val="-1"/>
        </w:rPr>
        <w:t xml:space="preserve"> </w:t>
      </w:r>
      <w:r w:rsidRPr="005D40D0">
        <w:rPr>
          <w:rFonts w:eastAsia="標楷體"/>
        </w:rPr>
        <w:t>that telemedicine first appeared in Taiwan on “Telemedicine Pilot System Experiment Project” proposed by Ministry of Health and Welfare in 1995, in which telemedicine was proceeded in clinic in remote districts through urban medical centers so as to shorten the rural-urban medical gap. According to “Telehealth Service Development Project – Special Assignment Office”, Ministry of Health and Welfare established distance intelligent health care service development enquiry team in 2016, expecting to provide long-term professional consultation through the professional knowledge and capability of Taiwan Hospital Association to strengthen the telemedicine related programs and the promotion of regulations [46-47]. The conceptual diagram of telemedicine care is shown in 2-4 [48].</w:t>
      </w:r>
    </w:p>
    <w:p w14:paraId="5133C50C" w14:textId="77777777" w:rsidR="00CB2FF0" w:rsidRPr="005D40D0" w:rsidRDefault="00CB2FF0">
      <w:pPr>
        <w:pStyle w:val="a3"/>
        <w:rPr>
          <w:rFonts w:eastAsia="標楷體"/>
        </w:rPr>
      </w:pPr>
    </w:p>
    <w:p w14:paraId="4A1B47FB" w14:textId="77777777" w:rsidR="00CB2FF0" w:rsidRPr="005D40D0" w:rsidRDefault="00CB2FF0">
      <w:pPr>
        <w:pStyle w:val="a3"/>
        <w:rPr>
          <w:rFonts w:eastAsia="標楷體"/>
        </w:rPr>
      </w:pPr>
    </w:p>
    <w:p w14:paraId="13A5543C" w14:textId="77777777" w:rsidR="00CB2FF0" w:rsidRPr="005D40D0" w:rsidRDefault="00CB2FF0">
      <w:pPr>
        <w:pStyle w:val="a3"/>
        <w:rPr>
          <w:rFonts w:eastAsia="標楷體"/>
        </w:rPr>
      </w:pPr>
    </w:p>
    <w:p w14:paraId="489D326D" w14:textId="77777777" w:rsidR="00CB2FF0" w:rsidRPr="005D40D0" w:rsidRDefault="00CB2FF0">
      <w:pPr>
        <w:pStyle w:val="a3"/>
        <w:rPr>
          <w:rFonts w:eastAsia="標楷體"/>
        </w:rPr>
      </w:pPr>
    </w:p>
    <w:p w14:paraId="51A45504" w14:textId="77777777" w:rsidR="00CB2FF0" w:rsidRPr="005D40D0" w:rsidRDefault="00CB2FF0">
      <w:pPr>
        <w:pStyle w:val="a3"/>
        <w:rPr>
          <w:rFonts w:eastAsia="標楷體"/>
        </w:rPr>
      </w:pPr>
    </w:p>
    <w:p w14:paraId="285E56FE" w14:textId="77777777" w:rsidR="00CB2FF0" w:rsidRPr="005D40D0" w:rsidRDefault="00CB2FF0">
      <w:pPr>
        <w:pStyle w:val="a3"/>
        <w:rPr>
          <w:rFonts w:eastAsia="標楷體"/>
        </w:rPr>
      </w:pPr>
    </w:p>
    <w:p w14:paraId="463C0E43" w14:textId="77777777" w:rsidR="00CB2FF0" w:rsidRPr="005D40D0" w:rsidRDefault="00CB2FF0">
      <w:pPr>
        <w:pStyle w:val="a3"/>
        <w:rPr>
          <w:rFonts w:eastAsia="標楷體"/>
        </w:rPr>
      </w:pPr>
    </w:p>
    <w:p w14:paraId="08FBFED4" w14:textId="77777777" w:rsidR="00CB2FF0" w:rsidRPr="005D40D0" w:rsidRDefault="00CB2FF0">
      <w:pPr>
        <w:pStyle w:val="a3"/>
        <w:rPr>
          <w:rFonts w:eastAsia="標楷體"/>
        </w:rPr>
      </w:pPr>
    </w:p>
    <w:p w14:paraId="466BC05D" w14:textId="77777777" w:rsidR="00CB2FF0" w:rsidRPr="005D40D0" w:rsidRDefault="00CB2FF0">
      <w:pPr>
        <w:pStyle w:val="a3"/>
        <w:rPr>
          <w:rFonts w:eastAsia="標楷體"/>
        </w:rPr>
      </w:pPr>
    </w:p>
    <w:p w14:paraId="2EBF9637" w14:textId="77777777" w:rsidR="00CB2FF0" w:rsidRPr="005D40D0" w:rsidRDefault="00CB2FF0">
      <w:pPr>
        <w:pStyle w:val="a3"/>
        <w:rPr>
          <w:rFonts w:eastAsia="標楷體"/>
        </w:rPr>
      </w:pPr>
    </w:p>
    <w:p w14:paraId="06F27B13" w14:textId="77777777" w:rsidR="00CB2FF0" w:rsidRPr="005D40D0" w:rsidRDefault="00CB2FF0">
      <w:pPr>
        <w:pStyle w:val="a3"/>
        <w:rPr>
          <w:rFonts w:eastAsia="標楷體"/>
        </w:rPr>
      </w:pPr>
    </w:p>
    <w:p w14:paraId="1F683922" w14:textId="77777777" w:rsidR="00CB2FF0" w:rsidRPr="005D40D0" w:rsidRDefault="00CB2FF0">
      <w:pPr>
        <w:pStyle w:val="a3"/>
        <w:rPr>
          <w:rFonts w:eastAsia="標楷體"/>
        </w:rPr>
      </w:pPr>
    </w:p>
    <w:p w14:paraId="7C648DC9" w14:textId="77777777" w:rsidR="00CB2FF0" w:rsidRPr="005D40D0" w:rsidRDefault="00CB2FF0">
      <w:pPr>
        <w:pStyle w:val="a3"/>
        <w:rPr>
          <w:rFonts w:eastAsia="標楷體"/>
        </w:rPr>
      </w:pPr>
    </w:p>
    <w:p w14:paraId="38A06051" w14:textId="77777777" w:rsidR="00CB2FF0" w:rsidRPr="005D40D0" w:rsidRDefault="00CB2FF0">
      <w:pPr>
        <w:pStyle w:val="a3"/>
        <w:rPr>
          <w:rFonts w:eastAsia="標楷體"/>
        </w:rPr>
      </w:pPr>
    </w:p>
    <w:p w14:paraId="7B9BC67C" w14:textId="77777777" w:rsidR="00CB2FF0" w:rsidRPr="005D40D0" w:rsidRDefault="00CB2FF0">
      <w:pPr>
        <w:pStyle w:val="a3"/>
        <w:rPr>
          <w:rFonts w:eastAsia="標楷體"/>
        </w:rPr>
      </w:pPr>
    </w:p>
    <w:p w14:paraId="221A72B1" w14:textId="77777777" w:rsidR="00CB2FF0" w:rsidRPr="005D40D0" w:rsidRDefault="00CB2FF0">
      <w:pPr>
        <w:pStyle w:val="a3"/>
        <w:rPr>
          <w:rFonts w:eastAsia="標楷體"/>
        </w:rPr>
      </w:pPr>
    </w:p>
    <w:p w14:paraId="6BAEBCA6" w14:textId="77777777" w:rsidR="00CB2FF0" w:rsidRPr="005D40D0" w:rsidRDefault="00CB2FF0">
      <w:pPr>
        <w:pStyle w:val="a3"/>
        <w:rPr>
          <w:rFonts w:eastAsia="標楷體"/>
        </w:rPr>
      </w:pPr>
    </w:p>
    <w:p w14:paraId="29883008" w14:textId="77777777" w:rsidR="00CB2FF0" w:rsidRPr="005D40D0" w:rsidRDefault="00CB2FF0">
      <w:pPr>
        <w:pStyle w:val="a3"/>
        <w:rPr>
          <w:rFonts w:eastAsia="標楷體"/>
        </w:rPr>
      </w:pPr>
    </w:p>
    <w:p w14:paraId="68A762F8" w14:textId="77777777" w:rsidR="00CB2FF0" w:rsidRPr="005D40D0" w:rsidRDefault="00CB2FF0">
      <w:pPr>
        <w:pStyle w:val="a3"/>
        <w:spacing w:before="146"/>
        <w:rPr>
          <w:rFonts w:eastAsia="標楷體"/>
        </w:rPr>
      </w:pPr>
    </w:p>
    <w:p w14:paraId="788CA98B" w14:textId="77777777" w:rsidR="00CB2FF0" w:rsidRPr="005D40D0" w:rsidRDefault="00000000">
      <w:pPr>
        <w:pStyle w:val="a3"/>
        <w:ind w:left="850" w:right="502"/>
        <w:jc w:val="center"/>
        <w:rPr>
          <w:rFonts w:eastAsia="標楷體"/>
        </w:rPr>
      </w:pPr>
      <w:bookmarkStart w:id="12" w:name="_bookmark12"/>
      <w:bookmarkEnd w:id="12"/>
      <w:r w:rsidRPr="005D40D0">
        <w:rPr>
          <w:rFonts w:eastAsia="標楷體"/>
        </w:rPr>
        <w:t>Figure</w:t>
      </w:r>
      <w:r w:rsidRPr="005D40D0">
        <w:rPr>
          <w:rFonts w:eastAsia="標楷體"/>
          <w:spacing w:val="-2"/>
        </w:rPr>
        <w:t xml:space="preserve"> </w:t>
      </w:r>
      <w:r w:rsidRPr="005D40D0">
        <w:rPr>
          <w:rFonts w:eastAsia="標楷體"/>
        </w:rPr>
        <w:t>2-4</w:t>
      </w:r>
      <w:r w:rsidRPr="005D40D0">
        <w:rPr>
          <w:rFonts w:eastAsia="標楷體"/>
          <w:spacing w:val="1"/>
        </w:rPr>
        <w:t xml:space="preserve"> </w:t>
      </w:r>
      <w:r w:rsidRPr="005D40D0">
        <w:rPr>
          <w:rFonts w:eastAsia="標楷體"/>
        </w:rPr>
        <w:t>The</w:t>
      </w:r>
      <w:r w:rsidRPr="005D40D0">
        <w:rPr>
          <w:rFonts w:eastAsia="標楷體"/>
          <w:spacing w:val="-3"/>
        </w:rPr>
        <w:t xml:space="preserve"> </w:t>
      </w:r>
      <w:r w:rsidRPr="005D40D0">
        <w:rPr>
          <w:rFonts w:eastAsia="標楷體"/>
        </w:rPr>
        <w:t>Conceptual</w:t>
      </w:r>
      <w:r w:rsidRPr="005D40D0">
        <w:rPr>
          <w:rFonts w:eastAsia="標楷體"/>
          <w:spacing w:val="-1"/>
        </w:rPr>
        <w:t xml:space="preserve"> </w:t>
      </w:r>
      <w:r w:rsidRPr="005D40D0">
        <w:rPr>
          <w:rFonts w:eastAsia="標楷體"/>
        </w:rPr>
        <w:t>Diagram</w:t>
      </w:r>
      <w:r w:rsidRPr="005D40D0">
        <w:rPr>
          <w:rFonts w:eastAsia="標楷體"/>
          <w:spacing w:val="-1"/>
        </w:rPr>
        <w:t xml:space="preserve"> </w:t>
      </w:r>
      <w:r w:rsidRPr="005D40D0">
        <w:rPr>
          <w:rFonts w:eastAsia="標楷體"/>
        </w:rPr>
        <w:t>of</w:t>
      </w:r>
      <w:r w:rsidRPr="005D40D0">
        <w:rPr>
          <w:rFonts w:eastAsia="標楷體"/>
          <w:spacing w:val="-1"/>
        </w:rPr>
        <w:t xml:space="preserve"> </w:t>
      </w:r>
      <w:r w:rsidRPr="005D40D0">
        <w:rPr>
          <w:rFonts w:eastAsia="標楷體"/>
        </w:rPr>
        <w:t xml:space="preserve">Telemedicine </w:t>
      </w:r>
      <w:r w:rsidRPr="005D40D0">
        <w:rPr>
          <w:rFonts w:eastAsia="標楷體"/>
          <w:spacing w:val="-4"/>
        </w:rPr>
        <w:t>Care</w:t>
      </w:r>
    </w:p>
    <w:p w14:paraId="47513773" w14:textId="77777777" w:rsidR="00CB2FF0" w:rsidRPr="005D40D0" w:rsidRDefault="00CB2FF0">
      <w:pPr>
        <w:jc w:val="center"/>
        <w:rPr>
          <w:rFonts w:eastAsia="標楷體"/>
        </w:rPr>
        <w:sectPr w:rsidR="00CB2FF0" w:rsidRPr="005D40D0">
          <w:pgSz w:w="11910" w:h="16840"/>
          <w:pgMar w:top="1460" w:right="1180" w:bottom="1200" w:left="1680" w:header="0" w:footer="1017" w:gutter="0"/>
          <w:cols w:space="720"/>
        </w:sectPr>
      </w:pPr>
    </w:p>
    <w:p w14:paraId="11C91DA8" w14:textId="77777777" w:rsidR="00CB2FF0" w:rsidRPr="005D40D0" w:rsidRDefault="00000000">
      <w:pPr>
        <w:pStyle w:val="a3"/>
        <w:spacing w:before="71" w:line="470" w:lineRule="auto"/>
        <w:ind w:left="305" w:right="230" w:firstLine="479"/>
        <w:jc w:val="both"/>
        <w:rPr>
          <w:rFonts w:eastAsia="標楷體"/>
        </w:rPr>
      </w:pPr>
      <w:r w:rsidRPr="005D40D0">
        <w:rPr>
          <w:rFonts w:eastAsia="標楷體"/>
          <w:noProof/>
        </w:rPr>
        <w:lastRenderedPageBreak/>
        <w:drawing>
          <wp:anchor distT="0" distB="0" distL="0" distR="0" simplePos="0" relativeHeight="251645440" behindDoc="1" locked="0" layoutInCell="1" allowOverlap="1" wp14:anchorId="797D6C08" wp14:editId="5BA66D3C">
            <wp:simplePos x="0" y="0"/>
            <wp:positionH relativeFrom="page">
              <wp:posOffset>1652890</wp:posOffset>
            </wp:positionH>
            <wp:positionV relativeFrom="paragraph">
              <wp:posOffset>2013953</wp:posOffset>
            </wp:positionV>
            <wp:extent cx="4628860" cy="4728872"/>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In the research on the distance video health care platform for veterinary hospitals, Chen (2014) indicated that monitoring wards in a veterinary hospital through video equipment, connecting distance monitoring with the network platform in a veterinary hospital, and offering a platform device between pet owners and medical personnel allowed both parties acquiring the real-time video images and relevant information as well as guaranteed the rights and obligation of both parties [6]. Wang (2016) mentioned the advantages of applying telemedicine to veterinary hospitals, in the research on veterinary hospital management systems, that (1)a veterinarian could see a pet, which appeared sudden disease at home, through telemedicine and give suggestions, (2)it</w:t>
      </w:r>
      <w:r w:rsidRPr="005D40D0">
        <w:rPr>
          <w:rFonts w:eastAsia="標楷體"/>
          <w:spacing w:val="40"/>
        </w:rPr>
        <w:t xml:space="preserve"> </w:t>
      </w:r>
      <w:r w:rsidRPr="005D40D0">
        <w:rPr>
          <w:rFonts w:eastAsia="標楷體"/>
        </w:rPr>
        <w:t>could</w:t>
      </w:r>
      <w:r w:rsidRPr="005D40D0">
        <w:rPr>
          <w:rFonts w:eastAsia="標楷體"/>
          <w:spacing w:val="13"/>
        </w:rPr>
        <w:t xml:space="preserve"> </w:t>
      </w:r>
      <w:r w:rsidRPr="005D40D0">
        <w:rPr>
          <w:rFonts w:eastAsia="標楷體"/>
        </w:rPr>
        <w:t>reduce</w:t>
      </w:r>
      <w:r w:rsidRPr="005D40D0">
        <w:rPr>
          <w:rFonts w:eastAsia="標楷體"/>
          <w:spacing w:val="13"/>
        </w:rPr>
        <w:t xml:space="preserve"> </w:t>
      </w:r>
      <w:r w:rsidRPr="005D40D0">
        <w:rPr>
          <w:rFonts w:eastAsia="標楷體"/>
        </w:rPr>
        <w:t>the</w:t>
      </w:r>
      <w:r w:rsidRPr="005D40D0">
        <w:rPr>
          <w:rFonts w:eastAsia="標楷體"/>
          <w:spacing w:val="17"/>
        </w:rPr>
        <w:t xml:space="preserve"> </w:t>
      </w:r>
      <w:r w:rsidRPr="005D40D0">
        <w:rPr>
          <w:rFonts w:eastAsia="標楷體"/>
        </w:rPr>
        <w:t>cost</w:t>
      </w:r>
      <w:r w:rsidRPr="005D40D0">
        <w:rPr>
          <w:rFonts w:eastAsia="標楷體"/>
          <w:spacing w:val="15"/>
        </w:rPr>
        <w:t xml:space="preserve"> </w:t>
      </w:r>
      <w:r w:rsidRPr="005D40D0">
        <w:rPr>
          <w:rFonts w:eastAsia="標楷體"/>
        </w:rPr>
        <w:t>for</w:t>
      </w:r>
      <w:r w:rsidRPr="005D40D0">
        <w:rPr>
          <w:rFonts w:eastAsia="標楷體"/>
          <w:spacing w:val="16"/>
        </w:rPr>
        <w:t xml:space="preserve"> </w:t>
      </w:r>
      <w:r w:rsidRPr="005D40D0">
        <w:rPr>
          <w:rFonts w:eastAsia="標楷體"/>
        </w:rPr>
        <w:t>personnel’s</w:t>
      </w:r>
      <w:r w:rsidRPr="005D40D0">
        <w:rPr>
          <w:rFonts w:eastAsia="標楷體"/>
          <w:spacing w:val="14"/>
        </w:rPr>
        <w:t xml:space="preserve"> </w:t>
      </w:r>
      <w:r w:rsidRPr="005D40D0">
        <w:rPr>
          <w:rFonts w:eastAsia="標楷體"/>
        </w:rPr>
        <w:t>caring</w:t>
      </w:r>
      <w:r w:rsidRPr="005D40D0">
        <w:rPr>
          <w:rFonts w:eastAsia="標楷體"/>
          <w:spacing w:val="12"/>
        </w:rPr>
        <w:t xml:space="preserve"> </w:t>
      </w:r>
      <w:r w:rsidRPr="005D40D0">
        <w:rPr>
          <w:rFonts w:eastAsia="標楷體"/>
        </w:rPr>
        <w:t>and</w:t>
      </w:r>
      <w:r w:rsidRPr="005D40D0">
        <w:rPr>
          <w:rFonts w:eastAsia="標楷體"/>
          <w:spacing w:val="15"/>
        </w:rPr>
        <w:t xml:space="preserve"> </w:t>
      </w:r>
      <w:r w:rsidRPr="005D40D0">
        <w:rPr>
          <w:rFonts w:eastAsia="標楷體"/>
        </w:rPr>
        <w:t>introduce</w:t>
      </w:r>
      <w:r w:rsidRPr="005D40D0">
        <w:rPr>
          <w:rFonts w:eastAsia="標楷體"/>
          <w:spacing w:val="13"/>
        </w:rPr>
        <w:t xml:space="preserve"> </w:t>
      </w:r>
      <w:r w:rsidRPr="005D40D0">
        <w:rPr>
          <w:rFonts w:eastAsia="標楷體"/>
        </w:rPr>
        <w:t>in</w:t>
      </w:r>
      <w:r w:rsidRPr="005D40D0">
        <w:rPr>
          <w:rFonts w:eastAsia="標楷體"/>
          <w:spacing w:val="16"/>
        </w:rPr>
        <w:t xml:space="preserve"> </w:t>
      </w:r>
      <w:r w:rsidRPr="005D40D0">
        <w:rPr>
          <w:rFonts w:eastAsia="標楷體"/>
        </w:rPr>
        <w:t>prevention</w:t>
      </w:r>
      <w:r w:rsidRPr="005D40D0">
        <w:rPr>
          <w:rFonts w:eastAsia="標楷體"/>
          <w:spacing w:val="16"/>
        </w:rPr>
        <w:t xml:space="preserve"> </w:t>
      </w:r>
      <w:r w:rsidRPr="005D40D0">
        <w:rPr>
          <w:rFonts w:eastAsia="標楷體"/>
        </w:rPr>
        <w:t>medicine,</w:t>
      </w:r>
      <w:r w:rsidRPr="005D40D0">
        <w:rPr>
          <w:rFonts w:eastAsia="標楷體"/>
          <w:spacing w:val="19"/>
        </w:rPr>
        <w:t xml:space="preserve"> </w:t>
      </w:r>
      <w:r w:rsidRPr="005D40D0">
        <w:rPr>
          <w:rFonts w:eastAsia="標楷體"/>
          <w:spacing w:val="-5"/>
        </w:rPr>
        <w:t>and</w:t>
      </w:r>
    </w:p>
    <w:p w14:paraId="6B837891" w14:textId="77777777" w:rsidR="00CB2FF0" w:rsidRPr="005D40D0" w:rsidRDefault="00000000">
      <w:pPr>
        <w:pStyle w:val="a3"/>
        <w:spacing w:line="470" w:lineRule="auto"/>
        <w:ind w:left="305" w:right="234"/>
        <w:jc w:val="both"/>
        <w:rPr>
          <w:rFonts w:eastAsia="標楷體"/>
        </w:rPr>
      </w:pPr>
      <w:r w:rsidRPr="005D40D0">
        <w:rPr>
          <w:rFonts w:eastAsia="標楷體"/>
        </w:rPr>
        <w:t>(3)the use of telemedicine could easily achieve the resource sharing between patients and veterinarians [49].</w:t>
      </w:r>
    </w:p>
    <w:p w14:paraId="2DB537E8" w14:textId="77777777" w:rsidR="00CB2FF0" w:rsidRPr="005D40D0" w:rsidRDefault="00000000">
      <w:pPr>
        <w:pStyle w:val="a3"/>
        <w:spacing w:line="470" w:lineRule="auto"/>
        <w:ind w:left="305" w:right="234" w:firstLine="479"/>
        <w:jc w:val="both"/>
        <w:rPr>
          <w:rFonts w:eastAsia="標楷體"/>
        </w:rPr>
      </w:pPr>
      <w:r w:rsidRPr="005D40D0">
        <w:rPr>
          <w:rFonts w:eastAsia="標楷體"/>
        </w:rPr>
        <w:t>Corresponding to the development trend of telemedicine, this study intends to</w:t>
      </w:r>
      <w:r w:rsidRPr="005D40D0">
        <w:rPr>
          <w:rFonts w:eastAsia="標楷體"/>
          <w:spacing w:val="40"/>
        </w:rPr>
        <w:t xml:space="preserve"> </w:t>
      </w:r>
      <w:r w:rsidRPr="005D40D0">
        <w:rPr>
          <w:rFonts w:eastAsia="標楷體"/>
        </w:rPr>
        <w:t>apply telemedicine to pet hospitals and establish an integrated system for uploading a pet’s physiological conditions to the Cloud platform to achieve the objectives of resource sharing between pet owners and veterinarians so as to real-time understand the pets’</w:t>
      </w:r>
      <w:r w:rsidRPr="005D40D0">
        <w:rPr>
          <w:rFonts w:eastAsia="標楷體"/>
          <w:spacing w:val="-11"/>
        </w:rPr>
        <w:t xml:space="preserve"> </w:t>
      </w:r>
      <w:r w:rsidRPr="005D40D0">
        <w:rPr>
          <w:rFonts w:eastAsia="標楷體"/>
        </w:rPr>
        <w:t>physiological conditions, reinforce the communications between pet owners &amp; pet hospitals, offer pet owners with convenient service, as well as reduces costs for pet hospitals to enhance the trust between both parties.</w:t>
      </w:r>
    </w:p>
    <w:p w14:paraId="1C2E820B" w14:textId="77777777" w:rsidR="00CB2FF0" w:rsidRPr="005D40D0" w:rsidRDefault="00000000">
      <w:pPr>
        <w:pStyle w:val="2"/>
        <w:spacing w:before="35"/>
        <w:jc w:val="both"/>
        <w:rPr>
          <w:rFonts w:eastAsia="標楷體"/>
        </w:rPr>
      </w:pPr>
      <w:bookmarkStart w:id="13" w:name="_bookmark13"/>
      <w:bookmarkEnd w:id="13"/>
      <w:r w:rsidRPr="005D40D0">
        <w:rPr>
          <w:rFonts w:eastAsia="標楷體"/>
        </w:rPr>
        <w:t>Section</w:t>
      </w:r>
      <w:r w:rsidRPr="005D40D0">
        <w:rPr>
          <w:rFonts w:eastAsia="標楷體"/>
          <w:spacing w:val="-4"/>
        </w:rPr>
        <w:t xml:space="preserve"> </w:t>
      </w:r>
      <w:r w:rsidRPr="005D40D0">
        <w:rPr>
          <w:rFonts w:eastAsia="標楷體"/>
        </w:rPr>
        <w:t>IV</w:t>
      </w:r>
      <w:r w:rsidRPr="005D40D0">
        <w:rPr>
          <w:rFonts w:eastAsia="標楷體"/>
          <w:spacing w:val="72"/>
        </w:rPr>
        <w:t xml:space="preserve">  </w:t>
      </w:r>
      <w:r w:rsidRPr="005D40D0">
        <w:rPr>
          <w:rFonts w:eastAsia="標楷體"/>
          <w:spacing w:val="-2"/>
        </w:rPr>
        <w:t>iBeacon</w:t>
      </w:r>
    </w:p>
    <w:p w14:paraId="3F3FB3C4" w14:textId="77777777" w:rsidR="00CB2FF0" w:rsidRPr="005D40D0" w:rsidRDefault="00000000">
      <w:pPr>
        <w:pStyle w:val="a3"/>
        <w:spacing w:before="302" w:line="470" w:lineRule="auto"/>
        <w:ind w:left="305" w:right="232" w:firstLine="479"/>
        <w:jc w:val="both"/>
        <w:rPr>
          <w:rFonts w:eastAsia="標楷體"/>
        </w:rPr>
      </w:pPr>
      <w:r w:rsidRPr="005D40D0">
        <w:rPr>
          <w:rFonts w:eastAsia="標楷體"/>
        </w:rPr>
        <w:t>iBeacon was first proposed by Apple Inc., aiming to enhance consumers’</w:t>
      </w:r>
      <w:r w:rsidRPr="005D40D0">
        <w:rPr>
          <w:rFonts w:eastAsia="標楷體"/>
          <w:spacing w:val="-13"/>
        </w:rPr>
        <w:t xml:space="preserve"> </w:t>
      </w:r>
      <w:r w:rsidRPr="005D40D0">
        <w:rPr>
          <w:rFonts w:eastAsia="標楷體"/>
        </w:rPr>
        <w:t>shopping experiences in Apple Store through indoor positioning. iBeacon presents the characteristics of low power consumption, low costs, and easy detection. Signals could be received to execute correspondent commands, e.g. anti-theft and anti-loss of the elderly</w:t>
      </w:r>
      <w:r w:rsidRPr="005D40D0">
        <w:rPr>
          <w:rFonts w:eastAsia="標楷體"/>
          <w:spacing w:val="27"/>
        </w:rPr>
        <w:t xml:space="preserve"> </w:t>
      </w:r>
      <w:r w:rsidRPr="005D40D0">
        <w:rPr>
          <w:rFonts w:eastAsia="標楷體"/>
        </w:rPr>
        <w:t>with</w:t>
      </w:r>
      <w:r w:rsidRPr="005D40D0">
        <w:rPr>
          <w:rFonts w:eastAsia="標楷體"/>
          <w:spacing w:val="37"/>
        </w:rPr>
        <w:t xml:space="preserve"> </w:t>
      </w:r>
      <w:r w:rsidRPr="005D40D0">
        <w:rPr>
          <w:rFonts w:eastAsia="標楷體"/>
        </w:rPr>
        <w:t>mobile</w:t>
      </w:r>
      <w:r w:rsidRPr="005D40D0">
        <w:rPr>
          <w:rFonts w:eastAsia="標楷體"/>
          <w:spacing w:val="35"/>
        </w:rPr>
        <w:t xml:space="preserve"> </w:t>
      </w:r>
      <w:r w:rsidRPr="005D40D0">
        <w:rPr>
          <w:rFonts w:eastAsia="標楷體"/>
        </w:rPr>
        <w:t>phones,</w:t>
      </w:r>
      <w:r w:rsidRPr="005D40D0">
        <w:rPr>
          <w:rFonts w:eastAsia="標楷體"/>
          <w:spacing w:val="36"/>
        </w:rPr>
        <w:t xml:space="preserve"> </w:t>
      </w:r>
      <w:r w:rsidRPr="005D40D0">
        <w:rPr>
          <w:rFonts w:eastAsia="標楷體"/>
        </w:rPr>
        <w:t>through</w:t>
      </w:r>
      <w:r w:rsidRPr="005D40D0">
        <w:rPr>
          <w:rFonts w:eastAsia="標楷體"/>
          <w:spacing w:val="35"/>
        </w:rPr>
        <w:t xml:space="preserve"> </w:t>
      </w:r>
      <w:r w:rsidRPr="005D40D0">
        <w:rPr>
          <w:rFonts w:eastAsia="標楷體"/>
        </w:rPr>
        <w:t>electronic</w:t>
      </w:r>
      <w:r w:rsidRPr="005D40D0">
        <w:rPr>
          <w:rFonts w:eastAsia="標楷體"/>
          <w:spacing w:val="36"/>
        </w:rPr>
        <w:t xml:space="preserve"> </w:t>
      </w:r>
      <w:r w:rsidRPr="005D40D0">
        <w:rPr>
          <w:rFonts w:eastAsia="標楷體"/>
        </w:rPr>
        <w:t>devices</w:t>
      </w:r>
      <w:r w:rsidRPr="005D40D0">
        <w:rPr>
          <w:rFonts w:eastAsia="標楷體"/>
          <w:spacing w:val="36"/>
        </w:rPr>
        <w:t xml:space="preserve"> </w:t>
      </w:r>
      <w:r w:rsidRPr="005D40D0">
        <w:rPr>
          <w:rFonts w:eastAsia="標楷體"/>
        </w:rPr>
        <w:t>or</w:t>
      </w:r>
      <w:r w:rsidRPr="005D40D0">
        <w:rPr>
          <w:rFonts w:eastAsia="標楷體"/>
          <w:spacing w:val="35"/>
        </w:rPr>
        <w:t xml:space="preserve"> </w:t>
      </w:r>
      <w:r w:rsidRPr="005D40D0">
        <w:rPr>
          <w:rFonts w:eastAsia="標楷體"/>
        </w:rPr>
        <w:t>other</w:t>
      </w:r>
      <w:r w:rsidRPr="005D40D0">
        <w:rPr>
          <w:rFonts w:eastAsia="標楷體"/>
          <w:spacing w:val="34"/>
        </w:rPr>
        <w:t xml:space="preserve"> </w:t>
      </w:r>
      <w:r w:rsidRPr="005D40D0">
        <w:rPr>
          <w:rFonts w:eastAsia="標楷體"/>
        </w:rPr>
        <w:t>devices</w:t>
      </w:r>
      <w:r w:rsidRPr="005D40D0">
        <w:rPr>
          <w:rFonts w:eastAsia="標楷體"/>
          <w:spacing w:val="38"/>
        </w:rPr>
        <w:t xml:space="preserve"> </w:t>
      </w:r>
      <w:r w:rsidRPr="005D40D0">
        <w:rPr>
          <w:rFonts w:eastAsia="標楷體"/>
        </w:rPr>
        <w:t>which</w:t>
      </w:r>
      <w:r w:rsidRPr="005D40D0">
        <w:rPr>
          <w:rFonts w:eastAsia="標楷體"/>
          <w:spacing w:val="35"/>
        </w:rPr>
        <w:t xml:space="preserve"> </w:t>
      </w:r>
      <w:r w:rsidRPr="005D40D0">
        <w:rPr>
          <w:rFonts w:eastAsia="標楷體"/>
          <w:spacing w:val="-2"/>
        </w:rPr>
        <w:t>could</w:t>
      </w:r>
    </w:p>
    <w:p w14:paraId="09E042E5"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7B72F2C0" w14:textId="77777777" w:rsidR="00CB2FF0" w:rsidRPr="005D40D0" w:rsidRDefault="00000000">
      <w:pPr>
        <w:pStyle w:val="a3"/>
        <w:spacing w:before="71" w:line="470" w:lineRule="auto"/>
        <w:ind w:left="305" w:right="232"/>
        <w:jc w:val="both"/>
        <w:rPr>
          <w:rFonts w:eastAsia="標楷體"/>
        </w:rPr>
      </w:pPr>
      <w:r w:rsidRPr="005D40D0">
        <w:rPr>
          <w:rFonts w:eastAsia="標楷體"/>
          <w:noProof/>
        </w:rPr>
        <w:lastRenderedPageBreak/>
        <w:drawing>
          <wp:anchor distT="0" distB="0" distL="0" distR="0" simplePos="0" relativeHeight="251647488" behindDoc="1" locked="0" layoutInCell="1" allowOverlap="1" wp14:anchorId="1AB97A3B" wp14:editId="5892DE55">
            <wp:simplePos x="0" y="0"/>
            <wp:positionH relativeFrom="page">
              <wp:posOffset>1652890</wp:posOffset>
            </wp:positionH>
            <wp:positionV relativeFrom="paragraph">
              <wp:posOffset>2013953</wp:posOffset>
            </wp:positionV>
            <wp:extent cx="4628860" cy="4728872"/>
            <wp:effectExtent l="0" t="0" r="0" b="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receive Bluetooth signals, such as Raspberry Pi [50]. iBeacon, the Bluetooth Low Energy (BLE) equipment powered by Coin Cell or external batteries, is a part of Bluetooth 4.0 specifications proposed by Bluetooth Special Interest Group (SIG) in 2010. Simplex and Duplex models are also developed for Bluetooth 4.0. The former is suitable for devices with long-period connection but not continuous data transmission, and the latter could transmit data between devices with different specifications, according</w:t>
      </w:r>
      <w:r w:rsidRPr="005D40D0">
        <w:rPr>
          <w:rFonts w:eastAsia="標楷體"/>
          <w:spacing w:val="13"/>
        </w:rPr>
        <w:t xml:space="preserve"> </w:t>
      </w:r>
      <w:r w:rsidRPr="005D40D0">
        <w:rPr>
          <w:rFonts w:eastAsia="標楷體"/>
        </w:rPr>
        <w:t>to</w:t>
      </w:r>
      <w:r w:rsidRPr="005D40D0">
        <w:rPr>
          <w:rFonts w:eastAsia="標楷體"/>
          <w:spacing w:val="16"/>
        </w:rPr>
        <w:t xml:space="preserve"> </w:t>
      </w:r>
      <w:r w:rsidRPr="005D40D0">
        <w:rPr>
          <w:rFonts w:eastAsia="標楷體"/>
        </w:rPr>
        <w:t>requirements</w:t>
      </w:r>
      <w:r w:rsidRPr="005D40D0">
        <w:rPr>
          <w:rFonts w:eastAsia="標楷體"/>
          <w:spacing w:val="18"/>
        </w:rPr>
        <w:t xml:space="preserve"> </w:t>
      </w:r>
      <w:r w:rsidRPr="005D40D0">
        <w:rPr>
          <w:rFonts w:eastAsia="標楷體"/>
        </w:rPr>
        <w:t>[51].</w:t>
      </w:r>
      <w:r w:rsidRPr="005D40D0">
        <w:rPr>
          <w:rFonts w:eastAsia="標楷體"/>
          <w:spacing w:val="15"/>
        </w:rPr>
        <w:t xml:space="preserve"> </w:t>
      </w:r>
      <w:r w:rsidRPr="005D40D0">
        <w:rPr>
          <w:rFonts w:eastAsia="標楷體"/>
        </w:rPr>
        <w:t>Lin</w:t>
      </w:r>
      <w:r w:rsidRPr="005D40D0">
        <w:rPr>
          <w:rFonts w:eastAsia="標楷體"/>
          <w:spacing w:val="16"/>
        </w:rPr>
        <w:t xml:space="preserve"> </w:t>
      </w:r>
      <w:r w:rsidRPr="005D40D0">
        <w:rPr>
          <w:rFonts w:eastAsia="標楷體"/>
        </w:rPr>
        <w:t>(2017)</w:t>
      </w:r>
      <w:r w:rsidRPr="005D40D0">
        <w:rPr>
          <w:rFonts w:eastAsia="標楷體"/>
          <w:spacing w:val="15"/>
        </w:rPr>
        <w:t xml:space="preserve"> </w:t>
      </w:r>
      <w:r w:rsidRPr="005D40D0">
        <w:rPr>
          <w:rFonts w:eastAsia="標楷體"/>
        </w:rPr>
        <w:t>pointed</w:t>
      </w:r>
      <w:r w:rsidRPr="005D40D0">
        <w:rPr>
          <w:rFonts w:eastAsia="標楷體"/>
          <w:spacing w:val="15"/>
        </w:rPr>
        <w:t xml:space="preserve"> </w:t>
      </w:r>
      <w:r w:rsidRPr="005D40D0">
        <w:rPr>
          <w:rFonts w:eastAsia="標楷體"/>
        </w:rPr>
        <w:t>out</w:t>
      </w:r>
      <w:r w:rsidRPr="005D40D0">
        <w:rPr>
          <w:rFonts w:eastAsia="標楷體"/>
          <w:spacing w:val="16"/>
        </w:rPr>
        <w:t xml:space="preserve"> </w:t>
      </w:r>
      <w:r w:rsidRPr="005D40D0">
        <w:rPr>
          <w:rFonts w:eastAsia="標楷體"/>
        </w:rPr>
        <w:t>the</w:t>
      </w:r>
      <w:r w:rsidRPr="005D40D0">
        <w:rPr>
          <w:rFonts w:eastAsia="標楷體"/>
          <w:spacing w:val="15"/>
        </w:rPr>
        <w:t xml:space="preserve"> </w:t>
      </w:r>
      <w:r w:rsidRPr="005D40D0">
        <w:rPr>
          <w:rFonts w:eastAsia="標楷體"/>
        </w:rPr>
        <w:t>characteristics</w:t>
      </w:r>
      <w:r w:rsidRPr="005D40D0">
        <w:rPr>
          <w:rFonts w:eastAsia="標楷體"/>
          <w:spacing w:val="17"/>
        </w:rPr>
        <w:t xml:space="preserve"> </w:t>
      </w:r>
      <w:r w:rsidRPr="005D40D0">
        <w:rPr>
          <w:rFonts w:eastAsia="標楷體"/>
        </w:rPr>
        <w:t>of</w:t>
      </w:r>
      <w:r w:rsidRPr="005D40D0">
        <w:rPr>
          <w:rFonts w:eastAsia="標楷體"/>
          <w:spacing w:val="18"/>
        </w:rPr>
        <w:t xml:space="preserve"> </w:t>
      </w:r>
      <w:r w:rsidRPr="005D40D0">
        <w:rPr>
          <w:rFonts w:eastAsia="標楷體"/>
          <w:spacing w:val="-2"/>
        </w:rPr>
        <w:t>Bluetooth</w:t>
      </w:r>
    </w:p>
    <w:p w14:paraId="03D7AC5C" w14:textId="77777777" w:rsidR="00CB2FF0" w:rsidRPr="005D40D0" w:rsidRDefault="00000000">
      <w:pPr>
        <w:pStyle w:val="a3"/>
        <w:spacing w:line="470" w:lineRule="auto"/>
        <w:ind w:left="305" w:right="235"/>
        <w:jc w:val="both"/>
        <w:rPr>
          <w:rFonts w:eastAsia="標楷體"/>
        </w:rPr>
      </w:pPr>
      <w:r w:rsidRPr="005D40D0">
        <w:rPr>
          <w:rFonts w:eastAsia="標楷體"/>
        </w:rPr>
        <w:t xml:space="preserve">4.0 that it could select the transmission rate and choose pure receipt, transmission, or both, as well as apply to sports, medical treatment, intelligent family, and health detection [52]. Major Bluetooth products in the market with Bluetooth Low Energy, originated from Nokia’s </w:t>
      </w:r>
      <w:proofErr w:type="spellStart"/>
      <w:r w:rsidRPr="005D40D0">
        <w:rPr>
          <w:rFonts w:eastAsia="標楷體"/>
        </w:rPr>
        <w:t>Wibree</w:t>
      </w:r>
      <w:proofErr w:type="spellEnd"/>
      <w:r w:rsidRPr="005D40D0">
        <w:rPr>
          <w:rFonts w:eastAsia="標楷體"/>
        </w:rPr>
        <w:t>, are classified into three categories.</w:t>
      </w:r>
    </w:p>
    <w:p w14:paraId="03FBFB99" w14:textId="77777777" w:rsidR="00CB2FF0" w:rsidRPr="005D40D0" w:rsidRDefault="00000000">
      <w:pPr>
        <w:pStyle w:val="a4"/>
        <w:numPr>
          <w:ilvl w:val="0"/>
          <w:numId w:val="6"/>
        </w:numPr>
        <w:tabs>
          <w:tab w:val="left" w:pos="1248"/>
        </w:tabs>
        <w:spacing w:line="272" w:lineRule="exact"/>
        <w:rPr>
          <w:rFonts w:eastAsia="標楷體"/>
          <w:sz w:val="24"/>
        </w:rPr>
      </w:pPr>
      <w:r w:rsidRPr="005D40D0">
        <w:rPr>
          <w:rFonts w:eastAsia="標楷體"/>
          <w:sz w:val="24"/>
        </w:rPr>
        <w:t>Simply</w:t>
      </w:r>
      <w:r w:rsidRPr="005D40D0">
        <w:rPr>
          <w:rFonts w:eastAsia="標楷體"/>
          <w:spacing w:val="-8"/>
          <w:sz w:val="24"/>
        </w:rPr>
        <w:t xml:space="preserve"> </w:t>
      </w:r>
      <w:r w:rsidRPr="005D40D0">
        <w:rPr>
          <w:rFonts w:eastAsia="標楷體"/>
          <w:sz w:val="24"/>
        </w:rPr>
        <w:t>supporting</w:t>
      </w:r>
      <w:r w:rsidRPr="005D40D0">
        <w:rPr>
          <w:rFonts w:eastAsia="標楷體"/>
          <w:spacing w:val="-3"/>
          <w:sz w:val="24"/>
        </w:rPr>
        <w:t xml:space="preserve"> </w:t>
      </w:r>
      <w:r w:rsidRPr="005D40D0">
        <w:rPr>
          <w:rFonts w:eastAsia="標楷體"/>
          <w:sz w:val="24"/>
        </w:rPr>
        <w:t>traditional</w:t>
      </w:r>
      <w:r w:rsidRPr="005D40D0">
        <w:rPr>
          <w:rFonts w:eastAsia="標楷體"/>
          <w:spacing w:val="2"/>
          <w:sz w:val="24"/>
        </w:rPr>
        <w:t xml:space="preserve"> </w:t>
      </w:r>
      <w:r w:rsidRPr="005D40D0">
        <w:rPr>
          <w:rFonts w:eastAsia="標楷體"/>
          <w:sz w:val="24"/>
        </w:rPr>
        <w:t>Bluetooth</w:t>
      </w:r>
      <w:r w:rsidRPr="005D40D0">
        <w:rPr>
          <w:rFonts w:eastAsia="標楷體"/>
          <w:spacing w:val="2"/>
          <w:sz w:val="24"/>
        </w:rPr>
        <w:t xml:space="preserve"> </w:t>
      </w:r>
      <w:r w:rsidRPr="005D40D0">
        <w:rPr>
          <w:rFonts w:eastAsia="標楷體"/>
          <w:spacing w:val="-2"/>
          <w:sz w:val="24"/>
        </w:rPr>
        <w:t>devices.</w:t>
      </w:r>
    </w:p>
    <w:p w14:paraId="74EFDC91" w14:textId="77777777" w:rsidR="00CB2FF0" w:rsidRPr="005D40D0" w:rsidRDefault="00000000">
      <w:pPr>
        <w:pStyle w:val="a4"/>
        <w:numPr>
          <w:ilvl w:val="0"/>
          <w:numId w:val="6"/>
        </w:numPr>
        <w:tabs>
          <w:tab w:val="left" w:pos="1248"/>
        </w:tabs>
        <w:spacing w:before="259" w:line="470" w:lineRule="auto"/>
        <w:ind w:right="234"/>
        <w:rPr>
          <w:rFonts w:eastAsia="標楷體"/>
          <w:sz w:val="24"/>
        </w:rPr>
      </w:pPr>
      <w:r w:rsidRPr="005D40D0">
        <w:rPr>
          <w:rFonts w:eastAsia="標楷體"/>
          <w:sz w:val="24"/>
        </w:rPr>
        <w:t xml:space="preserve">Supporting both traditional Bluetooth and LE-model Bluetooth Smart Ready </w:t>
      </w:r>
      <w:r w:rsidRPr="005D40D0">
        <w:rPr>
          <w:rFonts w:eastAsia="標楷體"/>
          <w:spacing w:val="-2"/>
          <w:sz w:val="24"/>
        </w:rPr>
        <w:t>devices.</w:t>
      </w:r>
    </w:p>
    <w:p w14:paraId="30EDAB86" w14:textId="77777777" w:rsidR="00CB2FF0" w:rsidRPr="005D40D0" w:rsidRDefault="00000000">
      <w:pPr>
        <w:pStyle w:val="a4"/>
        <w:numPr>
          <w:ilvl w:val="0"/>
          <w:numId w:val="6"/>
        </w:numPr>
        <w:tabs>
          <w:tab w:val="left" w:pos="1248"/>
        </w:tabs>
        <w:spacing w:line="274" w:lineRule="exact"/>
        <w:rPr>
          <w:rFonts w:eastAsia="標楷體"/>
          <w:sz w:val="24"/>
        </w:rPr>
      </w:pPr>
      <w:r w:rsidRPr="005D40D0">
        <w:rPr>
          <w:rFonts w:eastAsia="標楷體"/>
          <w:sz w:val="24"/>
        </w:rPr>
        <w:t>Simply</w:t>
      </w:r>
      <w:r w:rsidRPr="005D40D0">
        <w:rPr>
          <w:rFonts w:eastAsia="標楷體"/>
          <w:spacing w:val="-9"/>
          <w:sz w:val="24"/>
        </w:rPr>
        <w:t xml:space="preserve"> </w:t>
      </w:r>
      <w:r w:rsidRPr="005D40D0">
        <w:rPr>
          <w:rFonts w:eastAsia="標楷體"/>
          <w:sz w:val="24"/>
        </w:rPr>
        <w:t>supporting LE-model Bluetooth</w:t>
      </w:r>
      <w:r w:rsidRPr="005D40D0">
        <w:rPr>
          <w:rFonts w:eastAsia="標楷體"/>
          <w:spacing w:val="-1"/>
          <w:sz w:val="24"/>
        </w:rPr>
        <w:t xml:space="preserve"> </w:t>
      </w:r>
      <w:r w:rsidRPr="005D40D0">
        <w:rPr>
          <w:rFonts w:eastAsia="標楷體"/>
          <w:sz w:val="24"/>
        </w:rPr>
        <w:t>Smart</w:t>
      </w:r>
      <w:r w:rsidRPr="005D40D0">
        <w:rPr>
          <w:rFonts w:eastAsia="標楷體"/>
          <w:spacing w:val="1"/>
          <w:sz w:val="24"/>
        </w:rPr>
        <w:t xml:space="preserve"> </w:t>
      </w:r>
      <w:r w:rsidRPr="005D40D0">
        <w:rPr>
          <w:rFonts w:eastAsia="標楷體"/>
          <w:spacing w:val="-2"/>
          <w:sz w:val="24"/>
        </w:rPr>
        <w:t>devices.</w:t>
      </w:r>
    </w:p>
    <w:p w14:paraId="28DA0F78" w14:textId="77777777" w:rsidR="00CB2FF0" w:rsidRPr="005D40D0" w:rsidRDefault="00000000">
      <w:pPr>
        <w:pStyle w:val="a3"/>
        <w:spacing w:before="264" w:line="470" w:lineRule="auto"/>
        <w:ind w:left="305" w:right="232" w:firstLine="482"/>
        <w:jc w:val="both"/>
        <w:rPr>
          <w:rFonts w:eastAsia="標楷體"/>
        </w:rPr>
      </w:pPr>
      <w:r w:rsidRPr="005D40D0">
        <w:rPr>
          <w:rFonts w:eastAsia="標楷體"/>
          <w:noProof/>
        </w:rPr>
        <w:drawing>
          <wp:anchor distT="0" distB="0" distL="0" distR="0" simplePos="0" relativeHeight="251581952" behindDoc="0" locked="0" layoutInCell="1" allowOverlap="1" wp14:anchorId="156845DD" wp14:editId="5C4CE0BD">
            <wp:simplePos x="0" y="0"/>
            <wp:positionH relativeFrom="page">
              <wp:posOffset>1952244</wp:posOffset>
            </wp:positionH>
            <wp:positionV relativeFrom="paragraph">
              <wp:posOffset>1479707</wp:posOffset>
            </wp:positionV>
            <wp:extent cx="4015231" cy="2007870"/>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6" cstate="print"/>
                    <a:stretch>
                      <a:fillRect/>
                    </a:stretch>
                  </pic:blipFill>
                  <pic:spPr>
                    <a:xfrm>
                      <a:off x="0" y="0"/>
                      <a:ext cx="4015231" cy="2007870"/>
                    </a:xfrm>
                    <a:prstGeom prst="rect">
                      <a:avLst/>
                    </a:prstGeom>
                  </pic:spPr>
                </pic:pic>
              </a:graphicData>
            </a:graphic>
          </wp:anchor>
        </w:drawing>
      </w:r>
      <w:r w:rsidRPr="005D40D0">
        <w:rPr>
          <w:rFonts w:eastAsia="標楷體"/>
        </w:rPr>
        <w:t>New-style mobile devices and tablet computers suitable for Bluetooth 4.0 are regarded</w:t>
      </w:r>
      <w:r w:rsidRPr="005D40D0">
        <w:rPr>
          <w:rFonts w:eastAsia="標楷體"/>
          <w:spacing w:val="-1"/>
        </w:rPr>
        <w:t xml:space="preserve"> </w:t>
      </w:r>
      <w:r w:rsidRPr="005D40D0">
        <w:rPr>
          <w:rFonts w:eastAsia="標楷體"/>
        </w:rPr>
        <w:t>as Bluetooth</w:t>
      </w:r>
      <w:r w:rsidRPr="005D40D0">
        <w:rPr>
          <w:rFonts w:eastAsia="標楷體"/>
          <w:spacing w:val="-1"/>
        </w:rPr>
        <w:t xml:space="preserve"> </w:t>
      </w:r>
      <w:r w:rsidRPr="005D40D0">
        <w:rPr>
          <w:rFonts w:eastAsia="標楷體"/>
        </w:rPr>
        <w:t>Smart</w:t>
      </w:r>
      <w:r w:rsidRPr="005D40D0">
        <w:rPr>
          <w:rFonts w:eastAsia="標楷體"/>
          <w:spacing w:val="-1"/>
        </w:rPr>
        <w:t xml:space="preserve"> </w:t>
      </w:r>
      <w:r w:rsidRPr="005D40D0">
        <w:rPr>
          <w:rFonts w:eastAsia="標楷體"/>
        </w:rPr>
        <w:t>Ready</w:t>
      </w:r>
      <w:r w:rsidRPr="005D40D0">
        <w:rPr>
          <w:rFonts w:eastAsia="標楷體"/>
          <w:spacing w:val="-3"/>
        </w:rPr>
        <w:t xml:space="preserve"> </w:t>
      </w:r>
      <w:r w:rsidRPr="005D40D0">
        <w:rPr>
          <w:rFonts w:eastAsia="標楷體"/>
        </w:rPr>
        <w:t>devices. It</w:t>
      </w:r>
      <w:r w:rsidRPr="005D40D0">
        <w:rPr>
          <w:rFonts w:eastAsia="標楷體"/>
          <w:spacing w:val="-1"/>
        </w:rPr>
        <w:t xml:space="preserve"> </w:t>
      </w:r>
      <w:r w:rsidRPr="005D40D0">
        <w:rPr>
          <w:rFonts w:eastAsia="標楷體"/>
        </w:rPr>
        <w:t>is presently</w:t>
      </w:r>
      <w:r w:rsidRPr="005D40D0">
        <w:rPr>
          <w:rFonts w:eastAsia="標楷體"/>
          <w:spacing w:val="-5"/>
        </w:rPr>
        <w:t xml:space="preserve"> </w:t>
      </w:r>
      <w:r w:rsidRPr="005D40D0">
        <w:rPr>
          <w:rFonts w:eastAsia="標楷體"/>
        </w:rPr>
        <w:t>applicable</w:t>
      </w:r>
      <w:r w:rsidRPr="005D40D0">
        <w:rPr>
          <w:rFonts w:eastAsia="標楷體"/>
          <w:spacing w:val="-2"/>
        </w:rPr>
        <w:t xml:space="preserve"> </w:t>
      </w:r>
      <w:r w:rsidRPr="005D40D0">
        <w:rPr>
          <w:rFonts w:eastAsia="標楷體"/>
        </w:rPr>
        <w:t>to iOS</w:t>
      </w:r>
      <w:r w:rsidRPr="005D40D0">
        <w:rPr>
          <w:rFonts w:eastAsia="標楷體"/>
          <w:spacing w:val="-1"/>
        </w:rPr>
        <w:t xml:space="preserve"> </w:t>
      </w:r>
      <w:r w:rsidRPr="005D40D0">
        <w:rPr>
          <w:rFonts w:eastAsia="標楷體"/>
        </w:rPr>
        <w:t>version</w:t>
      </w:r>
      <w:r w:rsidRPr="005D40D0">
        <w:rPr>
          <w:rFonts w:eastAsia="標楷體"/>
          <w:spacing w:val="-1"/>
        </w:rPr>
        <w:t xml:space="preserve"> </w:t>
      </w:r>
      <w:r w:rsidRPr="005D40D0">
        <w:rPr>
          <w:rFonts w:eastAsia="標楷體"/>
        </w:rPr>
        <w:t>7.0 and</w:t>
      </w:r>
      <w:r w:rsidRPr="005D40D0">
        <w:rPr>
          <w:rFonts w:eastAsia="標楷體"/>
          <w:spacing w:val="40"/>
        </w:rPr>
        <w:t xml:space="preserve"> </w:t>
      </w:r>
      <w:r w:rsidRPr="005D40D0">
        <w:rPr>
          <w:rFonts w:eastAsia="標楷體"/>
        </w:rPr>
        <w:t>Android</w:t>
      </w:r>
      <w:r w:rsidRPr="005D40D0">
        <w:rPr>
          <w:rFonts w:eastAsia="標楷體"/>
          <w:spacing w:val="40"/>
        </w:rPr>
        <w:t xml:space="preserve"> </w:t>
      </w:r>
      <w:r w:rsidRPr="005D40D0">
        <w:rPr>
          <w:rFonts w:eastAsia="標楷體"/>
        </w:rPr>
        <w:t>version</w:t>
      </w:r>
      <w:r w:rsidRPr="005D40D0">
        <w:rPr>
          <w:rFonts w:eastAsia="標楷體"/>
          <w:spacing w:val="40"/>
        </w:rPr>
        <w:t xml:space="preserve"> </w:t>
      </w:r>
      <w:r w:rsidRPr="005D40D0">
        <w:rPr>
          <w:rFonts w:eastAsia="標楷體"/>
        </w:rPr>
        <w:t>4.3</w:t>
      </w:r>
      <w:r w:rsidRPr="005D40D0">
        <w:rPr>
          <w:rFonts w:eastAsia="標楷體"/>
          <w:spacing w:val="40"/>
        </w:rPr>
        <w:t xml:space="preserve"> </w:t>
      </w:r>
      <w:r w:rsidRPr="005D40D0">
        <w:rPr>
          <w:rFonts w:eastAsia="標楷體"/>
        </w:rPr>
        <w:t>and</w:t>
      </w:r>
      <w:r w:rsidRPr="005D40D0">
        <w:rPr>
          <w:rFonts w:eastAsia="標楷體"/>
          <w:spacing w:val="40"/>
        </w:rPr>
        <w:t xml:space="preserve"> </w:t>
      </w:r>
      <w:r w:rsidRPr="005D40D0">
        <w:rPr>
          <w:rFonts w:eastAsia="標楷體"/>
        </w:rPr>
        <w:t>would</w:t>
      </w:r>
      <w:r w:rsidRPr="005D40D0">
        <w:rPr>
          <w:rFonts w:eastAsia="標楷體"/>
          <w:spacing w:val="40"/>
        </w:rPr>
        <w:t xml:space="preserve"> </w:t>
      </w:r>
      <w:r w:rsidRPr="005D40D0">
        <w:rPr>
          <w:rFonts w:eastAsia="標楷體"/>
        </w:rPr>
        <w:t>deliver</w:t>
      </w:r>
      <w:r w:rsidRPr="005D40D0">
        <w:rPr>
          <w:rFonts w:eastAsia="標楷體"/>
          <w:spacing w:val="40"/>
        </w:rPr>
        <w:t xml:space="preserve"> </w:t>
      </w:r>
      <w:r w:rsidRPr="005D40D0">
        <w:rPr>
          <w:rFonts w:eastAsia="標楷體"/>
        </w:rPr>
        <w:t>special</w:t>
      </w:r>
      <w:r w:rsidRPr="005D40D0">
        <w:rPr>
          <w:rFonts w:eastAsia="標楷體"/>
          <w:spacing w:val="40"/>
        </w:rPr>
        <w:t xml:space="preserve"> </w:t>
      </w:r>
      <w:r w:rsidRPr="005D40D0">
        <w:rPr>
          <w:rFonts w:eastAsia="標楷體"/>
        </w:rPr>
        <w:t>data</w:t>
      </w:r>
      <w:r w:rsidRPr="005D40D0">
        <w:rPr>
          <w:rFonts w:eastAsia="標楷體"/>
          <w:spacing w:val="40"/>
        </w:rPr>
        <w:t xml:space="preserve"> </w:t>
      </w:r>
      <w:r w:rsidRPr="005D40D0">
        <w:rPr>
          <w:rFonts w:eastAsia="標楷體"/>
        </w:rPr>
        <w:t>format</w:t>
      </w:r>
      <w:r w:rsidRPr="005D40D0">
        <w:rPr>
          <w:rFonts w:eastAsia="標楷體"/>
          <w:spacing w:val="40"/>
        </w:rPr>
        <w:t xml:space="preserve"> </w:t>
      </w:r>
      <w:r w:rsidRPr="005D40D0">
        <w:rPr>
          <w:rFonts w:eastAsia="標楷體"/>
        </w:rPr>
        <w:t>pack,</w:t>
      </w:r>
      <w:r w:rsidRPr="005D40D0">
        <w:rPr>
          <w:rFonts w:eastAsia="標楷體"/>
          <w:spacing w:val="40"/>
        </w:rPr>
        <w:t xml:space="preserve"> </w:t>
      </w:r>
      <w:r w:rsidRPr="005D40D0">
        <w:rPr>
          <w:rFonts w:eastAsia="標楷體"/>
        </w:rPr>
        <w:t>as</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 xml:space="preserve">figure </w:t>
      </w:r>
      <w:r w:rsidRPr="005D40D0">
        <w:rPr>
          <w:rFonts w:eastAsia="標楷體"/>
          <w:spacing w:val="-2"/>
        </w:rPr>
        <w:t>2-5[53-54].</w:t>
      </w:r>
    </w:p>
    <w:p w14:paraId="509035A0" w14:textId="77777777" w:rsidR="00CB2FF0" w:rsidRPr="005D40D0" w:rsidRDefault="00CB2FF0">
      <w:pPr>
        <w:pStyle w:val="a3"/>
        <w:rPr>
          <w:rFonts w:eastAsia="標楷體"/>
        </w:rPr>
      </w:pPr>
    </w:p>
    <w:p w14:paraId="47661C75" w14:textId="77777777" w:rsidR="00CB2FF0" w:rsidRPr="005D40D0" w:rsidRDefault="00CB2FF0">
      <w:pPr>
        <w:pStyle w:val="a3"/>
        <w:rPr>
          <w:rFonts w:eastAsia="標楷體"/>
        </w:rPr>
      </w:pPr>
    </w:p>
    <w:p w14:paraId="335E8C79" w14:textId="77777777" w:rsidR="00CB2FF0" w:rsidRPr="005D40D0" w:rsidRDefault="00CB2FF0">
      <w:pPr>
        <w:pStyle w:val="a3"/>
        <w:rPr>
          <w:rFonts w:eastAsia="標楷體"/>
        </w:rPr>
      </w:pPr>
    </w:p>
    <w:p w14:paraId="4D3FBAE0" w14:textId="77777777" w:rsidR="00CB2FF0" w:rsidRPr="005D40D0" w:rsidRDefault="00CB2FF0">
      <w:pPr>
        <w:pStyle w:val="a3"/>
        <w:rPr>
          <w:rFonts w:eastAsia="標楷體"/>
        </w:rPr>
      </w:pPr>
    </w:p>
    <w:p w14:paraId="20F0F0B4" w14:textId="77777777" w:rsidR="00CB2FF0" w:rsidRPr="005D40D0" w:rsidRDefault="00CB2FF0">
      <w:pPr>
        <w:pStyle w:val="a3"/>
        <w:rPr>
          <w:rFonts w:eastAsia="標楷體"/>
        </w:rPr>
      </w:pPr>
    </w:p>
    <w:p w14:paraId="564EEE40" w14:textId="77777777" w:rsidR="00CB2FF0" w:rsidRPr="005D40D0" w:rsidRDefault="00CB2FF0">
      <w:pPr>
        <w:pStyle w:val="a3"/>
        <w:rPr>
          <w:rFonts w:eastAsia="標楷體"/>
        </w:rPr>
      </w:pPr>
    </w:p>
    <w:p w14:paraId="2D16E451" w14:textId="77777777" w:rsidR="00CB2FF0" w:rsidRPr="005D40D0" w:rsidRDefault="00CB2FF0">
      <w:pPr>
        <w:pStyle w:val="a3"/>
        <w:rPr>
          <w:rFonts w:eastAsia="標楷體"/>
        </w:rPr>
      </w:pPr>
    </w:p>
    <w:p w14:paraId="6241D3D0" w14:textId="77777777" w:rsidR="00CB2FF0" w:rsidRPr="005D40D0" w:rsidRDefault="00CB2FF0">
      <w:pPr>
        <w:pStyle w:val="a3"/>
        <w:rPr>
          <w:rFonts w:eastAsia="標楷體"/>
        </w:rPr>
      </w:pPr>
    </w:p>
    <w:p w14:paraId="1267AAFB" w14:textId="77777777" w:rsidR="00CB2FF0" w:rsidRPr="005D40D0" w:rsidRDefault="00CB2FF0">
      <w:pPr>
        <w:pStyle w:val="a3"/>
        <w:rPr>
          <w:rFonts w:eastAsia="標楷體"/>
        </w:rPr>
      </w:pPr>
    </w:p>
    <w:p w14:paraId="2E171F8C" w14:textId="77777777" w:rsidR="00CB2FF0" w:rsidRPr="005D40D0" w:rsidRDefault="00CB2FF0">
      <w:pPr>
        <w:pStyle w:val="a3"/>
        <w:rPr>
          <w:rFonts w:eastAsia="標楷體"/>
        </w:rPr>
      </w:pPr>
    </w:p>
    <w:p w14:paraId="482218D2" w14:textId="77777777" w:rsidR="00CB2FF0" w:rsidRPr="005D40D0" w:rsidRDefault="00CB2FF0">
      <w:pPr>
        <w:pStyle w:val="a3"/>
        <w:spacing w:before="201"/>
        <w:rPr>
          <w:rFonts w:eastAsia="標楷體"/>
        </w:rPr>
      </w:pPr>
    </w:p>
    <w:p w14:paraId="5F1F1DC2" w14:textId="77777777" w:rsidR="00CB2FF0" w:rsidRPr="005D40D0" w:rsidRDefault="00000000">
      <w:pPr>
        <w:pStyle w:val="a3"/>
        <w:ind w:left="66"/>
        <w:jc w:val="center"/>
        <w:rPr>
          <w:rFonts w:eastAsia="標楷體"/>
        </w:rPr>
      </w:pPr>
      <w:bookmarkStart w:id="14" w:name="_bookmark14"/>
      <w:bookmarkEnd w:id="14"/>
      <w:r w:rsidRPr="005D40D0">
        <w:rPr>
          <w:rFonts w:eastAsia="標楷體"/>
        </w:rPr>
        <w:t>Figure</w:t>
      </w:r>
      <w:r w:rsidRPr="005D40D0">
        <w:rPr>
          <w:rFonts w:eastAsia="標楷體"/>
          <w:spacing w:val="-4"/>
        </w:rPr>
        <w:t xml:space="preserve"> </w:t>
      </w:r>
      <w:r w:rsidRPr="005D40D0">
        <w:rPr>
          <w:rFonts w:eastAsia="標楷體"/>
        </w:rPr>
        <w:t>2-5 Data Format</w:t>
      </w:r>
      <w:r w:rsidRPr="005D40D0">
        <w:rPr>
          <w:rFonts w:eastAsia="標楷體"/>
          <w:spacing w:val="1"/>
        </w:rPr>
        <w:t xml:space="preserve"> </w:t>
      </w:r>
      <w:r w:rsidRPr="005D40D0">
        <w:rPr>
          <w:rFonts w:eastAsia="標楷體"/>
        </w:rPr>
        <w:t>Pack</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spacing w:val="-2"/>
        </w:rPr>
        <w:t>iBeacon</w:t>
      </w:r>
    </w:p>
    <w:p w14:paraId="47C583C7" w14:textId="77777777" w:rsidR="00CB2FF0" w:rsidRPr="005D40D0" w:rsidRDefault="00CB2FF0">
      <w:pPr>
        <w:jc w:val="center"/>
        <w:rPr>
          <w:rFonts w:eastAsia="標楷體"/>
        </w:rPr>
        <w:sectPr w:rsidR="00CB2FF0" w:rsidRPr="005D40D0">
          <w:pgSz w:w="11910" w:h="16840"/>
          <w:pgMar w:top="1460" w:right="1180" w:bottom="1200" w:left="1680" w:header="0" w:footer="1017" w:gutter="0"/>
          <w:cols w:space="720"/>
        </w:sectPr>
      </w:pPr>
    </w:p>
    <w:p w14:paraId="7F5D3D22" w14:textId="77777777" w:rsidR="00CB2FF0" w:rsidRPr="005D40D0" w:rsidRDefault="00000000">
      <w:pPr>
        <w:pStyle w:val="a3"/>
        <w:spacing w:before="71" w:line="470" w:lineRule="auto"/>
        <w:ind w:left="305" w:right="233" w:firstLine="482"/>
        <w:jc w:val="both"/>
        <w:rPr>
          <w:rFonts w:eastAsia="標楷體"/>
        </w:rPr>
      </w:pPr>
      <w:r w:rsidRPr="005D40D0">
        <w:rPr>
          <w:rFonts w:eastAsia="標楷體"/>
          <w:noProof/>
        </w:rPr>
        <w:lastRenderedPageBreak/>
        <w:drawing>
          <wp:anchor distT="0" distB="0" distL="0" distR="0" simplePos="0" relativeHeight="251649536" behindDoc="1" locked="0" layoutInCell="1" allowOverlap="1" wp14:anchorId="0C568802" wp14:editId="6EAC63EE">
            <wp:simplePos x="0" y="0"/>
            <wp:positionH relativeFrom="page">
              <wp:posOffset>1652890</wp:posOffset>
            </wp:positionH>
            <wp:positionV relativeFrom="paragraph">
              <wp:posOffset>2013953</wp:posOffset>
            </wp:positionV>
            <wp:extent cx="4628860" cy="4728872"/>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w:drawing>
          <wp:anchor distT="0" distB="0" distL="0" distR="0" simplePos="0" relativeHeight="251584000" behindDoc="0" locked="0" layoutInCell="1" allowOverlap="1" wp14:anchorId="66828BEF" wp14:editId="393F2E03">
            <wp:simplePos x="0" y="0"/>
            <wp:positionH relativeFrom="page">
              <wp:posOffset>1260475</wp:posOffset>
            </wp:positionH>
            <wp:positionV relativeFrom="paragraph">
              <wp:posOffset>4805426</wp:posOffset>
            </wp:positionV>
            <wp:extent cx="5382895" cy="3116580"/>
            <wp:effectExtent l="0" t="0" r="0" b="0"/>
            <wp:wrapNone/>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7" cstate="print"/>
                    <a:stretch>
                      <a:fillRect/>
                    </a:stretch>
                  </pic:blipFill>
                  <pic:spPr>
                    <a:xfrm>
                      <a:off x="0" y="0"/>
                      <a:ext cx="5382895" cy="3116580"/>
                    </a:xfrm>
                    <a:prstGeom prst="rect">
                      <a:avLst/>
                    </a:prstGeom>
                  </pic:spPr>
                </pic:pic>
              </a:graphicData>
            </a:graphic>
          </wp:anchor>
        </w:drawing>
      </w:r>
      <w:r w:rsidRPr="005D40D0">
        <w:rPr>
          <w:rFonts w:eastAsia="標楷體"/>
        </w:rPr>
        <w:t>The above figure shows the iBeacon special data format pack, which starts the initial 2byte of the company ID and followed by 1byte of type and 1byte of data length. Such four bytes are fixed, not being changed. The following 16byte close to UUID is used for identifying iBeacon, and the values of Major and Minor could be revised for identification or grouping. The last 1byte is Measured Power, used for receiving data and calculating the distance between iBeacon and devices. The working principles of iBeacon appear that iBeacon would deliver signals containing Received Signal Strength Indication (RSSI) to surrounding devices, and users could receive the signals from surrounding iBeacon through personal iOS or Android to judge the current position through identification signals. The received RSSI signals are divided into immediate, near, and far. Immediate refers to the reading area within 1m, near refers to 1-3m, and far refers to more than 3m, Figure 2-6. An obstacle between iBeacon transmitter and reader would affect the signal receiving strength to result in incorrect positioning. iBeacon could combine with Positioning</w:t>
      </w:r>
      <w:r w:rsidRPr="005D40D0">
        <w:rPr>
          <w:rFonts w:eastAsia="標楷體"/>
          <w:spacing w:val="-6"/>
        </w:rPr>
        <w:t xml:space="preserve"> </w:t>
      </w:r>
      <w:r w:rsidRPr="005D40D0">
        <w:rPr>
          <w:rFonts w:eastAsia="標楷體"/>
        </w:rPr>
        <w:t>Algorithm to enhance the precision [55-57].</w:t>
      </w:r>
    </w:p>
    <w:p w14:paraId="36FF4B5F" w14:textId="77777777" w:rsidR="00CB2FF0" w:rsidRPr="005D40D0" w:rsidRDefault="00CB2FF0">
      <w:pPr>
        <w:pStyle w:val="a3"/>
        <w:rPr>
          <w:rFonts w:eastAsia="標楷體"/>
        </w:rPr>
      </w:pPr>
    </w:p>
    <w:p w14:paraId="7AFB4576" w14:textId="77777777" w:rsidR="00CB2FF0" w:rsidRPr="005D40D0" w:rsidRDefault="00CB2FF0">
      <w:pPr>
        <w:pStyle w:val="a3"/>
        <w:rPr>
          <w:rFonts w:eastAsia="標楷體"/>
        </w:rPr>
      </w:pPr>
    </w:p>
    <w:p w14:paraId="14A4CACA" w14:textId="77777777" w:rsidR="00CB2FF0" w:rsidRPr="005D40D0" w:rsidRDefault="00CB2FF0">
      <w:pPr>
        <w:pStyle w:val="a3"/>
        <w:rPr>
          <w:rFonts w:eastAsia="標楷體"/>
        </w:rPr>
      </w:pPr>
    </w:p>
    <w:p w14:paraId="110451DF" w14:textId="77777777" w:rsidR="00CB2FF0" w:rsidRPr="005D40D0" w:rsidRDefault="00CB2FF0">
      <w:pPr>
        <w:pStyle w:val="a3"/>
        <w:rPr>
          <w:rFonts w:eastAsia="標楷體"/>
        </w:rPr>
      </w:pPr>
    </w:p>
    <w:p w14:paraId="6DC58B1C" w14:textId="77777777" w:rsidR="00CB2FF0" w:rsidRPr="005D40D0" w:rsidRDefault="00CB2FF0">
      <w:pPr>
        <w:pStyle w:val="a3"/>
        <w:rPr>
          <w:rFonts w:eastAsia="標楷體"/>
        </w:rPr>
      </w:pPr>
    </w:p>
    <w:p w14:paraId="4E76ACBA" w14:textId="77777777" w:rsidR="00CB2FF0" w:rsidRPr="005D40D0" w:rsidRDefault="00CB2FF0">
      <w:pPr>
        <w:pStyle w:val="a3"/>
        <w:rPr>
          <w:rFonts w:eastAsia="標楷體"/>
        </w:rPr>
      </w:pPr>
    </w:p>
    <w:p w14:paraId="39CD49A4" w14:textId="77777777" w:rsidR="00CB2FF0" w:rsidRPr="005D40D0" w:rsidRDefault="00CB2FF0">
      <w:pPr>
        <w:pStyle w:val="a3"/>
        <w:rPr>
          <w:rFonts w:eastAsia="標楷體"/>
        </w:rPr>
      </w:pPr>
    </w:p>
    <w:p w14:paraId="138EEBE7" w14:textId="77777777" w:rsidR="00CB2FF0" w:rsidRPr="005D40D0" w:rsidRDefault="00CB2FF0">
      <w:pPr>
        <w:pStyle w:val="a3"/>
        <w:rPr>
          <w:rFonts w:eastAsia="標楷體"/>
        </w:rPr>
      </w:pPr>
    </w:p>
    <w:p w14:paraId="6CFCAFCB" w14:textId="77777777" w:rsidR="00CB2FF0" w:rsidRPr="005D40D0" w:rsidRDefault="00CB2FF0">
      <w:pPr>
        <w:pStyle w:val="a3"/>
        <w:rPr>
          <w:rFonts w:eastAsia="標楷體"/>
        </w:rPr>
      </w:pPr>
    </w:p>
    <w:p w14:paraId="34F0E566" w14:textId="77777777" w:rsidR="00CB2FF0" w:rsidRPr="005D40D0" w:rsidRDefault="00CB2FF0">
      <w:pPr>
        <w:pStyle w:val="a3"/>
        <w:rPr>
          <w:rFonts w:eastAsia="標楷體"/>
        </w:rPr>
      </w:pPr>
    </w:p>
    <w:p w14:paraId="189D4E34" w14:textId="77777777" w:rsidR="00CB2FF0" w:rsidRPr="005D40D0" w:rsidRDefault="00CB2FF0">
      <w:pPr>
        <w:pStyle w:val="a3"/>
        <w:rPr>
          <w:rFonts w:eastAsia="標楷體"/>
        </w:rPr>
      </w:pPr>
    </w:p>
    <w:p w14:paraId="65CDD3B1" w14:textId="77777777" w:rsidR="00CB2FF0" w:rsidRPr="005D40D0" w:rsidRDefault="00CB2FF0">
      <w:pPr>
        <w:pStyle w:val="a3"/>
        <w:rPr>
          <w:rFonts w:eastAsia="標楷體"/>
        </w:rPr>
      </w:pPr>
    </w:p>
    <w:p w14:paraId="243F0CFC" w14:textId="77777777" w:rsidR="00CB2FF0" w:rsidRPr="005D40D0" w:rsidRDefault="00CB2FF0">
      <w:pPr>
        <w:pStyle w:val="a3"/>
        <w:rPr>
          <w:rFonts w:eastAsia="標楷體"/>
        </w:rPr>
      </w:pPr>
    </w:p>
    <w:p w14:paraId="21E1F7AA" w14:textId="77777777" w:rsidR="00CB2FF0" w:rsidRPr="005D40D0" w:rsidRDefault="00CB2FF0">
      <w:pPr>
        <w:pStyle w:val="a3"/>
        <w:rPr>
          <w:rFonts w:eastAsia="標楷體"/>
        </w:rPr>
      </w:pPr>
    </w:p>
    <w:p w14:paraId="74E6FF9C" w14:textId="77777777" w:rsidR="00CB2FF0" w:rsidRPr="005D40D0" w:rsidRDefault="00CB2FF0">
      <w:pPr>
        <w:pStyle w:val="a3"/>
        <w:rPr>
          <w:rFonts w:eastAsia="標楷體"/>
        </w:rPr>
      </w:pPr>
    </w:p>
    <w:p w14:paraId="5CE8EF1E" w14:textId="77777777" w:rsidR="00CB2FF0" w:rsidRPr="005D40D0" w:rsidRDefault="00CB2FF0">
      <w:pPr>
        <w:pStyle w:val="a3"/>
        <w:rPr>
          <w:rFonts w:eastAsia="標楷體"/>
        </w:rPr>
      </w:pPr>
    </w:p>
    <w:p w14:paraId="6F2A3E04" w14:textId="77777777" w:rsidR="00CB2FF0" w:rsidRPr="005D40D0" w:rsidRDefault="00CB2FF0">
      <w:pPr>
        <w:pStyle w:val="a3"/>
        <w:rPr>
          <w:rFonts w:eastAsia="標楷體"/>
        </w:rPr>
      </w:pPr>
    </w:p>
    <w:p w14:paraId="429A23C7" w14:textId="77777777" w:rsidR="00CB2FF0" w:rsidRPr="005D40D0" w:rsidRDefault="00CB2FF0">
      <w:pPr>
        <w:pStyle w:val="a3"/>
        <w:spacing w:before="62"/>
        <w:rPr>
          <w:rFonts w:eastAsia="標楷體"/>
        </w:rPr>
      </w:pPr>
    </w:p>
    <w:p w14:paraId="2E5B5ABE" w14:textId="77777777" w:rsidR="00CB2FF0" w:rsidRPr="005D40D0" w:rsidRDefault="00000000">
      <w:pPr>
        <w:pStyle w:val="a3"/>
        <w:ind w:left="66"/>
        <w:jc w:val="center"/>
        <w:rPr>
          <w:rFonts w:eastAsia="標楷體"/>
        </w:rPr>
      </w:pPr>
      <w:bookmarkStart w:id="15" w:name="_bookmark15"/>
      <w:bookmarkEnd w:id="15"/>
      <w:r w:rsidRPr="005D40D0">
        <w:rPr>
          <w:rFonts w:eastAsia="標楷體"/>
        </w:rPr>
        <w:t>Figure</w:t>
      </w:r>
      <w:r w:rsidRPr="005D40D0">
        <w:rPr>
          <w:rFonts w:eastAsia="標楷體"/>
          <w:spacing w:val="-3"/>
        </w:rPr>
        <w:t xml:space="preserve"> </w:t>
      </w:r>
      <w:r w:rsidRPr="005D40D0">
        <w:rPr>
          <w:rFonts w:eastAsia="標楷體"/>
        </w:rPr>
        <w:t>2-6</w:t>
      </w:r>
      <w:r w:rsidRPr="005D40D0">
        <w:rPr>
          <w:rFonts w:eastAsia="標楷體"/>
          <w:spacing w:val="1"/>
        </w:rPr>
        <w:t xml:space="preserve"> </w:t>
      </w:r>
      <w:r w:rsidRPr="005D40D0">
        <w:rPr>
          <w:rFonts w:eastAsia="標楷體"/>
        </w:rPr>
        <w:t>The</w:t>
      </w:r>
      <w:r w:rsidRPr="005D40D0">
        <w:rPr>
          <w:rFonts w:eastAsia="標楷體"/>
          <w:spacing w:val="-1"/>
        </w:rPr>
        <w:t xml:space="preserve"> </w:t>
      </w:r>
      <w:r w:rsidRPr="005D40D0">
        <w:rPr>
          <w:rFonts w:eastAsia="標楷體"/>
        </w:rPr>
        <w:t xml:space="preserve">Levels of </w:t>
      </w:r>
      <w:r w:rsidRPr="005D40D0">
        <w:rPr>
          <w:rFonts w:eastAsia="標楷體"/>
          <w:spacing w:val="-2"/>
        </w:rPr>
        <w:t>Distance</w:t>
      </w:r>
    </w:p>
    <w:p w14:paraId="01B4EF83" w14:textId="77777777" w:rsidR="00CB2FF0" w:rsidRPr="005D40D0" w:rsidRDefault="00CB2FF0">
      <w:pPr>
        <w:jc w:val="center"/>
        <w:rPr>
          <w:rFonts w:eastAsia="標楷體"/>
        </w:rPr>
        <w:sectPr w:rsidR="00CB2FF0" w:rsidRPr="005D40D0">
          <w:pgSz w:w="11910" w:h="16840"/>
          <w:pgMar w:top="1460" w:right="1180" w:bottom="1200" w:left="1680" w:header="0" w:footer="1017" w:gutter="0"/>
          <w:cols w:space="720"/>
        </w:sectPr>
      </w:pPr>
    </w:p>
    <w:p w14:paraId="155528D1" w14:textId="77777777" w:rsidR="00CB2FF0" w:rsidRPr="005D40D0" w:rsidRDefault="00000000">
      <w:pPr>
        <w:pStyle w:val="a3"/>
        <w:spacing w:before="71" w:line="470" w:lineRule="auto"/>
        <w:ind w:left="305" w:right="229" w:firstLine="482"/>
        <w:jc w:val="both"/>
        <w:rPr>
          <w:rFonts w:eastAsia="標楷體"/>
        </w:rPr>
      </w:pPr>
      <w:r w:rsidRPr="005D40D0">
        <w:rPr>
          <w:rFonts w:eastAsia="標楷體"/>
          <w:noProof/>
        </w:rPr>
        <w:lastRenderedPageBreak/>
        <w:drawing>
          <wp:anchor distT="0" distB="0" distL="0" distR="0" simplePos="0" relativeHeight="251651584" behindDoc="1" locked="0" layoutInCell="1" allowOverlap="1" wp14:anchorId="47D4E8EE" wp14:editId="4DF8C302">
            <wp:simplePos x="0" y="0"/>
            <wp:positionH relativeFrom="page">
              <wp:posOffset>1652890</wp:posOffset>
            </wp:positionH>
            <wp:positionV relativeFrom="paragraph">
              <wp:posOffset>2013953</wp:posOffset>
            </wp:positionV>
            <wp:extent cx="4628860" cy="4728872"/>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Lee (2015) integrated iBeacon with Big Data Analysis in the shopping recommendation service and mentioned that the triangulation of iBeacon presented the advantages</w:t>
      </w:r>
      <w:r w:rsidRPr="005D40D0">
        <w:rPr>
          <w:rFonts w:eastAsia="標楷體"/>
          <w:spacing w:val="-3"/>
        </w:rPr>
        <w:t xml:space="preserve"> </w:t>
      </w:r>
      <w:r w:rsidRPr="005D40D0">
        <w:rPr>
          <w:rFonts w:eastAsia="標楷體"/>
        </w:rPr>
        <w:t>of</w:t>
      </w:r>
      <w:r w:rsidRPr="005D40D0">
        <w:rPr>
          <w:rFonts w:eastAsia="標楷體"/>
          <w:spacing w:val="-4"/>
        </w:rPr>
        <w:t xml:space="preserve"> </w:t>
      </w:r>
      <w:r w:rsidRPr="005D40D0">
        <w:rPr>
          <w:rFonts w:eastAsia="標楷體"/>
        </w:rPr>
        <w:t>small</w:t>
      </w:r>
      <w:r w:rsidRPr="005D40D0">
        <w:rPr>
          <w:rFonts w:eastAsia="標楷體"/>
          <w:spacing w:val="-3"/>
        </w:rPr>
        <w:t xml:space="preserve"> </w:t>
      </w:r>
      <w:r w:rsidRPr="005D40D0">
        <w:rPr>
          <w:rFonts w:eastAsia="標楷體"/>
        </w:rPr>
        <w:t>calculation</w:t>
      </w:r>
      <w:r w:rsidRPr="005D40D0">
        <w:rPr>
          <w:rFonts w:eastAsia="標楷體"/>
          <w:spacing w:val="-3"/>
        </w:rPr>
        <w:t xml:space="preserve"> </w:t>
      </w:r>
      <w:r w:rsidRPr="005D40D0">
        <w:rPr>
          <w:rFonts w:eastAsia="標楷體"/>
        </w:rPr>
        <w:t>quantity,</w:t>
      </w:r>
      <w:r w:rsidRPr="005D40D0">
        <w:rPr>
          <w:rFonts w:eastAsia="標楷體"/>
          <w:spacing w:val="-3"/>
        </w:rPr>
        <w:t xml:space="preserve"> </w:t>
      </w:r>
      <w:r w:rsidRPr="005D40D0">
        <w:rPr>
          <w:rFonts w:eastAsia="標楷體"/>
        </w:rPr>
        <w:t>better</w:t>
      </w:r>
      <w:r w:rsidRPr="005D40D0">
        <w:rPr>
          <w:rFonts w:eastAsia="標楷體"/>
          <w:spacing w:val="-4"/>
        </w:rPr>
        <w:t xml:space="preserve"> </w:t>
      </w:r>
      <w:r w:rsidRPr="005D40D0">
        <w:rPr>
          <w:rFonts w:eastAsia="標楷體"/>
        </w:rPr>
        <w:t>precision</w:t>
      </w:r>
      <w:r w:rsidRPr="005D40D0">
        <w:rPr>
          <w:rFonts w:eastAsia="標楷體"/>
          <w:spacing w:val="-3"/>
        </w:rPr>
        <w:t xml:space="preserve"> </w:t>
      </w:r>
      <w:r w:rsidRPr="005D40D0">
        <w:rPr>
          <w:rFonts w:eastAsia="標楷體"/>
        </w:rPr>
        <w:t>at</w:t>
      </w:r>
      <w:r w:rsidRPr="005D40D0">
        <w:rPr>
          <w:rFonts w:eastAsia="標楷體"/>
          <w:spacing w:val="-3"/>
        </w:rPr>
        <w:t xml:space="preserve"> </w:t>
      </w:r>
      <w:r w:rsidRPr="005D40D0">
        <w:rPr>
          <w:rFonts w:eastAsia="標楷體"/>
        </w:rPr>
        <w:t>open</w:t>
      </w:r>
      <w:r w:rsidRPr="005D40D0">
        <w:rPr>
          <w:rFonts w:eastAsia="標楷體"/>
          <w:spacing w:val="-3"/>
        </w:rPr>
        <w:t xml:space="preserve"> </w:t>
      </w:r>
      <w:r w:rsidRPr="005D40D0">
        <w:rPr>
          <w:rFonts w:eastAsia="標楷體"/>
        </w:rPr>
        <w:t>terrain, and</w:t>
      </w:r>
      <w:r w:rsidRPr="005D40D0">
        <w:rPr>
          <w:rFonts w:eastAsia="標楷體"/>
          <w:spacing w:val="-3"/>
        </w:rPr>
        <w:t xml:space="preserve"> </w:t>
      </w:r>
      <w:r w:rsidRPr="005D40D0">
        <w:rPr>
          <w:rFonts w:eastAsia="標楷體"/>
        </w:rPr>
        <w:t>convenient establishment of hardware equipment. Meanwhile, it showed the drawback of the precision being easily affected by obstacles. Such an approach used the geometric characteristics of triangle. The specific process was shown as following. First, an object or a person equipped with a transmitter (as pets receiving medical treatment in pet hospitals in this study) with unknown position should be measured. Three readers are distributed within the area where RSSI signals could be received. The strength of RSSI signals received by the three readers is compared with the actual distance, and the specific</w:t>
      </w:r>
      <w:r w:rsidRPr="005D40D0">
        <w:rPr>
          <w:rFonts w:eastAsia="標楷體"/>
          <w:spacing w:val="-3"/>
        </w:rPr>
        <w:t xml:space="preserve"> </w:t>
      </w:r>
      <w:r w:rsidRPr="005D40D0">
        <w:rPr>
          <w:rFonts w:eastAsia="標楷體"/>
        </w:rPr>
        <w:t>position</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rPr>
        <w:t>a</w:t>
      </w:r>
      <w:r w:rsidRPr="005D40D0">
        <w:rPr>
          <w:rFonts w:eastAsia="標楷體"/>
          <w:spacing w:val="-2"/>
        </w:rPr>
        <w:t xml:space="preserve"> </w:t>
      </w:r>
      <w:r w:rsidRPr="005D40D0">
        <w:rPr>
          <w:rFonts w:eastAsia="標楷體"/>
        </w:rPr>
        <w:t>transmitter</w:t>
      </w:r>
      <w:r w:rsidRPr="005D40D0">
        <w:rPr>
          <w:rFonts w:eastAsia="標楷體"/>
          <w:spacing w:val="-2"/>
        </w:rPr>
        <w:t xml:space="preserve"> </w:t>
      </w:r>
      <w:r w:rsidRPr="005D40D0">
        <w:rPr>
          <w:rFonts w:eastAsia="標楷體"/>
        </w:rPr>
        <w:t>is</w:t>
      </w:r>
      <w:r w:rsidRPr="005D40D0">
        <w:rPr>
          <w:rFonts w:eastAsia="標楷體"/>
          <w:spacing w:val="-2"/>
        </w:rPr>
        <w:t xml:space="preserve"> </w:t>
      </w:r>
      <w:r w:rsidRPr="005D40D0">
        <w:rPr>
          <w:rFonts w:eastAsia="標楷體"/>
        </w:rPr>
        <w:t>calculated</w:t>
      </w:r>
      <w:r w:rsidRPr="005D40D0">
        <w:rPr>
          <w:rFonts w:eastAsia="標楷體"/>
          <w:spacing w:val="-2"/>
        </w:rPr>
        <w:t xml:space="preserve"> </w:t>
      </w:r>
      <w:r w:rsidRPr="005D40D0">
        <w:rPr>
          <w:rFonts w:eastAsia="標楷體"/>
        </w:rPr>
        <w:t>through</w:t>
      </w:r>
      <w:r w:rsidRPr="005D40D0">
        <w:rPr>
          <w:rFonts w:eastAsia="標楷體"/>
          <w:spacing w:val="-2"/>
        </w:rPr>
        <w:t xml:space="preserve"> </w:t>
      </w:r>
      <w:r w:rsidRPr="005D40D0">
        <w:rPr>
          <w:rFonts w:eastAsia="標楷體"/>
        </w:rPr>
        <w:t>the</w:t>
      </w:r>
      <w:r w:rsidRPr="005D40D0">
        <w:rPr>
          <w:rFonts w:eastAsia="標楷體"/>
          <w:spacing w:val="-1"/>
        </w:rPr>
        <w:t xml:space="preserve"> </w:t>
      </w:r>
      <w:r w:rsidRPr="005D40D0">
        <w:rPr>
          <w:rFonts w:eastAsia="標楷體"/>
        </w:rPr>
        <w:t>characteristics</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rPr>
        <w:t>triangle.</w:t>
      </w:r>
      <w:r w:rsidRPr="005D40D0">
        <w:rPr>
          <w:rFonts w:eastAsia="標楷體"/>
          <w:spacing w:val="-2"/>
        </w:rPr>
        <w:t xml:space="preserve"> </w:t>
      </w:r>
      <w:r w:rsidRPr="005D40D0">
        <w:rPr>
          <w:rFonts w:eastAsia="標楷體"/>
        </w:rPr>
        <w:t xml:space="preserve">The research results reveal that signals would be affected by the position on which a consumer holding the device. Such a problem could be solved through </w:t>
      </w:r>
      <w:proofErr w:type="spellStart"/>
      <w:r w:rsidRPr="005D40D0">
        <w:rPr>
          <w:rFonts w:eastAsia="標楷體"/>
        </w:rPr>
        <w:t>LandMarc</w:t>
      </w:r>
      <w:proofErr w:type="spellEnd"/>
      <w:r w:rsidRPr="005D40D0">
        <w:rPr>
          <w:rFonts w:eastAsia="標楷體"/>
        </w:rPr>
        <w:t xml:space="preserve"> algorithm and increasing the number of transmitters. Enhancing the transmission and receiving frequency of transmitters and readers could enhance the real-time positioning [56, 58]. Lin (2016) indicated that single-point Beacon position was comparatively inaccurate</w:t>
      </w:r>
      <w:r w:rsidRPr="005D40D0">
        <w:rPr>
          <w:rFonts w:eastAsia="標楷體"/>
          <w:spacing w:val="40"/>
        </w:rPr>
        <w:t xml:space="preserve"> </w:t>
      </w:r>
      <w:r w:rsidRPr="005D40D0">
        <w:rPr>
          <w:rFonts w:eastAsia="標楷體"/>
        </w:rPr>
        <w:t>that</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RSSI</w:t>
      </w:r>
      <w:r w:rsidRPr="005D40D0">
        <w:rPr>
          <w:rFonts w:eastAsia="標楷體"/>
          <w:spacing w:val="40"/>
        </w:rPr>
        <w:t xml:space="preserve"> </w:t>
      </w:r>
      <w:r w:rsidRPr="005D40D0">
        <w:rPr>
          <w:rFonts w:eastAsia="標楷體"/>
        </w:rPr>
        <w:t>threshold</w:t>
      </w:r>
      <w:r w:rsidRPr="005D40D0">
        <w:rPr>
          <w:rFonts w:eastAsia="標楷體"/>
          <w:spacing w:val="40"/>
        </w:rPr>
        <w:t xml:space="preserve"> </w:t>
      </w:r>
      <w:r w:rsidRPr="005D40D0">
        <w:rPr>
          <w:rFonts w:eastAsia="標楷體"/>
        </w:rPr>
        <w:t>should</w:t>
      </w:r>
      <w:r w:rsidRPr="005D40D0">
        <w:rPr>
          <w:rFonts w:eastAsia="標楷體"/>
          <w:spacing w:val="40"/>
        </w:rPr>
        <w:t xml:space="preserve"> </w:t>
      </w:r>
      <w:r w:rsidRPr="005D40D0">
        <w:rPr>
          <w:rFonts w:eastAsia="標楷體"/>
        </w:rPr>
        <w:t>be</w:t>
      </w:r>
      <w:r w:rsidRPr="005D40D0">
        <w:rPr>
          <w:rFonts w:eastAsia="標楷體"/>
          <w:spacing w:val="40"/>
        </w:rPr>
        <w:t xml:space="preserve"> </w:t>
      </w:r>
      <w:r w:rsidRPr="005D40D0">
        <w:rPr>
          <w:rFonts w:eastAsia="標楷體"/>
        </w:rPr>
        <w:t>enhanced</w:t>
      </w:r>
      <w:r w:rsidRPr="005D40D0">
        <w:rPr>
          <w:rFonts w:eastAsia="標楷體"/>
          <w:spacing w:val="40"/>
        </w:rPr>
        <w:t xml:space="preserve"> </w:t>
      </w:r>
      <w:r w:rsidRPr="005D40D0">
        <w:rPr>
          <w:rFonts w:eastAsia="標楷體"/>
        </w:rPr>
        <w:t>to</w:t>
      </w:r>
      <w:r w:rsidRPr="005D40D0">
        <w:rPr>
          <w:rFonts w:eastAsia="標楷體"/>
          <w:spacing w:val="40"/>
        </w:rPr>
        <w:t xml:space="preserve"> </w:t>
      </w:r>
      <w:r w:rsidRPr="005D40D0">
        <w:rPr>
          <w:rFonts w:eastAsia="標楷體"/>
        </w:rPr>
        <w:t>promote</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precision. Two-point Beacon positioning was not suitable for broad areas, as the position of the tested object appeared hyperbola after the algorithm. Multi-point Beacon positioning showed more accurate positioning information, but consumed more resources [59]. Wu (2016) concluded that Beacon presented good positioning results in parking management and 100% accurate rate to judge parking space [60]. Chang (2015) applied iBeacon to campus security patrol systems and successfully established the check-in function so that managers could master the real-time positions and the patrol routes of patrol guards [61].</w:t>
      </w:r>
    </w:p>
    <w:p w14:paraId="7F0BA48E"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7CB4C921" w14:textId="77777777" w:rsidR="00CB2FF0" w:rsidRPr="005D40D0" w:rsidRDefault="00000000">
      <w:pPr>
        <w:pStyle w:val="a3"/>
        <w:spacing w:before="71" w:line="470" w:lineRule="auto"/>
        <w:ind w:left="305" w:right="174" w:firstLine="482"/>
        <w:jc w:val="both"/>
        <w:rPr>
          <w:rFonts w:eastAsia="標楷體"/>
        </w:rPr>
      </w:pPr>
      <w:r w:rsidRPr="005D40D0">
        <w:rPr>
          <w:rFonts w:eastAsia="標楷體"/>
          <w:noProof/>
        </w:rPr>
        <w:lastRenderedPageBreak/>
        <w:drawing>
          <wp:anchor distT="0" distB="0" distL="0" distR="0" simplePos="0" relativeHeight="251653632" behindDoc="1" locked="0" layoutInCell="1" allowOverlap="1" wp14:anchorId="5B5E07AE" wp14:editId="415983E4">
            <wp:simplePos x="0" y="0"/>
            <wp:positionH relativeFrom="page">
              <wp:posOffset>1652890</wp:posOffset>
            </wp:positionH>
            <wp:positionV relativeFrom="paragraph">
              <wp:posOffset>2013953</wp:posOffset>
            </wp:positionV>
            <wp:extent cx="4628860" cy="4728872"/>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Research showed that Beacon presented the advantages of low power</w:t>
      </w:r>
      <w:r w:rsidRPr="005D40D0">
        <w:rPr>
          <w:rFonts w:eastAsia="標楷體"/>
          <w:spacing w:val="-1"/>
        </w:rPr>
        <w:t xml:space="preserve"> </w:t>
      </w:r>
      <w:r w:rsidRPr="005D40D0">
        <w:rPr>
          <w:rFonts w:eastAsia="標楷體"/>
        </w:rPr>
        <w:t>consumption, better precision at open terrain, and convenient establishment of hardware equipment. A lot of domestic research on Beacon showed good results, revealing the application trend of Beacon. According</w:t>
      </w:r>
      <w:r w:rsidRPr="005D40D0">
        <w:rPr>
          <w:rFonts w:eastAsia="標楷體"/>
          <w:spacing w:val="-1"/>
        </w:rPr>
        <w:t xml:space="preserve"> </w:t>
      </w:r>
      <w:r w:rsidRPr="005D40D0">
        <w:rPr>
          <w:rFonts w:eastAsia="標楷體"/>
        </w:rPr>
        <w:t>to the research background, motivation, and literature review, it is discovered in this study that pet market is getting saturated. Although the total number</w:t>
      </w:r>
      <w:r w:rsidRPr="005D40D0">
        <w:rPr>
          <w:rFonts w:eastAsia="標楷體"/>
          <w:spacing w:val="80"/>
        </w:rPr>
        <w:t xml:space="preserve"> </w:t>
      </w:r>
      <w:r w:rsidRPr="005D40D0">
        <w:rPr>
          <w:rFonts w:eastAsia="標楷體"/>
        </w:rPr>
        <w:t>of pet-related stores was increasing, the revenue appeared decreasing trend. Moreover, according to the report of Council of Agriculture, compound pet hospitals or pet stores appeared growing trend. It is expected in this study to apply information technology combined with Cloud platform and iBeacon to a compound pet hospital to establish an integrated system and provide compound pet hospital operators with an innovative business model and the integration of information management platform and marketing process to create the competitive advantages in this industry.</w:t>
      </w:r>
    </w:p>
    <w:p w14:paraId="3E94E668"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71580184" w14:textId="77777777" w:rsidR="00CB2FF0" w:rsidRPr="005D40D0" w:rsidRDefault="00000000">
      <w:pPr>
        <w:pStyle w:val="1"/>
        <w:tabs>
          <w:tab w:val="left" w:pos="3867"/>
        </w:tabs>
        <w:ind w:left="1721"/>
        <w:jc w:val="left"/>
        <w:rPr>
          <w:rFonts w:eastAsia="標楷體"/>
        </w:rPr>
      </w:pPr>
      <w:bookmarkStart w:id="16" w:name="_bookmark16"/>
      <w:bookmarkEnd w:id="16"/>
      <w:r w:rsidRPr="005D40D0">
        <w:rPr>
          <w:rFonts w:eastAsia="標楷體"/>
        </w:rPr>
        <w:lastRenderedPageBreak/>
        <w:t>Chapter</w:t>
      </w:r>
      <w:r w:rsidRPr="005D40D0">
        <w:rPr>
          <w:rFonts w:eastAsia="標楷體"/>
          <w:spacing w:val="-8"/>
        </w:rPr>
        <w:t xml:space="preserve"> </w:t>
      </w:r>
      <w:r w:rsidRPr="005D40D0">
        <w:rPr>
          <w:rFonts w:eastAsia="標楷體"/>
          <w:spacing w:val="-5"/>
        </w:rPr>
        <w:t>III</w:t>
      </w:r>
      <w:r w:rsidRPr="005D40D0">
        <w:rPr>
          <w:rFonts w:eastAsia="標楷體"/>
        </w:rPr>
        <w:tab/>
        <w:t>Research</w:t>
      </w:r>
      <w:r w:rsidRPr="005D40D0">
        <w:rPr>
          <w:rFonts w:eastAsia="標楷體"/>
          <w:spacing w:val="-6"/>
        </w:rPr>
        <w:t xml:space="preserve"> </w:t>
      </w:r>
      <w:r w:rsidRPr="005D40D0">
        <w:rPr>
          <w:rFonts w:eastAsia="標楷體"/>
          <w:spacing w:val="-2"/>
        </w:rPr>
        <w:t>Methodology</w:t>
      </w:r>
    </w:p>
    <w:p w14:paraId="583F07B5" w14:textId="77777777" w:rsidR="00CB2FF0" w:rsidRPr="005D40D0" w:rsidRDefault="00000000">
      <w:pPr>
        <w:pStyle w:val="2"/>
        <w:tabs>
          <w:tab w:val="left" w:pos="1823"/>
        </w:tabs>
        <w:rPr>
          <w:rFonts w:eastAsia="標楷體"/>
        </w:rPr>
      </w:pPr>
      <w:bookmarkStart w:id="17" w:name="_bookmark17"/>
      <w:bookmarkEnd w:id="17"/>
      <w:r w:rsidRPr="005D40D0">
        <w:rPr>
          <w:rFonts w:eastAsia="標楷體"/>
        </w:rPr>
        <w:t>Section</w:t>
      </w:r>
      <w:r w:rsidRPr="005D40D0">
        <w:rPr>
          <w:rFonts w:eastAsia="標楷體"/>
          <w:spacing w:val="-11"/>
        </w:rPr>
        <w:t xml:space="preserve"> </w:t>
      </w:r>
      <w:r w:rsidRPr="005D40D0">
        <w:rPr>
          <w:rFonts w:eastAsia="標楷體"/>
          <w:spacing w:val="-10"/>
        </w:rPr>
        <w:t>I</w:t>
      </w:r>
      <w:r w:rsidRPr="005D40D0">
        <w:rPr>
          <w:rFonts w:eastAsia="標楷體"/>
        </w:rPr>
        <w:tab/>
        <w:t>Conceptual</w:t>
      </w:r>
      <w:r w:rsidRPr="005D40D0">
        <w:rPr>
          <w:rFonts w:eastAsia="標楷體"/>
          <w:spacing w:val="-16"/>
        </w:rPr>
        <w:t xml:space="preserve"> </w:t>
      </w:r>
      <w:r w:rsidRPr="005D40D0">
        <w:rPr>
          <w:rFonts w:eastAsia="標楷體"/>
          <w:spacing w:val="-2"/>
        </w:rPr>
        <w:t>Framework</w:t>
      </w:r>
    </w:p>
    <w:p w14:paraId="0517942F" w14:textId="77777777" w:rsidR="00CB2FF0" w:rsidRPr="005D40D0" w:rsidRDefault="00000000">
      <w:pPr>
        <w:pStyle w:val="a3"/>
        <w:spacing w:before="302" w:line="470" w:lineRule="auto"/>
        <w:ind w:left="305" w:right="233" w:firstLine="479"/>
        <w:jc w:val="both"/>
        <w:rPr>
          <w:rFonts w:eastAsia="標楷體"/>
        </w:rPr>
      </w:pPr>
      <w:r w:rsidRPr="005D40D0">
        <w:rPr>
          <w:rFonts w:eastAsia="標楷體"/>
          <w:noProof/>
        </w:rPr>
        <w:drawing>
          <wp:anchor distT="0" distB="0" distL="0" distR="0" simplePos="0" relativeHeight="251655680" behindDoc="1" locked="0" layoutInCell="1" allowOverlap="1" wp14:anchorId="222587F7" wp14:editId="14DDC2CF">
            <wp:simplePos x="0" y="0"/>
            <wp:positionH relativeFrom="page">
              <wp:posOffset>1652890</wp:posOffset>
            </wp:positionH>
            <wp:positionV relativeFrom="paragraph">
              <wp:posOffset>1246280</wp:posOffset>
            </wp:positionV>
            <wp:extent cx="4628860" cy="4728872"/>
            <wp:effectExtent l="0" t="0" r="0"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w:drawing>
          <wp:anchor distT="0" distB="0" distL="0" distR="0" simplePos="0" relativeHeight="251657728" behindDoc="1" locked="0" layoutInCell="1" allowOverlap="1" wp14:anchorId="1A873BE5" wp14:editId="5111789D">
            <wp:simplePos x="0" y="0"/>
            <wp:positionH relativeFrom="page">
              <wp:posOffset>1263650</wp:posOffset>
            </wp:positionH>
            <wp:positionV relativeFrom="paragraph">
              <wp:posOffset>2851827</wp:posOffset>
            </wp:positionV>
            <wp:extent cx="5393055" cy="4800346"/>
            <wp:effectExtent l="0" t="0" r="0" b="0"/>
            <wp:wrapNone/>
            <wp:docPr id="55" name="Image 55" descr="研究架構圖"/>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研究架構圖"/>
                    <pic:cNvPicPr/>
                  </pic:nvPicPr>
                  <pic:blipFill>
                    <a:blip r:embed="rId18" cstate="print"/>
                    <a:stretch>
                      <a:fillRect/>
                    </a:stretch>
                  </pic:blipFill>
                  <pic:spPr>
                    <a:xfrm>
                      <a:off x="0" y="0"/>
                      <a:ext cx="5393055" cy="4800346"/>
                    </a:xfrm>
                    <a:prstGeom prst="rect">
                      <a:avLst/>
                    </a:prstGeom>
                  </pic:spPr>
                </pic:pic>
              </a:graphicData>
            </a:graphic>
          </wp:anchor>
        </w:drawing>
      </w:r>
      <w:r w:rsidRPr="005D40D0">
        <w:rPr>
          <w:rFonts w:eastAsia="標楷體"/>
        </w:rPr>
        <w:t>Along with the emergence of compound hypermarkets, pet owners would take the pets to veterinary hospitals for complete care and purchase the required products, such as pet food, pet toys, and pet necessities, in the stores. For this reason, iBeacon is</w:t>
      </w:r>
      <w:r w:rsidRPr="005D40D0">
        <w:rPr>
          <w:rFonts w:eastAsia="標楷體"/>
          <w:spacing w:val="40"/>
        </w:rPr>
        <w:t xml:space="preserve"> </w:t>
      </w:r>
      <w:r w:rsidRPr="005D40D0">
        <w:rPr>
          <w:rFonts w:eastAsia="標楷體"/>
        </w:rPr>
        <w:t>applied to the stores to acquire the real-time location of an owner to provide correspondent product information and the news of product offers. Meanwhile, the combination of pet medical care facilities and network information allows pet owners and veterinarians receiving the real-time pet medical care information and provides integrated</w:t>
      </w:r>
      <w:r w:rsidRPr="005D40D0">
        <w:rPr>
          <w:rFonts w:eastAsia="標楷體"/>
          <w:spacing w:val="-1"/>
        </w:rPr>
        <w:t xml:space="preserve"> </w:t>
      </w:r>
      <w:r w:rsidRPr="005D40D0">
        <w:rPr>
          <w:rFonts w:eastAsia="標楷體"/>
        </w:rPr>
        <w:t>Cloud</w:t>
      </w:r>
      <w:r w:rsidRPr="005D40D0">
        <w:rPr>
          <w:rFonts w:eastAsia="標楷體"/>
          <w:spacing w:val="-1"/>
        </w:rPr>
        <w:t xml:space="preserve"> </w:t>
      </w:r>
      <w:r w:rsidRPr="005D40D0">
        <w:rPr>
          <w:rFonts w:eastAsia="標楷體"/>
        </w:rPr>
        <w:t>platform.</w:t>
      </w:r>
      <w:r w:rsidRPr="005D40D0">
        <w:rPr>
          <w:rFonts w:eastAsia="標楷體"/>
          <w:spacing w:val="-6"/>
        </w:rPr>
        <w:t xml:space="preserve"> </w:t>
      </w:r>
      <w:r w:rsidRPr="005D40D0">
        <w:rPr>
          <w:rFonts w:eastAsia="標楷體"/>
        </w:rPr>
        <w:t>The</w:t>
      </w:r>
      <w:r w:rsidRPr="005D40D0">
        <w:rPr>
          <w:rFonts w:eastAsia="標楷體"/>
          <w:spacing w:val="-3"/>
        </w:rPr>
        <w:t xml:space="preserve"> </w:t>
      </w:r>
      <w:r w:rsidRPr="005D40D0">
        <w:rPr>
          <w:rFonts w:eastAsia="標楷體"/>
        </w:rPr>
        <w:t>research</w:t>
      </w:r>
      <w:r w:rsidRPr="005D40D0">
        <w:rPr>
          <w:rFonts w:eastAsia="標楷體"/>
          <w:spacing w:val="-1"/>
        </w:rPr>
        <w:t xml:space="preserve"> </w:t>
      </w:r>
      <w:r w:rsidRPr="005D40D0">
        <w:rPr>
          <w:rFonts w:eastAsia="標楷體"/>
        </w:rPr>
        <w:t>framework</w:t>
      </w:r>
      <w:r w:rsidRPr="005D40D0">
        <w:rPr>
          <w:rFonts w:eastAsia="標楷體"/>
          <w:spacing w:val="-1"/>
        </w:rPr>
        <w:t xml:space="preserve"> </w:t>
      </w:r>
      <w:r w:rsidRPr="005D40D0">
        <w:rPr>
          <w:rFonts w:eastAsia="標楷體"/>
        </w:rPr>
        <w:t>of</w:t>
      </w:r>
      <w:r w:rsidRPr="005D40D0">
        <w:rPr>
          <w:rFonts w:eastAsia="標楷體"/>
          <w:spacing w:val="-3"/>
        </w:rPr>
        <w:t xml:space="preserve"> </w:t>
      </w:r>
      <w:r w:rsidRPr="005D40D0">
        <w:rPr>
          <w:rFonts w:eastAsia="標楷體"/>
        </w:rPr>
        <w:t>this</w:t>
      </w:r>
      <w:r w:rsidRPr="005D40D0">
        <w:rPr>
          <w:rFonts w:eastAsia="標楷體"/>
          <w:spacing w:val="-1"/>
        </w:rPr>
        <w:t xml:space="preserve"> </w:t>
      </w:r>
      <w:r w:rsidRPr="005D40D0">
        <w:rPr>
          <w:rFonts w:eastAsia="標楷體"/>
        </w:rPr>
        <w:t>study</w:t>
      </w:r>
      <w:r w:rsidRPr="005D40D0">
        <w:rPr>
          <w:rFonts w:eastAsia="標楷體"/>
          <w:spacing w:val="-6"/>
        </w:rPr>
        <w:t xml:space="preserve"> </w:t>
      </w:r>
      <w:r w:rsidRPr="005D40D0">
        <w:rPr>
          <w:rFonts w:eastAsia="標楷體"/>
        </w:rPr>
        <w:t>is</w:t>
      </w:r>
      <w:r w:rsidRPr="005D40D0">
        <w:rPr>
          <w:rFonts w:eastAsia="標楷體"/>
          <w:spacing w:val="-1"/>
        </w:rPr>
        <w:t xml:space="preserve"> </w:t>
      </w:r>
      <w:r w:rsidRPr="005D40D0">
        <w:rPr>
          <w:rFonts w:eastAsia="標楷體"/>
        </w:rPr>
        <w:t>shown in</w:t>
      </w:r>
      <w:r w:rsidRPr="005D40D0">
        <w:rPr>
          <w:rFonts w:eastAsia="標楷體"/>
          <w:spacing w:val="-1"/>
        </w:rPr>
        <w:t xml:space="preserve"> </w:t>
      </w:r>
      <w:r w:rsidRPr="005D40D0">
        <w:rPr>
          <w:rFonts w:eastAsia="標楷體"/>
        </w:rPr>
        <w:t>Figure 3-1.</w:t>
      </w:r>
    </w:p>
    <w:p w14:paraId="749C71FD" w14:textId="77777777" w:rsidR="00CB2FF0" w:rsidRPr="005D40D0" w:rsidRDefault="00CB2FF0">
      <w:pPr>
        <w:pStyle w:val="a3"/>
        <w:rPr>
          <w:rFonts w:eastAsia="標楷體"/>
        </w:rPr>
      </w:pPr>
    </w:p>
    <w:p w14:paraId="30CDE97A" w14:textId="77777777" w:rsidR="00CB2FF0" w:rsidRPr="005D40D0" w:rsidRDefault="00CB2FF0">
      <w:pPr>
        <w:pStyle w:val="a3"/>
        <w:rPr>
          <w:rFonts w:eastAsia="標楷體"/>
        </w:rPr>
      </w:pPr>
    </w:p>
    <w:p w14:paraId="6682BCD1" w14:textId="77777777" w:rsidR="00CB2FF0" w:rsidRPr="005D40D0" w:rsidRDefault="00CB2FF0">
      <w:pPr>
        <w:pStyle w:val="a3"/>
        <w:rPr>
          <w:rFonts w:eastAsia="標楷體"/>
        </w:rPr>
      </w:pPr>
    </w:p>
    <w:p w14:paraId="4092936A" w14:textId="77777777" w:rsidR="00CB2FF0" w:rsidRPr="005D40D0" w:rsidRDefault="00CB2FF0">
      <w:pPr>
        <w:pStyle w:val="a3"/>
        <w:rPr>
          <w:rFonts w:eastAsia="標楷體"/>
        </w:rPr>
      </w:pPr>
    </w:p>
    <w:p w14:paraId="522E1C27" w14:textId="77777777" w:rsidR="00CB2FF0" w:rsidRPr="005D40D0" w:rsidRDefault="00CB2FF0">
      <w:pPr>
        <w:pStyle w:val="a3"/>
        <w:rPr>
          <w:rFonts w:eastAsia="標楷體"/>
        </w:rPr>
      </w:pPr>
    </w:p>
    <w:p w14:paraId="4DFAEB6B" w14:textId="77777777" w:rsidR="00CB2FF0" w:rsidRPr="005D40D0" w:rsidRDefault="00CB2FF0">
      <w:pPr>
        <w:pStyle w:val="a3"/>
        <w:rPr>
          <w:rFonts w:eastAsia="標楷體"/>
        </w:rPr>
      </w:pPr>
    </w:p>
    <w:p w14:paraId="2E264D40" w14:textId="77777777" w:rsidR="00CB2FF0" w:rsidRPr="005D40D0" w:rsidRDefault="00CB2FF0">
      <w:pPr>
        <w:pStyle w:val="a3"/>
        <w:rPr>
          <w:rFonts w:eastAsia="標楷體"/>
        </w:rPr>
      </w:pPr>
    </w:p>
    <w:p w14:paraId="0E6E60E0" w14:textId="77777777" w:rsidR="00CB2FF0" w:rsidRPr="005D40D0" w:rsidRDefault="00CB2FF0">
      <w:pPr>
        <w:pStyle w:val="a3"/>
        <w:rPr>
          <w:rFonts w:eastAsia="標楷體"/>
        </w:rPr>
      </w:pPr>
    </w:p>
    <w:p w14:paraId="3B8735EF" w14:textId="77777777" w:rsidR="00CB2FF0" w:rsidRPr="005D40D0" w:rsidRDefault="00CB2FF0">
      <w:pPr>
        <w:pStyle w:val="a3"/>
        <w:rPr>
          <w:rFonts w:eastAsia="標楷體"/>
        </w:rPr>
      </w:pPr>
    </w:p>
    <w:p w14:paraId="4D2CF361" w14:textId="77777777" w:rsidR="00CB2FF0" w:rsidRPr="005D40D0" w:rsidRDefault="00CB2FF0">
      <w:pPr>
        <w:pStyle w:val="a3"/>
        <w:rPr>
          <w:rFonts w:eastAsia="標楷體"/>
        </w:rPr>
      </w:pPr>
    </w:p>
    <w:p w14:paraId="5081BD1C" w14:textId="77777777" w:rsidR="00CB2FF0" w:rsidRPr="005D40D0" w:rsidRDefault="00CB2FF0">
      <w:pPr>
        <w:pStyle w:val="a3"/>
        <w:rPr>
          <w:rFonts w:eastAsia="標楷體"/>
        </w:rPr>
      </w:pPr>
    </w:p>
    <w:p w14:paraId="1C40B217" w14:textId="77777777" w:rsidR="00CB2FF0" w:rsidRPr="005D40D0" w:rsidRDefault="00CB2FF0">
      <w:pPr>
        <w:pStyle w:val="a3"/>
        <w:rPr>
          <w:rFonts w:eastAsia="標楷體"/>
        </w:rPr>
      </w:pPr>
    </w:p>
    <w:p w14:paraId="78FCEACD" w14:textId="77777777" w:rsidR="00CB2FF0" w:rsidRPr="005D40D0" w:rsidRDefault="00CB2FF0">
      <w:pPr>
        <w:pStyle w:val="a3"/>
        <w:rPr>
          <w:rFonts w:eastAsia="標楷體"/>
        </w:rPr>
      </w:pPr>
    </w:p>
    <w:p w14:paraId="19C8C17F" w14:textId="77777777" w:rsidR="00CB2FF0" w:rsidRPr="005D40D0" w:rsidRDefault="00CB2FF0">
      <w:pPr>
        <w:pStyle w:val="a3"/>
        <w:rPr>
          <w:rFonts w:eastAsia="標楷體"/>
        </w:rPr>
      </w:pPr>
    </w:p>
    <w:p w14:paraId="45B3E4E7" w14:textId="77777777" w:rsidR="00CB2FF0" w:rsidRPr="005D40D0" w:rsidRDefault="00CB2FF0">
      <w:pPr>
        <w:pStyle w:val="a3"/>
        <w:rPr>
          <w:rFonts w:eastAsia="標楷體"/>
        </w:rPr>
      </w:pPr>
    </w:p>
    <w:p w14:paraId="21613B80" w14:textId="77777777" w:rsidR="00CB2FF0" w:rsidRPr="005D40D0" w:rsidRDefault="00CB2FF0">
      <w:pPr>
        <w:pStyle w:val="a3"/>
        <w:rPr>
          <w:rFonts w:eastAsia="標楷體"/>
        </w:rPr>
      </w:pPr>
    </w:p>
    <w:p w14:paraId="2A345F37" w14:textId="77777777" w:rsidR="00CB2FF0" w:rsidRPr="005D40D0" w:rsidRDefault="00CB2FF0">
      <w:pPr>
        <w:pStyle w:val="a3"/>
        <w:rPr>
          <w:rFonts w:eastAsia="標楷體"/>
        </w:rPr>
      </w:pPr>
    </w:p>
    <w:p w14:paraId="36357FEC" w14:textId="77777777" w:rsidR="00CB2FF0" w:rsidRPr="005D40D0" w:rsidRDefault="00CB2FF0">
      <w:pPr>
        <w:pStyle w:val="a3"/>
        <w:rPr>
          <w:rFonts w:eastAsia="標楷體"/>
        </w:rPr>
      </w:pPr>
    </w:p>
    <w:p w14:paraId="3D794A64" w14:textId="77777777" w:rsidR="00CB2FF0" w:rsidRPr="005D40D0" w:rsidRDefault="00CB2FF0">
      <w:pPr>
        <w:pStyle w:val="a3"/>
        <w:rPr>
          <w:rFonts w:eastAsia="標楷體"/>
        </w:rPr>
      </w:pPr>
    </w:p>
    <w:p w14:paraId="7127A702" w14:textId="77777777" w:rsidR="00CB2FF0" w:rsidRPr="005D40D0" w:rsidRDefault="00CB2FF0">
      <w:pPr>
        <w:pStyle w:val="a3"/>
        <w:rPr>
          <w:rFonts w:eastAsia="標楷體"/>
        </w:rPr>
      </w:pPr>
    </w:p>
    <w:p w14:paraId="193ED8E9" w14:textId="77777777" w:rsidR="00CB2FF0" w:rsidRPr="005D40D0" w:rsidRDefault="00CB2FF0">
      <w:pPr>
        <w:pStyle w:val="a3"/>
        <w:rPr>
          <w:rFonts w:eastAsia="標楷體"/>
        </w:rPr>
      </w:pPr>
    </w:p>
    <w:p w14:paraId="1B142CC0" w14:textId="77777777" w:rsidR="00CB2FF0" w:rsidRPr="005D40D0" w:rsidRDefault="00CB2FF0">
      <w:pPr>
        <w:pStyle w:val="a3"/>
        <w:rPr>
          <w:rFonts w:eastAsia="標楷體"/>
        </w:rPr>
      </w:pPr>
    </w:p>
    <w:p w14:paraId="70058DE0" w14:textId="77777777" w:rsidR="00CB2FF0" w:rsidRPr="005D40D0" w:rsidRDefault="00CB2FF0">
      <w:pPr>
        <w:pStyle w:val="a3"/>
        <w:rPr>
          <w:rFonts w:eastAsia="標楷體"/>
        </w:rPr>
      </w:pPr>
    </w:p>
    <w:p w14:paraId="2020B932" w14:textId="77777777" w:rsidR="00CB2FF0" w:rsidRPr="005D40D0" w:rsidRDefault="00CB2FF0">
      <w:pPr>
        <w:pStyle w:val="a3"/>
        <w:rPr>
          <w:rFonts w:eastAsia="標楷體"/>
        </w:rPr>
      </w:pPr>
    </w:p>
    <w:p w14:paraId="226D7F85" w14:textId="77777777" w:rsidR="00CB2FF0" w:rsidRPr="005D40D0" w:rsidRDefault="00CB2FF0">
      <w:pPr>
        <w:pStyle w:val="a3"/>
        <w:rPr>
          <w:rFonts w:eastAsia="標楷體"/>
        </w:rPr>
      </w:pPr>
    </w:p>
    <w:p w14:paraId="5DC1C850" w14:textId="77777777" w:rsidR="00CB2FF0" w:rsidRPr="005D40D0" w:rsidRDefault="00CB2FF0">
      <w:pPr>
        <w:pStyle w:val="a3"/>
        <w:rPr>
          <w:rFonts w:eastAsia="標楷體"/>
        </w:rPr>
      </w:pPr>
    </w:p>
    <w:p w14:paraId="6E2E8B56" w14:textId="77777777" w:rsidR="00CB2FF0" w:rsidRPr="005D40D0" w:rsidRDefault="00CB2FF0">
      <w:pPr>
        <w:pStyle w:val="a3"/>
        <w:spacing w:before="103"/>
        <w:rPr>
          <w:rFonts w:eastAsia="標楷體"/>
        </w:rPr>
      </w:pPr>
    </w:p>
    <w:p w14:paraId="0AA46020" w14:textId="77777777" w:rsidR="00CB2FF0" w:rsidRPr="005D40D0" w:rsidRDefault="00000000">
      <w:pPr>
        <w:pStyle w:val="a3"/>
        <w:spacing w:before="1"/>
        <w:ind w:left="1807"/>
        <w:rPr>
          <w:rFonts w:eastAsia="標楷體"/>
        </w:rPr>
      </w:pPr>
      <w:bookmarkStart w:id="18" w:name="_bookmark18"/>
      <w:bookmarkEnd w:id="18"/>
      <w:r w:rsidRPr="005D40D0">
        <w:rPr>
          <w:rFonts w:eastAsia="標楷體"/>
        </w:rPr>
        <w:t>Figure</w:t>
      </w:r>
      <w:r w:rsidRPr="005D40D0">
        <w:rPr>
          <w:rFonts w:eastAsia="標楷體"/>
          <w:spacing w:val="-5"/>
        </w:rPr>
        <w:t xml:space="preserve"> </w:t>
      </w:r>
      <w:r w:rsidRPr="005D40D0">
        <w:rPr>
          <w:rFonts w:eastAsia="標楷體"/>
        </w:rPr>
        <w:t>3-1 The</w:t>
      </w:r>
      <w:r w:rsidRPr="005D40D0">
        <w:rPr>
          <w:rFonts w:eastAsia="標楷體"/>
          <w:spacing w:val="-4"/>
        </w:rPr>
        <w:t xml:space="preserve"> </w:t>
      </w:r>
      <w:r w:rsidRPr="005D40D0">
        <w:rPr>
          <w:rFonts w:eastAsia="標楷體"/>
        </w:rPr>
        <w:t>Research Framework</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rPr>
        <w:t>Information</w:t>
      </w:r>
      <w:r w:rsidRPr="005D40D0">
        <w:rPr>
          <w:rFonts w:eastAsia="標楷體"/>
          <w:spacing w:val="-2"/>
        </w:rPr>
        <w:t xml:space="preserve"> System</w:t>
      </w:r>
    </w:p>
    <w:p w14:paraId="5F086518" w14:textId="77777777" w:rsidR="00CB2FF0" w:rsidRPr="005D40D0" w:rsidRDefault="00CB2FF0">
      <w:pPr>
        <w:rPr>
          <w:rFonts w:eastAsia="標楷體"/>
        </w:rPr>
        <w:sectPr w:rsidR="00CB2FF0" w:rsidRPr="005D40D0">
          <w:pgSz w:w="11910" w:h="16840"/>
          <w:pgMar w:top="1500" w:right="1180" w:bottom="1200" w:left="1680" w:header="0" w:footer="1017" w:gutter="0"/>
          <w:cols w:space="720"/>
        </w:sectPr>
      </w:pPr>
    </w:p>
    <w:p w14:paraId="601B2FC5" w14:textId="77777777" w:rsidR="00CB2FF0" w:rsidRPr="005D40D0" w:rsidRDefault="00000000">
      <w:pPr>
        <w:pStyle w:val="a3"/>
        <w:spacing w:before="71" w:line="470" w:lineRule="auto"/>
        <w:ind w:left="305" w:right="232" w:firstLine="479"/>
        <w:jc w:val="both"/>
        <w:rPr>
          <w:rFonts w:eastAsia="標楷體"/>
        </w:rPr>
      </w:pPr>
      <w:r w:rsidRPr="005D40D0">
        <w:rPr>
          <w:rFonts w:eastAsia="標楷體"/>
          <w:noProof/>
        </w:rPr>
        <w:lastRenderedPageBreak/>
        <w:drawing>
          <wp:anchor distT="0" distB="0" distL="0" distR="0" simplePos="0" relativeHeight="251659776" behindDoc="1" locked="0" layoutInCell="1" allowOverlap="1" wp14:anchorId="264CF042" wp14:editId="70A9E9EB">
            <wp:simplePos x="0" y="0"/>
            <wp:positionH relativeFrom="page">
              <wp:posOffset>1652890</wp:posOffset>
            </wp:positionH>
            <wp:positionV relativeFrom="paragraph">
              <wp:posOffset>2013953</wp:posOffset>
            </wp:positionV>
            <wp:extent cx="4628860" cy="4728872"/>
            <wp:effectExtent l="0" t="0" r="0" b="0"/>
            <wp:wrapNone/>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A remote pet visiting and shopping recommendation platform is established with the idea of Cloud information integration in this study in order to enhance veterinary hospitals’ efficacy, reduce the costs, increase the operating efficiency of the overall process, and effectively apply medical information. Accordingly, both veterinary hospitals and pet owners would actively</w:t>
      </w:r>
      <w:r w:rsidRPr="005D40D0">
        <w:rPr>
          <w:rFonts w:eastAsia="標楷體"/>
          <w:spacing w:val="-3"/>
        </w:rPr>
        <w:t xml:space="preserve"> </w:t>
      </w:r>
      <w:r w:rsidRPr="005D40D0">
        <w:rPr>
          <w:rFonts w:eastAsia="標楷體"/>
        </w:rPr>
        <w:t>understand the information of both parties, and shopping offers and recommendation as well as consumer behavior analysis could be provided to promote owners’ shopping intention and enhance the overall business turnover. The application of Cloud platform, information technology, and the relevant equipment, e.g. iBeacon, video equipment, and mobile phones, could construct a favorable integration system to reinforce the trust between pet owners and hospitals and allow pet owners easily purchase relevant products in the stores when taking the pets to veterinary</w:t>
      </w:r>
      <w:r w:rsidRPr="005D40D0">
        <w:rPr>
          <w:rFonts w:eastAsia="標楷體"/>
          <w:spacing w:val="-2"/>
        </w:rPr>
        <w:t xml:space="preserve"> </w:t>
      </w:r>
      <w:r w:rsidRPr="005D40D0">
        <w:rPr>
          <w:rFonts w:eastAsia="標楷體"/>
        </w:rPr>
        <w:t>hospitals. It could therefore deal with the trust problem between both parties.</w:t>
      </w:r>
    </w:p>
    <w:p w14:paraId="0E04818B" w14:textId="77777777" w:rsidR="00CB2FF0" w:rsidRPr="005D40D0" w:rsidRDefault="00000000">
      <w:pPr>
        <w:pStyle w:val="a3"/>
        <w:spacing w:line="470" w:lineRule="auto"/>
        <w:ind w:left="305" w:right="234" w:firstLine="479"/>
        <w:jc w:val="both"/>
        <w:rPr>
          <w:rFonts w:eastAsia="標楷體"/>
        </w:rPr>
      </w:pPr>
      <w:r w:rsidRPr="005D40D0">
        <w:rPr>
          <w:rFonts w:eastAsia="標楷體"/>
        </w:rPr>
        <w:t>With the advantages of Cloud platform, the similar allied members are included in allied or chained veterinary hospitals, Figure 3-2. Allied member hospitals would</w:t>
      </w:r>
      <w:r w:rsidRPr="005D40D0">
        <w:rPr>
          <w:rFonts w:eastAsia="標楷體"/>
          <w:spacing w:val="40"/>
        </w:rPr>
        <w:t xml:space="preserve"> </w:t>
      </w:r>
      <w:r w:rsidRPr="005D40D0">
        <w:rPr>
          <w:rFonts w:eastAsia="標楷體"/>
        </w:rPr>
        <w:t>upload relevant information, such as surgery processes, medical practice, medical records,</w:t>
      </w:r>
      <w:r w:rsidRPr="005D40D0">
        <w:rPr>
          <w:rFonts w:eastAsia="標楷體"/>
          <w:spacing w:val="-4"/>
        </w:rPr>
        <w:t xml:space="preserve"> </w:t>
      </w:r>
      <w:r w:rsidRPr="005D40D0">
        <w:rPr>
          <w:rFonts w:eastAsia="標楷體"/>
        </w:rPr>
        <w:t>drug</w:t>
      </w:r>
      <w:r w:rsidRPr="005D40D0">
        <w:rPr>
          <w:rFonts w:eastAsia="標楷體"/>
          <w:spacing w:val="-4"/>
        </w:rPr>
        <w:t xml:space="preserve"> </w:t>
      </w:r>
      <w:r w:rsidRPr="005D40D0">
        <w:rPr>
          <w:rFonts w:eastAsia="標楷體"/>
        </w:rPr>
        <w:t>use</w:t>
      </w:r>
      <w:r w:rsidRPr="005D40D0">
        <w:rPr>
          <w:rFonts w:eastAsia="標楷體"/>
          <w:spacing w:val="-2"/>
        </w:rPr>
        <w:t xml:space="preserve"> </w:t>
      </w:r>
      <w:r w:rsidRPr="005D40D0">
        <w:rPr>
          <w:rFonts w:eastAsia="標楷體"/>
        </w:rPr>
        <w:t>details,</w:t>
      </w:r>
      <w:r w:rsidRPr="005D40D0">
        <w:rPr>
          <w:rFonts w:eastAsia="標楷體"/>
          <w:spacing w:val="-1"/>
        </w:rPr>
        <w:t xml:space="preserve"> </w:t>
      </w:r>
      <w:r w:rsidRPr="005D40D0">
        <w:rPr>
          <w:rFonts w:eastAsia="標楷體"/>
        </w:rPr>
        <w:t>and</w:t>
      </w:r>
      <w:r w:rsidRPr="005D40D0">
        <w:rPr>
          <w:rFonts w:eastAsia="標楷體"/>
          <w:spacing w:val="-1"/>
        </w:rPr>
        <w:t xml:space="preserve"> </w:t>
      </w:r>
      <w:r w:rsidRPr="005D40D0">
        <w:rPr>
          <w:rFonts w:eastAsia="標楷體"/>
        </w:rPr>
        <w:t>consumers’</w:t>
      </w:r>
      <w:r w:rsidRPr="005D40D0">
        <w:rPr>
          <w:rFonts w:eastAsia="標楷體"/>
          <w:spacing w:val="-15"/>
        </w:rPr>
        <w:t xml:space="preserve"> </w:t>
      </w:r>
      <w:r w:rsidRPr="005D40D0">
        <w:rPr>
          <w:rFonts w:eastAsia="標楷體"/>
        </w:rPr>
        <w:t>shopping</w:t>
      </w:r>
      <w:r w:rsidRPr="005D40D0">
        <w:rPr>
          <w:rFonts w:eastAsia="標楷體"/>
          <w:spacing w:val="-4"/>
        </w:rPr>
        <w:t xml:space="preserve"> </w:t>
      </w:r>
      <w:r w:rsidRPr="005D40D0">
        <w:rPr>
          <w:rFonts w:eastAsia="標楷體"/>
        </w:rPr>
        <w:t>details,</w:t>
      </w:r>
      <w:r w:rsidRPr="005D40D0">
        <w:rPr>
          <w:rFonts w:eastAsia="標楷體"/>
          <w:spacing w:val="-1"/>
        </w:rPr>
        <w:t xml:space="preserve"> </w:t>
      </w:r>
      <w:r w:rsidRPr="005D40D0">
        <w:rPr>
          <w:rFonts w:eastAsia="標楷體"/>
        </w:rPr>
        <w:t>to</w:t>
      </w:r>
      <w:r w:rsidRPr="005D40D0">
        <w:rPr>
          <w:rFonts w:eastAsia="標楷體"/>
          <w:spacing w:val="-1"/>
        </w:rPr>
        <w:t xml:space="preserve"> </w:t>
      </w:r>
      <w:r w:rsidRPr="005D40D0">
        <w:rPr>
          <w:rFonts w:eastAsia="標楷體"/>
        </w:rPr>
        <w:t>Cloud</w:t>
      </w:r>
      <w:r w:rsidRPr="005D40D0">
        <w:rPr>
          <w:rFonts w:eastAsia="標楷體"/>
          <w:spacing w:val="-1"/>
        </w:rPr>
        <w:t xml:space="preserve"> </w:t>
      </w:r>
      <w:r w:rsidRPr="005D40D0">
        <w:rPr>
          <w:rFonts w:eastAsia="標楷體"/>
        </w:rPr>
        <w:t>platform for</w:t>
      </w:r>
      <w:r w:rsidRPr="005D40D0">
        <w:rPr>
          <w:rFonts w:eastAsia="標楷體"/>
          <w:spacing w:val="-3"/>
        </w:rPr>
        <w:t xml:space="preserve"> </w:t>
      </w:r>
      <w:r w:rsidRPr="005D40D0">
        <w:rPr>
          <w:rFonts w:eastAsia="標楷體"/>
        </w:rPr>
        <w:t>mutual data connection so that the relevant people and hospitals could commonly use the information and share and exchange relevant contents for the reference of future</w:t>
      </w:r>
      <w:r w:rsidRPr="005D40D0">
        <w:rPr>
          <w:rFonts w:eastAsia="標楷體"/>
          <w:spacing w:val="40"/>
        </w:rPr>
        <w:t xml:space="preserve"> </w:t>
      </w:r>
      <w:r w:rsidRPr="005D40D0">
        <w:rPr>
          <w:rFonts w:eastAsia="標楷體"/>
        </w:rPr>
        <w:t>medical treatment and decision making. When a pet owner doubts about the treatment process or question the surgery process of the pet, the relevant processes could be provided through Cloud platform for the comparison with allied hospitals to commonly inspect relevant information and processes so as to achieve the transparent medical practice and create closer trust between owners and hospitals. The competition in the industry becomes fiercer with the booming pet market. Veterinary hospitals have to think of finding out competitive advantages in the competitive market environment. Cloud</w:t>
      </w:r>
      <w:r w:rsidRPr="005D40D0">
        <w:rPr>
          <w:rFonts w:eastAsia="標楷體"/>
          <w:spacing w:val="15"/>
        </w:rPr>
        <w:t xml:space="preserve"> </w:t>
      </w:r>
      <w:r w:rsidRPr="005D40D0">
        <w:rPr>
          <w:rFonts w:eastAsia="標楷體"/>
        </w:rPr>
        <w:t>information</w:t>
      </w:r>
      <w:r w:rsidRPr="005D40D0">
        <w:rPr>
          <w:rFonts w:eastAsia="標楷體"/>
          <w:spacing w:val="16"/>
        </w:rPr>
        <w:t xml:space="preserve"> </w:t>
      </w:r>
      <w:r w:rsidRPr="005D40D0">
        <w:rPr>
          <w:rFonts w:eastAsia="標楷體"/>
        </w:rPr>
        <w:t>platform</w:t>
      </w:r>
      <w:r w:rsidRPr="005D40D0">
        <w:rPr>
          <w:rFonts w:eastAsia="標楷體"/>
          <w:spacing w:val="15"/>
        </w:rPr>
        <w:t xml:space="preserve"> </w:t>
      </w:r>
      <w:r w:rsidRPr="005D40D0">
        <w:rPr>
          <w:rFonts w:eastAsia="標楷體"/>
        </w:rPr>
        <w:t>is</w:t>
      </w:r>
      <w:r w:rsidRPr="005D40D0">
        <w:rPr>
          <w:rFonts w:eastAsia="標楷體"/>
          <w:spacing w:val="16"/>
        </w:rPr>
        <w:t xml:space="preserve"> </w:t>
      </w:r>
      <w:r w:rsidRPr="005D40D0">
        <w:rPr>
          <w:rFonts w:eastAsia="標楷體"/>
        </w:rPr>
        <w:t>utilized</w:t>
      </w:r>
      <w:r w:rsidRPr="005D40D0">
        <w:rPr>
          <w:rFonts w:eastAsia="標楷體"/>
          <w:spacing w:val="15"/>
        </w:rPr>
        <w:t xml:space="preserve"> </w:t>
      </w:r>
      <w:r w:rsidRPr="005D40D0">
        <w:rPr>
          <w:rFonts w:eastAsia="標楷體"/>
        </w:rPr>
        <w:t>for</w:t>
      </w:r>
      <w:r w:rsidRPr="005D40D0">
        <w:rPr>
          <w:rFonts w:eastAsia="標楷體"/>
          <w:spacing w:val="14"/>
        </w:rPr>
        <w:t xml:space="preserve"> </w:t>
      </w:r>
      <w:r w:rsidRPr="005D40D0">
        <w:rPr>
          <w:rFonts w:eastAsia="標楷體"/>
        </w:rPr>
        <w:t>the</w:t>
      </w:r>
      <w:r w:rsidRPr="005D40D0">
        <w:rPr>
          <w:rFonts w:eastAsia="標楷體"/>
          <w:spacing w:val="15"/>
        </w:rPr>
        <w:t xml:space="preserve"> </w:t>
      </w:r>
      <w:r w:rsidRPr="005D40D0">
        <w:rPr>
          <w:rFonts w:eastAsia="標楷體"/>
        </w:rPr>
        <w:t>research</w:t>
      </w:r>
      <w:r w:rsidRPr="005D40D0">
        <w:rPr>
          <w:rFonts w:eastAsia="標楷體"/>
          <w:spacing w:val="15"/>
        </w:rPr>
        <w:t xml:space="preserve"> </w:t>
      </w:r>
      <w:r w:rsidRPr="005D40D0">
        <w:rPr>
          <w:rFonts w:eastAsia="標楷體"/>
        </w:rPr>
        <w:t>framework</w:t>
      </w:r>
      <w:r w:rsidRPr="005D40D0">
        <w:rPr>
          <w:rFonts w:eastAsia="標楷體"/>
          <w:spacing w:val="14"/>
        </w:rPr>
        <w:t xml:space="preserve"> </w:t>
      </w:r>
      <w:r w:rsidRPr="005D40D0">
        <w:rPr>
          <w:rFonts w:eastAsia="標楷體"/>
        </w:rPr>
        <w:t>in</w:t>
      </w:r>
      <w:r w:rsidRPr="005D40D0">
        <w:rPr>
          <w:rFonts w:eastAsia="標楷體"/>
          <w:spacing w:val="16"/>
        </w:rPr>
        <w:t xml:space="preserve"> </w:t>
      </w:r>
      <w:r w:rsidRPr="005D40D0">
        <w:rPr>
          <w:rFonts w:eastAsia="標楷體"/>
        </w:rPr>
        <w:t>this</w:t>
      </w:r>
      <w:r w:rsidRPr="005D40D0">
        <w:rPr>
          <w:rFonts w:eastAsia="標楷體"/>
          <w:spacing w:val="13"/>
        </w:rPr>
        <w:t xml:space="preserve"> </w:t>
      </w:r>
      <w:r w:rsidRPr="005D40D0">
        <w:rPr>
          <w:rFonts w:eastAsia="標楷體"/>
        </w:rPr>
        <w:t>study</w:t>
      </w:r>
      <w:r w:rsidRPr="005D40D0">
        <w:rPr>
          <w:rFonts w:eastAsia="標楷體"/>
          <w:spacing w:val="9"/>
        </w:rPr>
        <w:t xml:space="preserve"> </w:t>
      </w:r>
      <w:r w:rsidRPr="005D40D0">
        <w:rPr>
          <w:rFonts w:eastAsia="標楷體"/>
        </w:rPr>
        <w:t>to</w:t>
      </w:r>
      <w:r w:rsidRPr="005D40D0">
        <w:rPr>
          <w:rFonts w:eastAsia="標楷體"/>
          <w:spacing w:val="16"/>
        </w:rPr>
        <w:t xml:space="preserve"> </w:t>
      </w:r>
      <w:r w:rsidRPr="005D40D0">
        <w:rPr>
          <w:rFonts w:eastAsia="標楷體"/>
          <w:spacing w:val="-4"/>
        </w:rPr>
        <w:t>save</w:t>
      </w:r>
    </w:p>
    <w:p w14:paraId="5DEA7754"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06F0B673" w14:textId="77777777" w:rsidR="00CB2FF0" w:rsidRPr="005D40D0" w:rsidRDefault="00000000">
      <w:pPr>
        <w:pStyle w:val="a3"/>
        <w:spacing w:before="71" w:line="470" w:lineRule="auto"/>
        <w:ind w:left="305" w:right="236"/>
        <w:jc w:val="both"/>
        <w:rPr>
          <w:rFonts w:eastAsia="標楷體"/>
        </w:rPr>
      </w:pPr>
      <w:r w:rsidRPr="005D40D0">
        <w:rPr>
          <w:rFonts w:eastAsia="標楷體"/>
          <w:noProof/>
        </w:rPr>
        <w:lastRenderedPageBreak/>
        <w:drawing>
          <wp:anchor distT="0" distB="0" distL="0" distR="0" simplePos="0" relativeHeight="251661824" behindDoc="1" locked="0" layoutInCell="1" allowOverlap="1" wp14:anchorId="417FC353" wp14:editId="5D7510CE">
            <wp:simplePos x="0" y="0"/>
            <wp:positionH relativeFrom="page">
              <wp:posOffset>1652890</wp:posOffset>
            </wp:positionH>
            <wp:positionV relativeFrom="paragraph">
              <wp:posOffset>2013953</wp:posOffset>
            </wp:positionV>
            <wp:extent cx="4628860" cy="4728872"/>
            <wp:effectExtent l="0" t="0" r="0" b="0"/>
            <wp:wrapNone/>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w:drawing>
          <wp:anchor distT="0" distB="0" distL="0" distR="0" simplePos="0" relativeHeight="251586048" behindDoc="0" locked="0" layoutInCell="1" allowOverlap="1" wp14:anchorId="6F129DE1" wp14:editId="383FA1EC">
            <wp:simplePos x="0" y="0"/>
            <wp:positionH relativeFrom="page">
              <wp:posOffset>1424305</wp:posOffset>
            </wp:positionH>
            <wp:positionV relativeFrom="paragraph">
              <wp:posOffset>2374645</wp:posOffset>
            </wp:positionV>
            <wp:extent cx="5071745" cy="2946400"/>
            <wp:effectExtent l="0" t="0" r="0" b="0"/>
            <wp:wrapNone/>
            <wp:docPr id="58" name="Image 58" descr="醫護行為影像平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醫護行為影像平台"/>
                    <pic:cNvPicPr/>
                  </pic:nvPicPr>
                  <pic:blipFill>
                    <a:blip r:embed="rId19" cstate="print"/>
                    <a:stretch>
                      <a:fillRect/>
                    </a:stretch>
                  </pic:blipFill>
                  <pic:spPr>
                    <a:xfrm>
                      <a:off x="0" y="0"/>
                      <a:ext cx="5071745" cy="2946400"/>
                    </a:xfrm>
                    <a:prstGeom prst="rect">
                      <a:avLst/>
                    </a:prstGeom>
                  </pic:spPr>
                </pic:pic>
              </a:graphicData>
            </a:graphic>
          </wp:anchor>
        </w:drawing>
      </w:r>
      <w:r w:rsidRPr="005D40D0">
        <w:rPr>
          <w:rFonts w:eastAsia="標楷體"/>
        </w:rPr>
        <w:t>the demand for manpower and maintenance costs to break the boundary of independent operation of past veterinary hospitals, and to provide new-style service methods and decision-making analyses with new information technology. It not only could solve common medical disputes but could also analyze consumers’ purchase habits, through consumer behavior analyses and purchase habit analyses, to provide the analysis related to product sales and to further enhance the business profits of large compound</w:t>
      </w:r>
      <w:r w:rsidRPr="005D40D0">
        <w:rPr>
          <w:rFonts w:eastAsia="標楷體"/>
          <w:spacing w:val="40"/>
        </w:rPr>
        <w:t xml:space="preserve"> </w:t>
      </w:r>
      <w:r w:rsidRPr="005D40D0">
        <w:rPr>
          <w:rFonts w:eastAsia="標楷體"/>
        </w:rPr>
        <w:t>veterinary hospitals.</w:t>
      </w:r>
    </w:p>
    <w:p w14:paraId="5B940097" w14:textId="77777777" w:rsidR="00CB2FF0" w:rsidRPr="005D40D0" w:rsidRDefault="00CB2FF0">
      <w:pPr>
        <w:pStyle w:val="a3"/>
        <w:rPr>
          <w:rFonts w:eastAsia="標楷體"/>
        </w:rPr>
      </w:pPr>
    </w:p>
    <w:p w14:paraId="57E77E24" w14:textId="77777777" w:rsidR="00CB2FF0" w:rsidRPr="005D40D0" w:rsidRDefault="00CB2FF0">
      <w:pPr>
        <w:pStyle w:val="a3"/>
        <w:rPr>
          <w:rFonts w:eastAsia="標楷體"/>
        </w:rPr>
      </w:pPr>
    </w:p>
    <w:p w14:paraId="66DF0A63" w14:textId="77777777" w:rsidR="00CB2FF0" w:rsidRPr="005D40D0" w:rsidRDefault="00CB2FF0">
      <w:pPr>
        <w:pStyle w:val="a3"/>
        <w:rPr>
          <w:rFonts w:eastAsia="標楷體"/>
        </w:rPr>
      </w:pPr>
    </w:p>
    <w:p w14:paraId="159E539B" w14:textId="77777777" w:rsidR="00CB2FF0" w:rsidRPr="005D40D0" w:rsidRDefault="00CB2FF0">
      <w:pPr>
        <w:pStyle w:val="a3"/>
        <w:rPr>
          <w:rFonts w:eastAsia="標楷體"/>
        </w:rPr>
      </w:pPr>
    </w:p>
    <w:p w14:paraId="75FA1A67" w14:textId="77777777" w:rsidR="00CB2FF0" w:rsidRPr="005D40D0" w:rsidRDefault="00CB2FF0">
      <w:pPr>
        <w:pStyle w:val="a3"/>
        <w:rPr>
          <w:rFonts w:eastAsia="標楷體"/>
        </w:rPr>
      </w:pPr>
    </w:p>
    <w:p w14:paraId="16D3CAFF" w14:textId="77777777" w:rsidR="00CB2FF0" w:rsidRPr="005D40D0" w:rsidRDefault="00CB2FF0">
      <w:pPr>
        <w:pStyle w:val="a3"/>
        <w:rPr>
          <w:rFonts w:eastAsia="標楷體"/>
        </w:rPr>
      </w:pPr>
    </w:p>
    <w:p w14:paraId="561F4990" w14:textId="77777777" w:rsidR="00CB2FF0" w:rsidRPr="005D40D0" w:rsidRDefault="00CB2FF0">
      <w:pPr>
        <w:pStyle w:val="a3"/>
        <w:rPr>
          <w:rFonts w:eastAsia="標楷體"/>
        </w:rPr>
      </w:pPr>
    </w:p>
    <w:p w14:paraId="09560A9C" w14:textId="77777777" w:rsidR="00CB2FF0" w:rsidRPr="005D40D0" w:rsidRDefault="00CB2FF0">
      <w:pPr>
        <w:pStyle w:val="a3"/>
        <w:rPr>
          <w:rFonts w:eastAsia="標楷體"/>
        </w:rPr>
      </w:pPr>
    </w:p>
    <w:p w14:paraId="44E1A85C" w14:textId="77777777" w:rsidR="00CB2FF0" w:rsidRPr="005D40D0" w:rsidRDefault="00CB2FF0">
      <w:pPr>
        <w:pStyle w:val="a3"/>
        <w:rPr>
          <w:rFonts w:eastAsia="標楷體"/>
        </w:rPr>
      </w:pPr>
    </w:p>
    <w:p w14:paraId="2004B946" w14:textId="77777777" w:rsidR="00CB2FF0" w:rsidRPr="005D40D0" w:rsidRDefault="00CB2FF0">
      <w:pPr>
        <w:pStyle w:val="a3"/>
        <w:rPr>
          <w:rFonts w:eastAsia="標楷體"/>
        </w:rPr>
      </w:pPr>
    </w:p>
    <w:p w14:paraId="704482D3" w14:textId="77777777" w:rsidR="00CB2FF0" w:rsidRPr="005D40D0" w:rsidRDefault="00CB2FF0">
      <w:pPr>
        <w:pStyle w:val="a3"/>
        <w:rPr>
          <w:rFonts w:eastAsia="標楷體"/>
        </w:rPr>
      </w:pPr>
    </w:p>
    <w:p w14:paraId="0F5BD509" w14:textId="77777777" w:rsidR="00CB2FF0" w:rsidRPr="005D40D0" w:rsidRDefault="00CB2FF0">
      <w:pPr>
        <w:pStyle w:val="a3"/>
        <w:rPr>
          <w:rFonts w:eastAsia="標楷體"/>
        </w:rPr>
      </w:pPr>
    </w:p>
    <w:p w14:paraId="510881D3" w14:textId="77777777" w:rsidR="00CB2FF0" w:rsidRPr="005D40D0" w:rsidRDefault="00CB2FF0">
      <w:pPr>
        <w:pStyle w:val="a3"/>
        <w:rPr>
          <w:rFonts w:eastAsia="標楷體"/>
        </w:rPr>
      </w:pPr>
    </w:p>
    <w:p w14:paraId="4E696766" w14:textId="77777777" w:rsidR="00CB2FF0" w:rsidRPr="005D40D0" w:rsidRDefault="00CB2FF0">
      <w:pPr>
        <w:pStyle w:val="a3"/>
        <w:rPr>
          <w:rFonts w:eastAsia="標楷體"/>
        </w:rPr>
      </w:pPr>
    </w:p>
    <w:p w14:paraId="3CB09589" w14:textId="77777777" w:rsidR="00CB2FF0" w:rsidRPr="005D40D0" w:rsidRDefault="00CB2FF0">
      <w:pPr>
        <w:pStyle w:val="a3"/>
        <w:rPr>
          <w:rFonts w:eastAsia="標楷體"/>
        </w:rPr>
      </w:pPr>
    </w:p>
    <w:p w14:paraId="5D658EAC" w14:textId="77777777" w:rsidR="00CB2FF0" w:rsidRPr="005D40D0" w:rsidRDefault="00CB2FF0">
      <w:pPr>
        <w:pStyle w:val="a3"/>
        <w:spacing w:before="259"/>
        <w:rPr>
          <w:rFonts w:eastAsia="標楷體"/>
        </w:rPr>
      </w:pPr>
    </w:p>
    <w:p w14:paraId="1C1F3786" w14:textId="77777777" w:rsidR="00CB2FF0" w:rsidRPr="005D40D0" w:rsidRDefault="00000000">
      <w:pPr>
        <w:pStyle w:val="a3"/>
        <w:ind w:left="2345"/>
        <w:jc w:val="both"/>
        <w:rPr>
          <w:rFonts w:eastAsia="標楷體"/>
        </w:rPr>
      </w:pPr>
      <w:bookmarkStart w:id="19" w:name="_bookmark19"/>
      <w:bookmarkEnd w:id="19"/>
      <w:r w:rsidRPr="005D40D0">
        <w:rPr>
          <w:rFonts w:eastAsia="標楷體"/>
        </w:rPr>
        <w:t>Figure</w:t>
      </w:r>
      <w:r w:rsidRPr="005D40D0">
        <w:rPr>
          <w:rFonts w:eastAsia="標楷體"/>
          <w:spacing w:val="-4"/>
        </w:rPr>
        <w:t xml:space="preserve"> </w:t>
      </w:r>
      <w:r w:rsidRPr="005D40D0">
        <w:rPr>
          <w:rFonts w:eastAsia="標楷體"/>
        </w:rPr>
        <w:t>3-2</w:t>
      </w:r>
      <w:r w:rsidRPr="005D40D0">
        <w:rPr>
          <w:rFonts w:eastAsia="標楷體"/>
          <w:spacing w:val="-1"/>
        </w:rPr>
        <w:t xml:space="preserve"> </w:t>
      </w:r>
      <w:r w:rsidRPr="005D40D0">
        <w:rPr>
          <w:rFonts w:eastAsia="標楷體"/>
        </w:rPr>
        <w:t>Concept</w:t>
      </w:r>
      <w:r w:rsidRPr="005D40D0">
        <w:rPr>
          <w:rFonts w:eastAsia="標楷體"/>
          <w:spacing w:val="-2"/>
        </w:rPr>
        <w:t xml:space="preserve"> </w:t>
      </w:r>
      <w:r w:rsidRPr="005D40D0">
        <w:rPr>
          <w:rFonts w:eastAsia="標楷體"/>
        </w:rPr>
        <w:t>of</w:t>
      </w:r>
      <w:r w:rsidRPr="005D40D0">
        <w:rPr>
          <w:rFonts w:eastAsia="標楷體"/>
          <w:spacing w:val="2"/>
        </w:rPr>
        <w:t xml:space="preserve"> </w:t>
      </w:r>
      <w:r w:rsidRPr="005D40D0">
        <w:rPr>
          <w:rFonts w:eastAsia="標楷體"/>
        </w:rPr>
        <w:t>Integrated</w:t>
      </w:r>
      <w:r w:rsidRPr="005D40D0">
        <w:rPr>
          <w:rFonts w:eastAsia="標楷體"/>
          <w:spacing w:val="-2"/>
        </w:rPr>
        <w:t xml:space="preserve"> </w:t>
      </w:r>
      <w:r w:rsidRPr="005D40D0">
        <w:rPr>
          <w:rFonts w:eastAsia="標楷體"/>
        </w:rPr>
        <w:t>Cloud</w:t>
      </w:r>
      <w:r w:rsidRPr="005D40D0">
        <w:rPr>
          <w:rFonts w:eastAsia="標楷體"/>
          <w:spacing w:val="-1"/>
        </w:rPr>
        <w:t xml:space="preserve"> </w:t>
      </w:r>
      <w:r w:rsidRPr="005D40D0">
        <w:rPr>
          <w:rFonts w:eastAsia="標楷體"/>
          <w:spacing w:val="-2"/>
        </w:rPr>
        <w:t>Platform</w:t>
      </w:r>
    </w:p>
    <w:p w14:paraId="74A1DDC1" w14:textId="77777777" w:rsidR="00CB2FF0" w:rsidRPr="005D40D0" w:rsidRDefault="00000000">
      <w:pPr>
        <w:pStyle w:val="a3"/>
        <w:spacing w:before="264" w:line="470" w:lineRule="auto"/>
        <w:ind w:left="305" w:right="233" w:firstLine="479"/>
        <w:jc w:val="both"/>
        <w:rPr>
          <w:rFonts w:eastAsia="標楷體"/>
        </w:rPr>
      </w:pPr>
      <w:r w:rsidRPr="005D40D0">
        <w:rPr>
          <w:rFonts w:eastAsia="標楷體"/>
        </w:rPr>
        <w:t>The product recommendation system process in this study is shown in Figure 3-3. A</w:t>
      </w:r>
      <w:r w:rsidRPr="005D40D0">
        <w:rPr>
          <w:rFonts w:eastAsia="標楷體"/>
          <w:spacing w:val="-1"/>
        </w:rPr>
        <w:t xml:space="preserve"> </w:t>
      </w:r>
      <w:r w:rsidRPr="005D40D0">
        <w:rPr>
          <w:rFonts w:eastAsia="標楷體"/>
        </w:rPr>
        <w:t>pet owner brings the pet to see a doctor and downloads the correspondent APP after the mobile phone and identity authentication. The owner and the pet are then given the iBeacon positioning transmitter, which would grasp the location of the pet in the</w:t>
      </w:r>
      <w:r w:rsidRPr="005D40D0">
        <w:rPr>
          <w:rFonts w:eastAsia="標楷體"/>
          <w:spacing w:val="40"/>
        </w:rPr>
        <w:t xml:space="preserve"> </w:t>
      </w:r>
      <w:r w:rsidRPr="005D40D0">
        <w:rPr>
          <w:rFonts w:eastAsia="標楷體"/>
        </w:rPr>
        <w:t>medical</w:t>
      </w:r>
      <w:r w:rsidRPr="005D40D0">
        <w:rPr>
          <w:rFonts w:eastAsia="標楷體"/>
          <w:spacing w:val="-4"/>
        </w:rPr>
        <w:t xml:space="preserve"> </w:t>
      </w:r>
      <w:r w:rsidRPr="005D40D0">
        <w:rPr>
          <w:rFonts w:eastAsia="標楷體"/>
        </w:rPr>
        <w:t>practice</w:t>
      </w:r>
      <w:r w:rsidRPr="005D40D0">
        <w:rPr>
          <w:rFonts w:eastAsia="標楷體"/>
          <w:spacing w:val="-5"/>
        </w:rPr>
        <w:t xml:space="preserve"> </w:t>
      </w:r>
      <w:r w:rsidRPr="005D40D0">
        <w:rPr>
          <w:rFonts w:eastAsia="標楷體"/>
        </w:rPr>
        <w:t>process.</w:t>
      </w:r>
      <w:r w:rsidRPr="005D40D0">
        <w:rPr>
          <w:rFonts w:eastAsia="標楷體"/>
          <w:spacing w:val="-2"/>
        </w:rPr>
        <w:t xml:space="preserve"> </w:t>
      </w:r>
      <w:r w:rsidRPr="005D40D0">
        <w:rPr>
          <w:rFonts w:eastAsia="標楷體"/>
        </w:rPr>
        <w:t>Meanwhile,</w:t>
      </w:r>
      <w:r w:rsidRPr="005D40D0">
        <w:rPr>
          <w:rFonts w:eastAsia="標楷體"/>
          <w:spacing w:val="-4"/>
        </w:rPr>
        <w:t xml:space="preserve"> </w:t>
      </w:r>
      <w:r w:rsidRPr="005D40D0">
        <w:rPr>
          <w:rFonts w:eastAsia="標楷體"/>
        </w:rPr>
        <w:t>the</w:t>
      </w:r>
      <w:r w:rsidRPr="005D40D0">
        <w:rPr>
          <w:rFonts w:eastAsia="標楷體"/>
          <w:spacing w:val="-5"/>
        </w:rPr>
        <w:t xml:space="preserve"> </w:t>
      </w:r>
      <w:r w:rsidRPr="005D40D0">
        <w:rPr>
          <w:rFonts w:eastAsia="標楷體"/>
        </w:rPr>
        <w:t>owner’s</w:t>
      </w:r>
      <w:r w:rsidRPr="005D40D0">
        <w:rPr>
          <w:rFonts w:eastAsia="標楷體"/>
          <w:spacing w:val="-2"/>
        </w:rPr>
        <w:t xml:space="preserve"> </w:t>
      </w:r>
      <w:r w:rsidRPr="005D40D0">
        <w:rPr>
          <w:rFonts w:eastAsia="標楷體"/>
        </w:rPr>
        <w:t>location</w:t>
      </w:r>
      <w:r w:rsidRPr="005D40D0">
        <w:rPr>
          <w:rFonts w:eastAsia="標楷體"/>
          <w:spacing w:val="-4"/>
        </w:rPr>
        <w:t xml:space="preserve"> </w:t>
      </w:r>
      <w:r w:rsidRPr="005D40D0">
        <w:rPr>
          <w:rFonts w:eastAsia="標楷體"/>
        </w:rPr>
        <w:t>in</w:t>
      </w:r>
      <w:r w:rsidRPr="005D40D0">
        <w:rPr>
          <w:rFonts w:eastAsia="標楷體"/>
          <w:spacing w:val="-4"/>
        </w:rPr>
        <w:t xml:space="preserve"> </w:t>
      </w:r>
      <w:r w:rsidRPr="005D40D0">
        <w:rPr>
          <w:rFonts w:eastAsia="標楷體"/>
        </w:rPr>
        <w:t>the</w:t>
      </w:r>
      <w:r w:rsidRPr="005D40D0">
        <w:rPr>
          <w:rFonts w:eastAsia="標楷體"/>
          <w:spacing w:val="-5"/>
        </w:rPr>
        <w:t xml:space="preserve"> </w:t>
      </w:r>
      <w:r w:rsidRPr="005D40D0">
        <w:rPr>
          <w:rFonts w:eastAsia="標楷體"/>
        </w:rPr>
        <w:t>store</w:t>
      </w:r>
      <w:r w:rsidRPr="005D40D0">
        <w:rPr>
          <w:rFonts w:eastAsia="標楷體"/>
          <w:spacing w:val="-5"/>
        </w:rPr>
        <w:t xml:space="preserve"> </w:t>
      </w:r>
      <w:r w:rsidRPr="005D40D0">
        <w:rPr>
          <w:rFonts w:eastAsia="標楷體"/>
        </w:rPr>
        <w:t>is</w:t>
      </w:r>
      <w:r w:rsidRPr="005D40D0">
        <w:rPr>
          <w:rFonts w:eastAsia="標楷體"/>
          <w:spacing w:val="-4"/>
        </w:rPr>
        <w:t xml:space="preserve"> </w:t>
      </w:r>
      <w:r w:rsidRPr="005D40D0">
        <w:rPr>
          <w:rFonts w:eastAsia="標楷體"/>
        </w:rPr>
        <w:t>recorded.</w:t>
      </w:r>
      <w:r w:rsidRPr="005D40D0">
        <w:rPr>
          <w:rFonts w:eastAsia="標楷體"/>
          <w:spacing w:val="-4"/>
        </w:rPr>
        <w:t xml:space="preserve"> </w:t>
      </w:r>
      <w:r w:rsidRPr="005D40D0">
        <w:rPr>
          <w:rFonts w:eastAsia="標楷體"/>
        </w:rPr>
        <w:t>After entering the store, the owner could acquire the real-time information, images, and location of</w:t>
      </w:r>
      <w:r w:rsidRPr="005D40D0">
        <w:rPr>
          <w:rFonts w:eastAsia="標楷體"/>
          <w:spacing w:val="-1"/>
        </w:rPr>
        <w:t xml:space="preserve"> </w:t>
      </w:r>
      <w:r w:rsidRPr="005D40D0">
        <w:rPr>
          <w:rFonts w:eastAsia="標楷體"/>
        </w:rPr>
        <w:t>the</w:t>
      </w:r>
      <w:r w:rsidRPr="005D40D0">
        <w:rPr>
          <w:rFonts w:eastAsia="標楷體"/>
          <w:spacing w:val="-1"/>
        </w:rPr>
        <w:t xml:space="preserve"> </w:t>
      </w:r>
      <w:r w:rsidRPr="005D40D0">
        <w:rPr>
          <w:rFonts w:eastAsia="標楷體"/>
        </w:rPr>
        <w:t>pet through the</w:t>
      </w:r>
      <w:r w:rsidRPr="005D40D0">
        <w:rPr>
          <w:rFonts w:eastAsia="標楷體"/>
          <w:spacing w:val="-1"/>
        </w:rPr>
        <w:t xml:space="preserve"> </w:t>
      </w:r>
      <w:r w:rsidRPr="005D40D0">
        <w:rPr>
          <w:rFonts w:eastAsia="標楷體"/>
        </w:rPr>
        <w:t>electronic</w:t>
      </w:r>
      <w:r w:rsidRPr="005D40D0">
        <w:rPr>
          <w:rFonts w:eastAsia="標楷體"/>
          <w:spacing w:val="-1"/>
        </w:rPr>
        <w:t xml:space="preserve"> </w:t>
      </w:r>
      <w:r w:rsidRPr="005D40D0">
        <w:rPr>
          <w:rFonts w:eastAsia="標楷體"/>
        </w:rPr>
        <w:t>device. Meanwhile,</w:t>
      </w:r>
      <w:r w:rsidRPr="005D40D0">
        <w:rPr>
          <w:rFonts w:eastAsia="標楷體"/>
          <w:spacing w:val="-1"/>
        </w:rPr>
        <w:t xml:space="preserve"> </w:t>
      </w:r>
      <w:r w:rsidRPr="005D40D0">
        <w:rPr>
          <w:rFonts w:eastAsia="標楷體"/>
        </w:rPr>
        <w:t>the</w:t>
      </w:r>
      <w:r w:rsidRPr="005D40D0">
        <w:rPr>
          <w:rFonts w:eastAsia="標楷體"/>
          <w:spacing w:val="-1"/>
        </w:rPr>
        <w:t xml:space="preserve"> </w:t>
      </w:r>
      <w:r w:rsidRPr="005D40D0">
        <w:rPr>
          <w:rFonts w:eastAsia="標楷體"/>
        </w:rPr>
        <w:t>iBeacon receiver</w:t>
      </w:r>
      <w:r w:rsidRPr="005D40D0">
        <w:rPr>
          <w:rFonts w:eastAsia="標楷體"/>
          <w:spacing w:val="-1"/>
        </w:rPr>
        <w:t xml:space="preserve"> </w:t>
      </w:r>
      <w:r w:rsidRPr="005D40D0">
        <w:rPr>
          <w:rFonts w:eastAsia="標楷體"/>
        </w:rPr>
        <w:t>could acquire the owner’s data and, according to the owner’s location in the store, give the notices</w:t>
      </w:r>
      <w:r w:rsidRPr="005D40D0">
        <w:rPr>
          <w:rFonts w:eastAsia="標楷體"/>
          <w:spacing w:val="6"/>
        </w:rPr>
        <w:t xml:space="preserve"> </w:t>
      </w:r>
      <w:r w:rsidRPr="005D40D0">
        <w:rPr>
          <w:rFonts w:eastAsia="標楷體"/>
        </w:rPr>
        <w:t>related</w:t>
      </w:r>
      <w:r w:rsidRPr="005D40D0">
        <w:rPr>
          <w:rFonts w:eastAsia="標楷體"/>
          <w:spacing w:val="7"/>
        </w:rPr>
        <w:t xml:space="preserve"> </w:t>
      </w:r>
      <w:r w:rsidRPr="005D40D0">
        <w:rPr>
          <w:rFonts w:eastAsia="標楷體"/>
        </w:rPr>
        <w:t>to</w:t>
      </w:r>
      <w:r w:rsidRPr="005D40D0">
        <w:rPr>
          <w:rFonts w:eastAsia="標楷體"/>
          <w:spacing w:val="9"/>
        </w:rPr>
        <w:t xml:space="preserve"> </w:t>
      </w:r>
      <w:r w:rsidRPr="005D40D0">
        <w:rPr>
          <w:rFonts w:eastAsia="標楷體"/>
        </w:rPr>
        <w:t>product</w:t>
      </w:r>
      <w:r w:rsidRPr="005D40D0">
        <w:rPr>
          <w:rFonts w:eastAsia="標楷體"/>
          <w:spacing w:val="11"/>
        </w:rPr>
        <w:t xml:space="preserve"> </w:t>
      </w:r>
      <w:r w:rsidRPr="005D40D0">
        <w:rPr>
          <w:rFonts w:eastAsia="標楷體"/>
        </w:rPr>
        <w:t>information</w:t>
      </w:r>
      <w:r w:rsidRPr="005D40D0">
        <w:rPr>
          <w:rFonts w:eastAsia="標楷體"/>
          <w:spacing w:val="9"/>
        </w:rPr>
        <w:t xml:space="preserve"> </w:t>
      </w:r>
      <w:r w:rsidRPr="005D40D0">
        <w:rPr>
          <w:rFonts w:eastAsia="標楷體"/>
        </w:rPr>
        <w:t>and</w:t>
      </w:r>
      <w:r w:rsidRPr="005D40D0">
        <w:rPr>
          <w:rFonts w:eastAsia="標楷體"/>
          <w:spacing w:val="8"/>
        </w:rPr>
        <w:t xml:space="preserve"> </w:t>
      </w:r>
      <w:r w:rsidRPr="005D40D0">
        <w:rPr>
          <w:rFonts w:eastAsia="標楷體"/>
        </w:rPr>
        <w:t>offers.</w:t>
      </w:r>
      <w:r w:rsidRPr="005D40D0">
        <w:rPr>
          <w:rFonts w:eastAsia="標楷體"/>
          <w:spacing w:val="11"/>
        </w:rPr>
        <w:t xml:space="preserve"> </w:t>
      </w:r>
      <w:r w:rsidRPr="005D40D0">
        <w:rPr>
          <w:rFonts w:eastAsia="標楷體"/>
        </w:rPr>
        <w:t>When</w:t>
      </w:r>
      <w:r w:rsidRPr="005D40D0">
        <w:rPr>
          <w:rFonts w:eastAsia="標楷體"/>
          <w:spacing w:val="8"/>
        </w:rPr>
        <w:t xml:space="preserve"> </w:t>
      </w:r>
      <w:r w:rsidRPr="005D40D0">
        <w:rPr>
          <w:rFonts w:eastAsia="標楷體"/>
        </w:rPr>
        <w:t>the</w:t>
      </w:r>
      <w:r w:rsidRPr="005D40D0">
        <w:rPr>
          <w:rFonts w:eastAsia="標楷體"/>
          <w:spacing w:val="8"/>
        </w:rPr>
        <w:t xml:space="preserve"> </w:t>
      </w:r>
      <w:r w:rsidRPr="005D40D0">
        <w:rPr>
          <w:rFonts w:eastAsia="標楷體"/>
        </w:rPr>
        <w:t>owner</w:t>
      </w:r>
      <w:r w:rsidRPr="005D40D0">
        <w:rPr>
          <w:rFonts w:eastAsia="標楷體"/>
          <w:spacing w:val="7"/>
        </w:rPr>
        <w:t xml:space="preserve"> </w:t>
      </w:r>
      <w:r w:rsidRPr="005D40D0">
        <w:rPr>
          <w:rFonts w:eastAsia="標楷體"/>
        </w:rPr>
        <w:t>has</w:t>
      </w:r>
      <w:r w:rsidRPr="005D40D0">
        <w:rPr>
          <w:rFonts w:eastAsia="標楷體"/>
          <w:spacing w:val="11"/>
        </w:rPr>
        <w:t xml:space="preserve"> </w:t>
      </w:r>
      <w:r w:rsidRPr="005D40D0">
        <w:rPr>
          <w:rFonts w:eastAsia="標楷體"/>
        </w:rPr>
        <w:t>consumed</w:t>
      </w:r>
      <w:r w:rsidRPr="005D40D0">
        <w:rPr>
          <w:rFonts w:eastAsia="標楷體"/>
          <w:spacing w:val="8"/>
        </w:rPr>
        <w:t xml:space="preserve"> </w:t>
      </w:r>
      <w:r w:rsidRPr="005D40D0">
        <w:rPr>
          <w:rFonts w:eastAsia="標楷體"/>
        </w:rPr>
        <w:t>in</w:t>
      </w:r>
      <w:r w:rsidRPr="005D40D0">
        <w:rPr>
          <w:rFonts w:eastAsia="標楷體"/>
          <w:spacing w:val="9"/>
        </w:rPr>
        <w:t xml:space="preserve"> </w:t>
      </w:r>
      <w:r w:rsidRPr="005D40D0">
        <w:rPr>
          <w:rFonts w:eastAsia="標楷體"/>
          <w:spacing w:val="-5"/>
        </w:rPr>
        <w:t>the</w:t>
      </w:r>
    </w:p>
    <w:p w14:paraId="00C5194C"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2468268B" w14:textId="77777777" w:rsidR="00CB2FF0" w:rsidRPr="005D40D0" w:rsidRDefault="00000000">
      <w:pPr>
        <w:pStyle w:val="a3"/>
        <w:spacing w:before="71" w:line="470" w:lineRule="auto"/>
        <w:ind w:left="305" w:right="240"/>
        <w:jc w:val="both"/>
        <w:rPr>
          <w:rFonts w:eastAsia="標楷體"/>
        </w:rPr>
      </w:pPr>
      <w:r w:rsidRPr="005D40D0">
        <w:rPr>
          <w:rFonts w:eastAsia="標楷體"/>
        </w:rPr>
        <w:lastRenderedPageBreak/>
        <w:t>store, the historical records would be analyzed with the data analysis system to predict the preferred pet brand and the required products of the owner as well as provide offers, such as coupons and store promotion.</w:t>
      </w:r>
    </w:p>
    <w:p w14:paraId="4A9B633C" w14:textId="77777777" w:rsidR="00CB2FF0" w:rsidRPr="005D40D0" w:rsidRDefault="00000000">
      <w:pPr>
        <w:pStyle w:val="a3"/>
        <w:ind w:left="1138"/>
        <w:rPr>
          <w:rFonts w:eastAsia="標楷體"/>
          <w:sz w:val="20"/>
        </w:rPr>
      </w:pPr>
      <w:r w:rsidRPr="005D40D0">
        <w:rPr>
          <w:rFonts w:eastAsia="標楷體"/>
          <w:noProof/>
          <w:sz w:val="20"/>
        </w:rPr>
        <w:drawing>
          <wp:inline distT="0" distB="0" distL="0" distR="0" wp14:anchorId="7C33A4D6" wp14:editId="6447983B">
            <wp:extent cx="4348215" cy="5564124"/>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0" cstate="print"/>
                    <a:stretch>
                      <a:fillRect/>
                    </a:stretch>
                  </pic:blipFill>
                  <pic:spPr>
                    <a:xfrm>
                      <a:off x="0" y="0"/>
                      <a:ext cx="4348215" cy="5564124"/>
                    </a:xfrm>
                    <a:prstGeom prst="rect">
                      <a:avLst/>
                    </a:prstGeom>
                  </pic:spPr>
                </pic:pic>
              </a:graphicData>
            </a:graphic>
          </wp:inline>
        </w:drawing>
      </w:r>
    </w:p>
    <w:p w14:paraId="463AD7BD" w14:textId="77777777" w:rsidR="00CB2FF0" w:rsidRPr="005D40D0" w:rsidRDefault="00000000">
      <w:pPr>
        <w:pStyle w:val="a3"/>
        <w:spacing w:before="236"/>
        <w:ind w:left="2005"/>
        <w:jc w:val="both"/>
        <w:rPr>
          <w:rFonts w:eastAsia="標楷體"/>
        </w:rPr>
      </w:pPr>
      <w:r w:rsidRPr="005D40D0">
        <w:rPr>
          <w:rFonts w:eastAsia="標楷體"/>
          <w:noProof/>
        </w:rPr>
        <w:drawing>
          <wp:anchor distT="0" distB="0" distL="0" distR="0" simplePos="0" relativeHeight="251663872" behindDoc="1" locked="0" layoutInCell="1" allowOverlap="1" wp14:anchorId="29A7FE41" wp14:editId="2CD1CFE4">
            <wp:simplePos x="0" y="0"/>
            <wp:positionH relativeFrom="page">
              <wp:posOffset>1652890</wp:posOffset>
            </wp:positionH>
            <wp:positionV relativeFrom="paragraph">
              <wp:posOffset>-4626077</wp:posOffset>
            </wp:positionV>
            <wp:extent cx="4628860" cy="4728872"/>
            <wp:effectExtent l="0" t="0" r="0" b="0"/>
            <wp:wrapNone/>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 cstate="print"/>
                    <a:stretch>
                      <a:fillRect/>
                    </a:stretch>
                  </pic:blipFill>
                  <pic:spPr>
                    <a:xfrm>
                      <a:off x="0" y="0"/>
                      <a:ext cx="4628860" cy="4728872"/>
                    </a:xfrm>
                    <a:prstGeom prst="rect">
                      <a:avLst/>
                    </a:prstGeom>
                  </pic:spPr>
                </pic:pic>
              </a:graphicData>
            </a:graphic>
          </wp:anchor>
        </w:drawing>
      </w:r>
      <w:bookmarkStart w:id="20" w:name="_bookmark20"/>
      <w:bookmarkEnd w:id="20"/>
      <w:r w:rsidRPr="005D40D0">
        <w:rPr>
          <w:rFonts w:eastAsia="標楷體"/>
        </w:rPr>
        <w:t>Figure</w:t>
      </w:r>
      <w:r w:rsidRPr="005D40D0">
        <w:rPr>
          <w:rFonts w:eastAsia="標楷體"/>
          <w:spacing w:val="-4"/>
        </w:rPr>
        <w:t xml:space="preserve"> </w:t>
      </w:r>
      <w:r w:rsidRPr="005D40D0">
        <w:rPr>
          <w:rFonts w:eastAsia="標楷體"/>
        </w:rPr>
        <w:t>3-3</w:t>
      </w:r>
      <w:r w:rsidRPr="005D40D0">
        <w:rPr>
          <w:rFonts w:eastAsia="標楷體"/>
          <w:spacing w:val="-1"/>
        </w:rPr>
        <w:t xml:space="preserve"> </w:t>
      </w:r>
      <w:r w:rsidRPr="005D40D0">
        <w:rPr>
          <w:rFonts w:eastAsia="標楷體"/>
        </w:rPr>
        <w:t>Process</w:t>
      </w:r>
      <w:r w:rsidRPr="005D40D0">
        <w:rPr>
          <w:rFonts w:eastAsia="標楷體"/>
          <w:spacing w:val="-1"/>
        </w:rPr>
        <w:t xml:space="preserve"> </w:t>
      </w:r>
      <w:r w:rsidRPr="005D40D0">
        <w:rPr>
          <w:rFonts w:eastAsia="標楷體"/>
        </w:rPr>
        <w:t>of</w:t>
      </w:r>
      <w:r w:rsidRPr="005D40D0">
        <w:rPr>
          <w:rFonts w:eastAsia="標楷體"/>
          <w:spacing w:val="-2"/>
        </w:rPr>
        <w:t xml:space="preserve"> </w:t>
      </w:r>
      <w:r w:rsidRPr="005D40D0">
        <w:rPr>
          <w:rFonts w:eastAsia="標楷體"/>
        </w:rPr>
        <w:t>Product</w:t>
      </w:r>
      <w:r w:rsidRPr="005D40D0">
        <w:rPr>
          <w:rFonts w:eastAsia="標楷體"/>
          <w:spacing w:val="-1"/>
        </w:rPr>
        <w:t xml:space="preserve"> </w:t>
      </w:r>
      <w:r w:rsidRPr="005D40D0">
        <w:rPr>
          <w:rFonts w:eastAsia="標楷體"/>
        </w:rPr>
        <w:t>Recommendation</w:t>
      </w:r>
      <w:r w:rsidRPr="005D40D0">
        <w:rPr>
          <w:rFonts w:eastAsia="標楷體"/>
          <w:spacing w:val="-1"/>
        </w:rPr>
        <w:t xml:space="preserve"> </w:t>
      </w:r>
      <w:r w:rsidRPr="005D40D0">
        <w:rPr>
          <w:rFonts w:eastAsia="標楷體"/>
          <w:spacing w:val="-2"/>
        </w:rPr>
        <w:t>System</w:t>
      </w:r>
    </w:p>
    <w:p w14:paraId="5A735536" w14:textId="77777777" w:rsidR="00CB2FF0" w:rsidRPr="005D40D0" w:rsidRDefault="00000000">
      <w:pPr>
        <w:pStyle w:val="a3"/>
        <w:spacing w:before="264" w:line="470" w:lineRule="auto"/>
        <w:ind w:left="305" w:right="237" w:firstLine="479"/>
        <w:jc w:val="both"/>
        <w:rPr>
          <w:rFonts w:eastAsia="標楷體"/>
        </w:rPr>
      </w:pPr>
      <w:r w:rsidRPr="005D40D0">
        <w:rPr>
          <w:rFonts w:eastAsia="標楷體"/>
        </w:rPr>
        <w:t>The integrated Cloud service platform in this study is designed according to existing mechanisms and environment requirements to present the comprehensive communication between pet owners and medical units and effectively utilize medical information.</w:t>
      </w:r>
      <w:r w:rsidRPr="005D40D0">
        <w:rPr>
          <w:rFonts w:eastAsia="標楷體"/>
          <w:spacing w:val="-3"/>
        </w:rPr>
        <w:t xml:space="preserve"> </w:t>
      </w:r>
      <w:r w:rsidRPr="005D40D0">
        <w:rPr>
          <w:rFonts w:eastAsia="標楷體"/>
        </w:rPr>
        <w:t>The</w:t>
      </w:r>
      <w:r w:rsidRPr="005D40D0">
        <w:rPr>
          <w:rFonts w:eastAsia="標楷體"/>
          <w:spacing w:val="-4"/>
        </w:rPr>
        <w:t xml:space="preserve"> </w:t>
      </w:r>
      <w:r w:rsidRPr="005D40D0">
        <w:rPr>
          <w:rFonts w:eastAsia="標楷體"/>
        </w:rPr>
        <w:t>pet’s</w:t>
      </w:r>
      <w:r w:rsidRPr="005D40D0">
        <w:rPr>
          <w:rFonts w:eastAsia="標楷體"/>
          <w:spacing w:val="-2"/>
        </w:rPr>
        <w:t xml:space="preserve"> </w:t>
      </w:r>
      <w:r w:rsidRPr="005D40D0">
        <w:rPr>
          <w:rFonts w:eastAsia="標楷體"/>
        </w:rPr>
        <w:t>location</w:t>
      </w:r>
      <w:r w:rsidRPr="005D40D0">
        <w:rPr>
          <w:rFonts w:eastAsia="標楷體"/>
          <w:spacing w:val="-3"/>
        </w:rPr>
        <w:t xml:space="preserve"> </w:t>
      </w:r>
      <w:r w:rsidRPr="005D40D0">
        <w:rPr>
          <w:rFonts w:eastAsia="標楷體"/>
        </w:rPr>
        <w:t>could</w:t>
      </w:r>
      <w:r w:rsidRPr="005D40D0">
        <w:rPr>
          <w:rFonts w:eastAsia="標楷體"/>
          <w:spacing w:val="-3"/>
        </w:rPr>
        <w:t xml:space="preserve"> </w:t>
      </w:r>
      <w:r w:rsidRPr="005D40D0">
        <w:rPr>
          <w:rFonts w:eastAsia="標楷體"/>
        </w:rPr>
        <w:t>be</w:t>
      </w:r>
      <w:r w:rsidRPr="005D40D0">
        <w:rPr>
          <w:rFonts w:eastAsia="標楷體"/>
          <w:spacing w:val="-2"/>
        </w:rPr>
        <w:t xml:space="preserve"> </w:t>
      </w:r>
      <w:r w:rsidRPr="005D40D0">
        <w:rPr>
          <w:rFonts w:eastAsia="標楷體"/>
        </w:rPr>
        <w:t>grasped with</w:t>
      </w:r>
      <w:r w:rsidRPr="005D40D0">
        <w:rPr>
          <w:rFonts w:eastAsia="標楷體"/>
          <w:spacing w:val="-3"/>
        </w:rPr>
        <w:t xml:space="preserve"> </w:t>
      </w:r>
      <w:r w:rsidRPr="005D40D0">
        <w:rPr>
          <w:rFonts w:eastAsia="標楷體"/>
        </w:rPr>
        <w:t>iBeacon</w:t>
      </w:r>
      <w:r w:rsidRPr="005D40D0">
        <w:rPr>
          <w:rFonts w:eastAsia="標楷體"/>
          <w:spacing w:val="-1"/>
        </w:rPr>
        <w:t xml:space="preserve"> </w:t>
      </w:r>
      <w:r w:rsidRPr="005D40D0">
        <w:rPr>
          <w:rFonts w:eastAsia="標楷體"/>
        </w:rPr>
        <w:t>at</w:t>
      </w:r>
      <w:r w:rsidRPr="005D40D0">
        <w:rPr>
          <w:rFonts w:eastAsia="標楷體"/>
          <w:spacing w:val="-3"/>
        </w:rPr>
        <w:t xml:space="preserve"> </w:t>
      </w:r>
      <w:r w:rsidRPr="005D40D0">
        <w:rPr>
          <w:rFonts w:eastAsia="標楷體"/>
        </w:rPr>
        <w:t>any</w:t>
      </w:r>
      <w:r w:rsidRPr="005D40D0">
        <w:rPr>
          <w:rFonts w:eastAsia="標楷體"/>
          <w:spacing w:val="-8"/>
        </w:rPr>
        <w:t xml:space="preserve"> </w:t>
      </w:r>
      <w:r w:rsidRPr="005D40D0">
        <w:rPr>
          <w:rFonts w:eastAsia="標楷體"/>
        </w:rPr>
        <w:t>time,</w:t>
      </w:r>
      <w:r w:rsidRPr="005D40D0">
        <w:rPr>
          <w:rFonts w:eastAsia="標楷體"/>
          <w:spacing w:val="-3"/>
        </w:rPr>
        <w:t xml:space="preserve"> </w:t>
      </w:r>
      <w:r w:rsidRPr="005D40D0">
        <w:rPr>
          <w:rFonts w:eastAsia="標楷體"/>
        </w:rPr>
        <w:t>and</w:t>
      </w:r>
      <w:r w:rsidRPr="005D40D0">
        <w:rPr>
          <w:rFonts w:eastAsia="標楷體"/>
          <w:spacing w:val="-3"/>
        </w:rPr>
        <w:t xml:space="preserve"> </w:t>
      </w:r>
      <w:r w:rsidRPr="005D40D0">
        <w:rPr>
          <w:rFonts w:eastAsia="標楷體"/>
        </w:rPr>
        <w:t>the</w:t>
      </w:r>
      <w:r w:rsidRPr="005D40D0">
        <w:rPr>
          <w:rFonts w:eastAsia="標楷體"/>
          <w:spacing w:val="-2"/>
        </w:rPr>
        <w:t xml:space="preserve"> </w:t>
      </w:r>
      <w:r w:rsidRPr="005D40D0">
        <w:rPr>
          <w:rFonts w:eastAsia="標楷體"/>
        </w:rPr>
        <w:t>radio frequency</w:t>
      </w:r>
      <w:r w:rsidRPr="005D40D0">
        <w:rPr>
          <w:rFonts w:eastAsia="標楷體"/>
          <w:spacing w:val="3"/>
        </w:rPr>
        <w:t xml:space="preserve"> </w:t>
      </w:r>
      <w:r w:rsidRPr="005D40D0">
        <w:rPr>
          <w:rFonts w:eastAsia="標楷體"/>
        </w:rPr>
        <w:t>identification</w:t>
      </w:r>
      <w:r w:rsidRPr="005D40D0">
        <w:rPr>
          <w:rFonts w:eastAsia="標楷體"/>
          <w:spacing w:val="8"/>
        </w:rPr>
        <w:t xml:space="preserve"> </w:t>
      </w:r>
      <w:r w:rsidRPr="005D40D0">
        <w:rPr>
          <w:rFonts w:eastAsia="標楷體"/>
        </w:rPr>
        <w:t>technology</w:t>
      </w:r>
      <w:r w:rsidRPr="005D40D0">
        <w:rPr>
          <w:rFonts w:eastAsia="標楷體"/>
          <w:spacing w:val="4"/>
        </w:rPr>
        <w:t xml:space="preserve"> </w:t>
      </w:r>
      <w:r w:rsidRPr="005D40D0">
        <w:rPr>
          <w:rFonts w:eastAsia="標楷體"/>
        </w:rPr>
        <w:t>(RFID)</w:t>
      </w:r>
      <w:r w:rsidRPr="005D40D0">
        <w:rPr>
          <w:rFonts w:eastAsia="標楷體"/>
          <w:spacing w:val="9"/>
        </w:rPr>
        <w:t xml:space="preserve"> </w:t>
      </w:r>
      <w:r w:rsidRPr="005D40D0">
        <w:rPr>
          <w:rFonts w:eastAsia="標楷體"/>
        </w:rPr>
        <w:t>could</w:t>
      </w:r>
      <w:r w:rsidRPr="005D40D0">
        <w:rPr>
          <w:rFonts w:eastAsia="標楷體"/>
          <w:spacing w:val="12"/>
        </w:rPr>
        <w:t xml:space="preserve"> </w:t>
      </w:r>
      <w:r w:rsidRPr="005D40D0">
        <w:rPr>
          <w:rFonts w:eastAsia="標楷體"/>
        </w:rPr>
        <w:t>read</w:t>
      </w:r>
      <w:r w:rsidRPr="005D40D0">
        <w:rPr>
          <w:rFonts w:eastAsia="標楷體"/>
          <w:spacing w:val="8"/>
        </w:rPr>
        <w:t xml:space="preserve"> </w:t>
      </w:r>
      <w:r w:rsidRPr="005D40D0">
        <w:rPr>
          <w:rFonts w:eastAsia="標楷體"/>
        </w:rPr>
        <w:t>the</w:t>
      </w:r>
      <w:r w:rsidRPr="005D40D0">
        <w:rPr>
          <w:rFonts w:eastAsia="標楷體"/>
          <w:spacing w:val="8"/>
        </w:rPr>
        <w:t xml:space="preserve"> </w:t>
      </w:r>
      <w:r w:rsidRPr="005D40D0">
        <w:rPr>
          <w:rFonts w:eastAsia="標楷體"/>
        </w:rPr>
        <w:t>information</w:t>
      </w:r>
      <w:r w:rsidRPr="005D40D0">
        <w:rPr>
          <w:rFonts w:eastAsia="標楷體"/>
          <w:spacing w:val="8"/>
        </w:rPr>
        <w:t xml:space="preserve"> </w:t>
      </w:r>
      <w:r w:rsidRPr="005D40D0">
        <w:rPr>
          <w:rFonts w:eastAsia="標楷體"/>
        </w:rPr>
        <w:t>in</w:t>
      </w:r>
      <w:r w:rsidRPr="005D40D0">
        <w:rPr>
          <w:rFonts w:eastAsia="標楷體"/>
          <w:spacing w:val="9"/>
        </w:rPr>
        <w:t xml:space="preserve"> </w:t>
      </w:r>
      <w:r w:rsidRPr="005D40D0">
        <w:rPr>
          <w:rFonts w:eastAsia="標楷體"/>
        </w:rPr>
        <w:t>the</w:t>
      </w:r>
      <w:r w:rsidRPr="005D40D0">
        <w:rPr>
          <w:rFonts w:eastAsia="標楷體"/>
          <w:spacing w:val="7"/>
        </w:rPr>
        <w:t xml:space="preserve"> </w:t>
      </w:r>
      <w:r w:rsidRPr="005D40D0">
        <w:rPr>
          <w:rFonts w:eastAsia="標楷體"/>
        </w:rPr>
        <w:t>pet’s</w:t>
      </w:r>
      <w:r w:rsidRPr="005D40D0">
        <w:rPr>
          <w:rFonts w:eastAsia="標楷體"/>
          <w:spacing w:val="9"/>
        </w:rPr>
        <w:t xml:space="preserve"> </w:t>
      </w:r>
      <w:r w:rsidRPr="005D40D0">
        <w:rPr>
          <w:rFonts w:eastAsia="標楷體"/>
          <w:spacing w:val="-4"/>
        </w:rPr>
        <w:t>chip</w:t>
      </w:r>
    </w:p>
    <w:p w14:paraId="1598D382"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22F6E25E" w14:textId="77777777" w:rsidR="00CB2FF0" w:rsidRPr="005D40D0" w:rsidRDefault="00000000">
      <w:pPr>
        <w:pStyle w:val="a3"/>
        <w:spacing w:before="71" w:line="470" w:lineRule="auto"/>
        <w:ind w:left="305" w:right="236"/>
        <w:jc w:val="both"/>
        <w:rPr>
          <w:rFonts w:eastAsia="標楷體"/>
        </w:rPr>
      </w:pPr>
      <w:r w:rsidRPr="005D40D0">
        <w:rPr>
          <w:rFonts w:eastAsia="標楷體"/>
          <w:noProof/>
        </w:rPr>
        <w:lastRenderedPageBreak/>
        <w:drawing>
          <wp:anchor distT="0" distB="0" distL="0" distR="0" simplePos="0" relativeHeight="251665920" behindDoc="1" locked="0" layoutInCell="1" allowOverlap="1" wp14:anchorId="08213439" wp14:editId="7CDD32BD">
            <wp:simplePos x="0" y="0"/>
            <wp:positionH relativeFrom="page">
              <wp:posOffset>1652890</wp:posOffset>
            </wp:positionH>
            <wp:positionV relativeFrom="paragraph">
              <wp:posOffset>2013953</wp:posOffset>
            </wp:positionV>
            <wp:extent cx="4628860" cy="4728872"/>
            <wp:effectExtent l="0" t="0" r="0" b="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and allow the owner registering the system for managers managing the information of pets</w:t>
      </w:r>
      <w:r w:rsidRPr="005D40D0">
        <w:rPr>
          <w:rFonts w:eastAsia="標楷體"/>
          <w:spacing w:val="-1"/>
        </w:rPr>
        <w:t xml:space="preserve"> </w:t>
      </w:r>
      <w:r w:rsidRPr="005D40D0">
        <w:rPr>
          <w:rFonts w:eastAsia="標楷體"/>
        </w:rPr>
        <w:t>and</w:t>
      </w:r>
      <w:r w:rsidRPr="005D40D0">
        <w:rPr>
          <w:rFonts w:eastAsia="標楷體"/>
          <w:spacing w:val="-1"/>
        </w:rPr>
        <w:t xml:space="preserve"> </w:t>
      </w:r>
      <w:r w:rsidRPr="005D40D0">
        <w:rPr>
          <w:rFonts w:eastAsia="標楷體"/>
        </w:rPr>
        <w:t>members.</w:t>
      </w:r>
      <w:r w:rsidRPr="005D40D0">
        <w:rPr>
          <w:rFonts w:eastAsia="標楷體"/>
          <w:spacing w:val="-2"/>
        </w:rPr>
        <w:t xml:space="preserve"> </w:t>
      </w:r>
      <w:r w:rsidRPr="005D40D0">
        <w:rPr>
          <w:rFonts w:eastAsia="標楷體"/>
        </w:rPr>
        <w:t>The</w:t>
      </w:r>
      <w:r w:rsidRPr="005D40D0">
        <w:rPr>
          <w:rFonts w:eastAsia="標楷體"/>
          <w:spacing w:val="-3"/>
        </w:rPr>
        <w:t xml:space="preserve"> </w:t>
      </w:r>
      <w:r w:rsidRPr="005D40D0">
        <w:rPr>
          <w:rFonts w:eastAsia="標楷體"/>
        </w:rPr>
        <w:t>pet</w:t>
      </w:r>
      <w:r w:rsidRPr="005D40D0">
        <w:rPr>
          <w:rFonts w:eastAsia="標楷體"/>
          <w:spacing w:val="-1"/>
        </w:rPr>
        <w:t xml:space="preserve"> </w:t>
      </w:r>
      <w:r w:rsidRPr="005D40D0">
        <w:rPr>
          <w:rFonts w:eastAsia="標楷體"/>
        </w:rPr>
        <w:t>image</w:t>
      </w:r>
      <w:r w:rsidRPr="005D40D0">
        <w:rPr>
          <w:rFonts w:eastAsia="標楷體"/>
          <w:spacing w:val="-2"/>
        </w:rPr>
        <w:t xml:space="preserve"> </w:t>
      </w:r>
      <w:r w:rsidRPr="005D40D0">
        <w:rPr>
          <w:rFonts w:eastAsia="標楷體"/>
        </w:rPr>
        <w:t>data</w:t>
      </w:r>
      <w:r w:rsidRPr="005D40D0">
        <w:rPr>
          <w:rFonts w:eastAsia="標楷體"/>
          <w:spacing w:val="-2"/>
        </w:rPr>
        <w:t xml:space="preserve"> </w:t>
      </w:r>
      <w:r w:rsidRPr="005D40D0">
        <w:rPr>
          <w:rFonts w:eastAsia="標楷體"/>
        </w:rPr>
        <w:t>recorded</w:t>
      </w:r>
      <w:r w:rsidRPr="005D40D0">
        <w:rPr>
          <w:rFonts w:eastAsia="標楷體"/>
          <w:spacing w:val="-1"/>
        </w:rPr>
        <w:t xml:space="preserve"> </w:t>
      </w:r>
      <w:r w:rsidRPr="005D40D0">
        <w:rPr>
          <w:rFonts w:eastAsia="標楷體"/>
        </w:rPr>
        <w:t>with</w:t>
      </w:r>
      <w:r w:rsidRPr="005D40D0">
        <w:rPr>
          <w:rFonts w:eastAsia="標楷體"/>
          <w:spacing w:val="-1"/>
        </w:rPr>
        <w:t xml:space="preserve"> </w:t>
      </w:r>
      <w:r w:rsidRPr="005D40D0">
        <w:rPr>
          <w:rFonts w:eastAsia="標楷體"/>
        </w:rPr>
        <w:t>the</w:t>
      </w:r>
      <w:r w:rsidRPr="005D40D0">
        <w:rPr>
          <w:rFonts w:eastAsia="標楷體"/>
          <w:spacing w:val="-2"/>
        </w:rPr>
        <w:t xml:space="preserve"> </w:t>
      </w:r>
      <w:r w:rsidRPr="005D40D0">
        <w:rPr>
          <w:rFonts w:eastAsia="標楷體"/>
        </w:rPr>
        <w:t>video</w:t>
      </w:r>
      <w:r w:rsidRPr="005D40D0">
        <w:rPr>
          <w:rFonts w:eastAsia="標楷體"/>
          <w:spacing w:val="-2"/>
        </w:rPr>
        <w:t xml:space="preserve"> </w:t>
      </w:r>
      <w:r w:rsidRPr="005D40D0">
        <w:rPr>
          <w:rFonts w:eastAsia="標楷體"/>
        </w:rPr>
        <w:t>equipment</w:t>
      </w:r>
      <w:r w:rsidRPr="005D40D0">
        <w:rPr>
          <w:rFonts w:eastAsia="標楷體"/>
          <w:spacing w:val="-1"/>
        </w:rPr>
        <w:t xml:space="preserve"> </w:t>
      </w:r>
      <w:r w:rsidRPr="005D40D0">
        <w:rPr>
          <w:rFonts w:eastAsia="標楷體"/>
        </w:rPr>
        <w:t>could</w:t>
      </w:r>
      <w:r w:rsidRPr="005D40D0">
        <w:rPr>
          <w:rFonts w:eastAsia="標楷體"/>
          <w:spacing w:val="-1"/>
        </w:rPr>
        <w:t xml:space="preserve"> </w:t>
      </w:r>
      <w:r w:rsidRPr="005D40D0">
        <w:rPr>
          <w:rFonts w:eastAsia="標楷體"/>
        </w:rPr>
        <w:t>provide medical staff for monitoring the conditions in a pet’s ward. A</w:t>
      </w:r>
      <w:r w:rsidRPr="005D40D0">
        <w:rPr>
          <w:rFonts w:eastAsia="標楷體"/>
          <w:spacing w:val="-3"/>
        </w:rPr>
        <w:t xml:space="preserve"> </w:t>
      </w:r>
      <w:r w:rsidRPr="005D40D0">
        <w:rPr>
          <w:rFonts w:eastAsia="標楷體"/>
        </w:rPr>
        <w:t>pet owner could connect to Cloud service platform through the electronic device and APP for pet information enquiry or remote visiting the hospitalized pets as well as acquiring relevant recommendation and offers when shopping in the store.</w:t>
      </w:r>
    </w:p>
    <w:p w14:paraId="7456F634" w14:textId="77777777" w:rsidR="00CB2FF0" w:rsidRPr="005D40D0" w:rsidRDefault="00000000">
      <w:pPr>
        <w:pStyle w:val="2"/>
        <w:spacing w:before="45"/>
        <w:jc w:val="both"/>
        <w:rPr>
          <w:rFonts w:eastAsia="標楷體"/>
        </w:rPr>
      </w:pPr>
      <w:bookmarkStart w:id="21" w:name="_bookmark21"/>
      <w:bookmarkEnd w:id="21"/>
      <w:r w:rsidRPr="005D40D0">
        <w:rPr>
          <w:rFonts w:eastAsia="標楷體"/>
        </w:rPr>
        <w:t>Section</w:t>
      </w:r>
      <w:r w:rsidRPr="005D40D0">
        <w:rPr>
          <w:rFonts w:eastAsia="標楷體"/>
          <w:spacing w:val="-7"/>
        </w:rPr>
        <w:t xml:space="preserve"> </w:t>
      </w:r>
      <w:r w:rsidRPr="005D40D0">
        <w:rPr>
          <w:rFonts w:eastAsia="標楷體"/>
        </w:rPr>
        <w:t>II</w:t>
      </w:r>
      <w:r w:rsidRPr="005D40D0">
        <w:rPr>
          <w:rFonts w:eastAsia="標楷體"/>
          <w:spacing w:val="69"/>
        </w:rPr>
        <w:t xml:space="preserve">  </w:t>
      </w:r>
      <w:r w:rsidRPr="005D40D0">
        <w:rPr>
          <w:rFonts w:eastAsia="標楷體"/>
        </w:rPr>
        <w:t>Platform</w:t>
      </w:r>
      <w:r w:rsidRPr="005D40D0">
        <w:rPr>
          <w:rFonts w:eastAsia="標楷體"/>
          <w:spacing w:val="-10"/>
        </w:rPr>
        <w:t xml:space="preserve"> </w:t>
      </w:r>
      <w:r w:rsidRPr="005D40D0">
        <w:rPr>
          <w:rFonts w:eastAsia="標楷體"/>
        </w:rPr>
        <w:t>Establishment</w:t>
      </w:r>
      <w:r w:rsidRPr="005D40D0">
        <w:rPr>
          <w:rFonts w:eastAsia="標楷體"/>
          <w:spacing w:val="-7"/>
        </w:rPr>
        <w:t xml:space="preserve"> </w:t>
      </w:r>
      <w:r w:rsidRPr="005D40D0">
        <w:rPr>
          <w:rFonts w:eastAsia="標楷體"/>
        </w:rPr>
        <w:t>and</w:t>
      </w:r>
      <w:r w:rsidRPr="005D40D0">
        <w:rPr>
          <w:rFonts w:eastAsia="標楷體"/>
          <w:spacing w:val="-5"/>
        </w:rPr>
        <w:t xml:space="preserve"> </w:t>
      </w:r>
      <w:r w:rsidRPr="005D40D0">
        <w:rPr>
          <w:rFonts w:eastAsia="標楷體"/>
          <w:spacing w:val="-2"/>
        </w:rPr>
        <w:t>Planning</w:t>
      </w:r>
    </w:p>
    <w:p w14:paraId="473022B9" w14:textId="77777777" w:rsidR="00CB2FF0" w:rsidRPr="005D40D0" w:rsidRDefault="00000000">
      <w:pPr>
        <w:pStyle w:val="a3"/>
        <w:spacing w:before="302" w:line="470" w:lineRule="auto"/>
        <w:ind w:left="305" w:right="236" w:firstLine="479"/>
        <w:jc w:val="both"/>
        <w:rPr>
          <w:rFonts w:eastAsia="標楷體"/>
        </w:rPr>
      </w:pPr>
      <w:r w:rsidRPr="005D40D0">
        <w:rPr>
          <w:rFonts w:eastAsia="標楷體"/>
        </w:rPr>
        <w:t>Cloud service technology allows businesses not being restricted to the use of physical equipment, simplifies service procedures, and provides differentiated services for the relevant application of veterinary hospitals on Cloud service platform. Based on “Large compound veterinary hospital infrastructure” and “Cloud service platform framework”, the establishment of Cloud service platform is discussed in this section so that the integrated system framework and mechanism could meet the practical requirements and enhance hospitals’ intention to apply such a framework and mechanism in the future.</w:t>
      </w:r>
    </w:p>
    <w:p w14:paraId="1CB0FA89" w14:textId="77777777" w:rsidR="00CB2FF0" w:rsidRPr="005D40D0" w:rsidRDefault="00000000">
      <w:pPr>
        <w:pStyle w:val="a4"/>
        <w:numPr>
          <w:ilvl w:val="0"/>
          <w:numId w:val="5"/>
        </w:numPr>
        <w:tabs>
          <w:tab w:val="left" w:pos="1145"/>
        </w:tabs>
        <w:spacing w:line="269" w:lineRule="exact"/>
        <w:rPr>
          <w:rFonts w:eastAsia="標楷體"/>
          <w:sz w:val="24"/>
        </w:rPr>
      </w:pPr>
      <w:r w:rsidRPr="005D40D0">
        <w:rPr>
          <w:rFonts w:eastAsia="標楷體"/>
          <w:sz w:val="24"/>
        </w:rPr>
        <w:t>Large</w:t>
      </w:r>
      <w:r w:rsidRPr="005D40D0">
        <w:rPr>
          <w:rFonts w:eastAsia="標楷體"/>
          <w:spacing w:val="-2"/>
          <w:sz w:val="24"/>
        </w:rPr>
        <w:t xml:space="preserve"> </w:t>
      </w:r>
      <w:r w:rsidRPr="005D40D0">
        <w:rPr>
          <w:rFonts w:eastAsia="標楷體"/>
          <w:sz w:val="24"/>
        </w:rPr>
        <w:t>compound</w:t>
      </w:r>
      <w:r w:rsidRPr="005D40D0">
        <w:rPr>
          <w:rFonts w:eastAsia="標楷體"/>
          <w:spacing w:val="-2"/>
          <w:sz w:val="24"/>
        </w:rPr>
        <w:t xml:space="preserve"> </w:t>
      </w:r>
      <w:r w:rsidRPr="005D40D0">
        <w:rPr>
          <w:rFonts w:eastAsia="標楷體"/>
          <w:sz w:val="24"/>
        </w:rPr>
        <w:t>veterinary</w:t>
      </w:r>
      <w:r w:rsidRPr="005D40D0">
        <w:rPr>
          <w:rFonts w:eastAsia="標楷體"/>
          <w:spacing w:val="-6"/>
          <w:sz w:val="24"/>
        </w:rPr>
        <w:t xml:space="preserve"> </w:t>
      </w:r>
      <w:r w:rsidRPr="005D40D0">
        <w:rPr>
          <w:rFonts w:eastAsia="標楷體"/>
          <w:sz w:val="24"/>
        </w:rPr>
        <w:t xml:space="preserve">hospital </w:t>
      </w:r>
      <w:r w:rsidRPr="005D40D0">
        <w:rPr>
          <w:rFonts w:eastAsia="標楷體"/>
          <w:spacing w:val="-2"/>
          <w:sz w:val="24"/>
        </w:rPr>
        <w:t>infrastructure</w:t>
      </w:r>
    </w:p>
    <w:p w14:paraId="4C881FC1" w14:textId="77777777" w:rsidR="00CB2FF0" w:rsidRPr="005D40D0" w:rsidRDefault="00000000">
      <w:pPr>
        <w:pStyle w:val="a3"/>
        <w:spacing w:before="264" w:line="470" w:lineRule="auto"/>
        <w:ind w:left="1013" w:right="234" w:firstLine="482"/>
        <w:jc w:val="both"/>
        <w:rPr>
          <w:rFonts w:eastAsia="標楷體"/>
        </w:rPr>
      </w:pPr>
      <w:r w:rsidRPr="005D40D0">
        <w:rPr>
          <w:rFonts w:eastAsia="標楷體"/>
        </w:rPr>
        <w:t>Large compound veterinary hospitals contain enormous data, including information related to pet medical care and stores. Various allied members show different customer sources that, when allied members upload and save relevant information in the Cloud server, the data would be completely transmitted to Cloud service platform, with the protection of information security, to win customers’ trust by entirely protecting the data and privacy. The infrastructure established in veterinary hospitals contains “iBeacon device”, “data analysis system”, “video equipment”, and “storage”. When a pet owner shops in a pet store</w:t>
      </w:r>
      <w:r w:rsidRPr="005D40D0">
        <w:rPr>
          <w:rFonts w:eastAsia="標楷體"/>
          <w:spacing w:val="56"/>
        </w:rPr>
        <w:t xml:space="preserve"> </w:t>
      </w:r>
      <w:r w:rsidRPr="005D40D0">
        <w:rPr>
          <w:rFonts w:eastAsia="標楷體"/>
        </w:rPr>
        <w:t>during</w:t>
      </w:r>
      <w:r w:rsidRPr="005D40D0">
        <w:rPr>
          <w:rFonts w:eastAsia="標楷體"/>
          <w:spacing w:val="54"/>
        </w:rPr>
        <w:t xml:space="preserve"> </w:t>
      </w:r>
      <w:r w:rsidRPr="005D40D0">
        <w:rPr>
          <w:rFonts w:eastAsia="標楷體"/>
        </w:rPr>
        <w:t>the</w:t>
      </w:r>
      <w:r w:rsidRPr="005D40D0">
        <w:rPr>
          <w:rFonts w:eastAsia="標楷體"/>
          <w:spacing w:val="57"/>
        </w:rPr>
        <w:t xml:space="preserve"> </w:t>
      </w:r>
      <w:r w:rsidRPr="005D40D0">
        <w:rPr>
          <w:rFonts w:eastAsia="標楷體"/>
        </w:rPr>
        <w:t>pet’s</w:t>
      </w:r>
      <w:r w:rsidRPr="005D40D0">
        <w:rPr>
          <w:rFonts w:eastAsia="標楷體"/>
          <w:spacing w:val="59"/>
        </w:rPr>
        <w:t xml:space="preserve"> </w:t>
      </w:r>
      <w:r w:rsidRPr="005D40D0">
        <w:rPr>
          <w:rFonts w:eastAsia="標楷體"/>
        </w:rPr>
        <w:t>medical</w:t>
      </w:r>
      <w:r w:rsidRPr="005D40D0">
        <w:rPr>
          <w:rFonts w:eastAsia="標楷體"/>
          <w:spacing w:val="57"/>
        </w:rPr>
        <w:t xml:space="preserve"> </w:t>
      </w:r>
      <w:r w:rsidRPr="005D40D0">
        <w:rPr>
          <w:rFonts w:eastAsia="標楷體"/>
        </w:rPr>
        <w:t>practice,</w:t>
      </w:r>
      <w:r w:rsidRPr="005D40D0">
        <w:rPr>
          <w:rFonts w:eastAsia="標楷體"/>
          <w:spacing w:val="57"/>
        </w:rPr>
        <w:t xml:space="preserve"> </w:t>
      </w:r>
      <w:r w:rsidRPr="005D40D0">
        <w:rPr>
          <w:rFonts w:eastAsia="標楷體"/>
        </w:rPr>
        <w:t>iBeacon</w:t>
      </w:r>
      <w:r w:rsidRPr="005D40D0">
        <w:rPr>
          <w:rFonts w:eastAsia="標楷體"/>
          <w:spacing w:val="56"/>
        </w:rPr>
        <w:t xml:space="preserve"> </w:t>
      </w:r>
      <w:r w:rsidRPr="005D40D0">
        <w:rPr>
          <w:rFonts w:eastAsia="標楷體"/>
        </w:rPr>
        <w:t>would</w:t>
      </w:r>
      <w:r w:rsidRPr="005D40D0">
        <w:rPr>
          <w:rFonts w:eastAsia="標楷體"/>
          <w:spacing w:val="57"/>
        </w:rPr>
        <w:t xml:space="preserve"> </w:t>
      </w:r>
      <w:r w:rsidRPr="005D40D0">
        <w:rPr>
          <w:rFonts w:eastAsia="標楷體"/>
        </w:rPr>
        <w:t>accurately</w:t>
      </w:r>
      <w:r w:rsidRPr="005D40D0">
        <w:rPr>
          <w:rFonts w:eastAsia="標楷體"/>
          <w:spacing w:val="54"/>
        </w:rPr>
        <w:t xml:space="preserve"> </w:t>
      </w:r>
      <w:r w:rsidRPr="005D40D0">
        <w:rPr>
          <w:rFonts w:eastAsia="標楷體"/>
        </w:rPr>
        <w:t>grasp</w:t>
      </w:r>
      <w:r w:rsidRPr="005D40D0">
        <w:rPr>
          <w:rFonts w:eastAsia="標楷體"/>
          <w:spacing w:val="58"/>
        </w:rPr>
        <w:t xml:space="preserve"> </w:t>
      </w:r>
      <w:r w:rsidRPr="005D40D0">
        <w:rPr>
          <w:rFonts w:eastAsia="標楷體"/>
          <w:spacing w:val="-5"/>
        </w:rPr>
        <w:t>the</w:t>
      </w:r>
    </w:p>
    <w:p w14:paraId="1D36FB9E"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615FA155" w14:textId="77777777" w:rsidR="00CB2FF0" w:rsidRPr="005D40D0" w:rsidRDefault="00000000">
      <w:pPr>
        <w:pStyle w:val="a3"/>
        <w:spacing w:before="71" w:line="470" w:lineRule="auto"/>
        <w:ind w:left="1013" w:right="235"/>
        <w:jc w:val="both"/>
        <w:rPr>
          <w:rFonts w:eastAsia="標楷體"/>
        </w:rPr>
      </w:pPr>
      <w:r w:rsidRPr="005D40D0">
        <w:rPr>
          <w:rFonts w:eastAsia="標楷體"/>
          <w:noProof/>
        </w:rPr>
        <w:lastRenderedPageBreak/>
        <w:drawing>
          <wp:anchor distT="0" distB="0" distL="0" distR="0" simplePos="0" relativeHeight="251667968" behindDoc="1" locked="0" layoutInCell="1" allowOverlap="1" wp14:anchorId="4CF07A2A" wp14:editId="408B80B0">
            <wp:simplePos x="0" y="0"/>
            <wp:positionH relativeFrom="page">
              <wp:posOffset>1652890</wp:posOffset>
            </wp:positionH>
            <wp:positionV relativeFrom="paragraph">
              <wp:posOffset>2013953</wp:posOffset>
            </wp:positionV>
            <wp:extent cx="4628860" cy="4728872"/>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locations of the owner and pet through positioning, and the number of signal receivers for iBeacon would be established based on the store size and spatial distribution. The owner, when shopping in the store, would be analyzed the preference, according to the past purchase records and the real-time positioning, and provided relevant offers to the mobile phone APP. During the pet’s medical practice, the medical procedures could be recorded and monitored through video equipment. When the pet returns to the ward, the living situation could be recorded</w:t>
      </w:r>
      <w:r w:rsidRPr="005D40D0">
        <w:rPr>
          <w:rFonts w:eastAsia="標楷體"/>
          <w:spacing w:val="-13"/>
        </w:rPr>
        <w:t xml:space="preserve"> </w:t>
      </w:r>
      <w:r w:rsidRPr="005D40D0">
        <w:rPr>
          <w:rFonts w:eastAsia="標楷體"/>
        </w:rPr>
        <w:t>through the camera. Under the 180°</w:t>
      </w:r>
      <w:r w:rsidRPr="005D40D0">
        <w:rPr>
          <w:rFonts w:eastAsia="標楷體"/>
          <w:spacing w:val="-15"/>
        </w:rPr>
        <w:t xml:space="preserve"> </w:t>
      </w:r>
      <w:r w:rsidRPr="005D40D0">
        <w:rPr>
          <w:rFonts w:eastAsia="標楷體"/>
        </w:rPr>
        <w:t>or 360°</w:t>
      </w:r>
      <w:r w:rsidRPr="005D40D0">
        <w:rPr>
          <w:rFonts w:eastAsia="標楷體"/>
          <w:spacing w:val="-15"/>
        </w:rPr>
        <w:t xml:space="preserve"> </w:t>
      </w:r>
      <w:r w:rsidRPr="005D40D0">
        <w:rPr>
          <w:rFonts w:eastAsia="標楷體"/>
        </w:rPr>
        <w:t>panorama, the owner could view the real-time picture of the pet. Storage would save pet medical care procedures, pet real-time images, owner’s purchase records, and owner’s positioning information, and the recorded medical procedures could be the reference for any medical disputes in the future. Purchase records and</w:t>
      </w:r>
      <w:r w:rsidRPr="005D40D0">
        <w:rPr>
          <w:rFonts w:eastAsia="標楷體"/>
          <w:spacing w:val="40"/>
        </w:rPr>
        <w:t xml:space="preserve"> </w:t>
      </w:r>
      <w:r w:rsidRPr="005D40D0">
        <w:rPr>
          <w:rFonts w:eastAsia="標楷體"/>
        </w:rPr>
        <w:t>positioning information could be used in the data analysis system to provide the most suitable offers for the owner.</w:t>
      </w:r>
    </w:p>
    <w:p w14:paraId="2CBD17EA" w14:textId="77777777" w:rsidR="00CB2FF0" w:rsidRPr="005D40D0" w:rsidRDefault="00000000">
      <w:pPr>
        <w:pStyle w:val="a4"/>
        <w:numPr>
          <w:ilvl w:val="0"/>
          <w:numId w:val="5"/>
        </w:numPr>
        <w:tabs>
          <w:tab w:val="left" w:pos="1145"/>
        </w:tabs>
        <w:spacing w:line="264" w:lineRule="exact"/>
        <w:rPr>
          <w:rFonts w:eastAsia="標楷體"/>
          <w:sz w:val="24"/>
        </w:rPr>
      </w:pPr>
      <w:r w:rsidRPr="005D40D0">
        <w:rPr>
          <w:rFonts w:eastAsia="標楷體"/>
          <w:sz w:val="24"/>
        </w:rPr>
        <w:t>Cloud</w:t>
      </w:r>
      <w:r w:rsidRPr="005D40D0">
        <w:rPr>
          <w:rFonts w:eastAsia="標楷體"/>
          <w:spacing w:val="-4"/>
          <w:sz w:val="24"/>
        </w:rPr>
        <w:t xml:space="preserve"> </w:t>
      </w:r>
      <w:r w:rsidRPr="005D40D0">
        <w:rPr>
          <w:rFonts w:eastAsia="標楷體"/>
          <w:sz w:val="24"/>
        </w:rPr>
        <w:t>service</w:t>
      </w:r>
      <w:r w:rsidRPr="005D40D0">
        <w:rPr>
          <w:rFonts w:eastAsia="標楷體"/>
          <w:spacing w:val="-2"/>
          <w:sz w:val="24"/>
        </w:rPr>
        <w:t xml:space="preserve"> </w:t>
      </w:r>
      <w:r w:rsidRPr="005D40D0">
        <w:rPr>
          <w:rFonts w:eastAsia="標楷體"/>
          <w:sz w:val="24"/>
        </w:rPr>
        <w:t>platform</w:t>
      </w:r>
      <w:r w:rsidRPr="005D40D0">
        <w:rPr>
          <w:rFonts w:eastAsia="標楷體"/>
          <w:spacing w:val="-1"/>
          <w:sz w:val="24"/>
        </w:rPr>
        <w:t xml:space="preserve"> </w:t>
      </w:r>
      <w:r w:rsidRPr="005D40D0">
        <w:rPr>
          <w:rFonts w:eastAsia="標楷體"/>
          <w:spacing w:val="-2"/>
          <w:sz w:val="24"/>
        </w:rPr>
        <w:t>framework</w:t>
      </w:r>
    </w:p>
    <w:p w14:paraId="6D4B4445" w14:textId="77777777" w:rsidR="00CB2FF0" w:rsidRPr="005D40D0" w:rsidRDefault="00000000">
      <w:pPr>
        <w:pStyle w:val="a3"/>
        <w:spacing w:before="264" w:line="470" w:lineRule="auto"/>
        <w:ind w:left="1013" w:right="234" w:firstLine="480"/>
        <w:jc w:val="both"/>
        <w:rPr>
          <w:rFonts w:eastAsia="標楷體"/>
        </w:rPr>
      </w:pPr>
      <w:r w:rsidRPr="005D40D0">
        <w:rPr>
          <w:rFonts w:eastAsia="標楷體"/>
        </w:rPr>
        <w:t>Cloud computing is basically composed of various layers of visual technology, and the framework is to transmit reliable services through the data center. A</w:t>
      </w:r>
      <w:r w:rsidRPr="005D40D0">
        <w:rPr>
          <w:rFonts w:eastAsia="標楷體"/>
          <w:spacing w:val="-5"/>
        </w:rPr>
        <w:t xml:space="preserve"> </w:t>
      </w:r>
      <w:r w:rsidRPr="005D40D0">
        <w:rPr>
          <w:rFonts w:eastAsia="標楷體"/>
        </w:rPr>
        <w:t>pet’s data file could be copied to the global storage server through the dynamic distribution and rapid copy algorithm of Cloud technology so that the user could connect the Cloud service platform through the mobile phone APP. Cloud service platform could carry large quantity of data. There might be thousands of data transmitted among veterinary hospital allied members. In</w:t>
      </w:r>
      <w:r w:rsidRPr="005D40D0">
        <w:rPr>
          <w:rFonts w:eastAsia="標楷體"/>
          <w:spacing w:val="40"/>
        </w:rPr>
        <w:t xml:space="preserve"> </w:t>
      </w:r>
      <w:r w:rsidRPr="005D40D0">
        <w:rPr>
          <w:rFonts w:eastAsia="標楷體"/>
        </w:rPr>
        <w:t>order to stabilize Cloud service platform and meet the requirements, it is necessary to establish or rely on Cloud technology suppliers to establish the cluster server computing center to cope with daily data enquiry and message exchange</w:t>
      </w:r>
      <w:r w:rsidRPr="005D40D0">
        <w:rPr>
          <w:rFonts w:eastAsia="標楷體"/>
          <w:spacing w:val="22"/>
        </w:rPr>
        <w:t xml:space="preserve"> </w:t>
      </w:r>
      <w:r w:rsidRPr="005D40D0">
        <w:rPr>
          <w:rFonts w:eastAsia="標楷體"/>
        </w:rPr>
        <w:t>of</w:t>
      </w:r>
      <w:r w:rsidRPr="005D40D0">
        <w:rPr>
          <w:rFonts w:eastAsia="標楷體"/>
          <w:spacing w:val="24"/>
        </w:rPr>
        <w:t xml:space="preserve"> </w:t>
      </w:r>
      <w:r w:rsidRPr="005D40D0">
        <w:rPr>
          <w:rFonts w:eastAsia="標楷體"/>
        </w:rPr>
        <w:t>veterinary</w:t>
      </w:r>
      <w:r w:rsidRPr="005D40D0">
        <w:rPr>
          <w:rFonts w:eastAsia="標楷體"/>
          <w:spacing w:val="22"/>
        </w:rPr>
        <w:t xml:space="preserve"> </w:t>
      </w:r>
      <w:r w:rsidRPr="005D40D0">
        <w:rPr>
          <w:rFonts w:eastAsia="標楷體"/>
        </w:rPr>
        <w:t>hospitals</w:t>
      </w:r>
      <w:r w:rsidRPr="005D40D0">
        <w:rPr>
          <w:rFonts w:eastAsia="標楷體"/>
          <w:spacing w:val="25"/>
        </w:rPr>
        <w:t xml:space="preserve"> </w:t>
      </w:r>
      <w:r w:rsidRPr="005D40D0">
        <w:rPr>
          <w:rFonts w:eastAsia="標楷體"/>
        </w:rPr>
        <w:t>and</w:t>
      </w:r>
      <w:r w:rsidRPr="005D40D0">
        <w:rPr>
          <w:rFonts w:eastAsia="標楷體"/>
          <w:spacing w:val="24"/>
        </w:rPr>
        <w:t xml:space="preserve"> </w:t>
      </w:r>
      <w:r w:rsidRPr="005D40D0">
        <w:rPr>
          <w:rFonts w:eastAsia="標楷體"/>
        </w:rPr>
        <w:t>users.</w:t>
      </w:r>
      <w:r w:rsidRPr="005D40D0">
        <w:rPr>
          <w:rFonts w:eastAsia="標楷體"/>
          <w:spacing w:val="25"/>
        </w:rPr>
        <w:t xml:space="preserve"> </w:t>
      </w:r>
      <w:r w:rsidRPr="005D40D0">
        <w:rPr>
          <w:rFonts w:eastAsia="標楷體"/>
        </w:rPr>
        <w:t>Veterinary</w:t>
      </w:r>
      <w:r w:rsidRPr="005D40D0">
        <w:rPr>
          <w:rFonts w:eastAsia="標楷體"/>
          <w:spacing w:val="17"/>
        </w:rPr>
        <w:t xml:space="preserve"> </w:t>
      </w:r>
      <w:r w:rsidRPr="005D40D0">
        <w:rPr>
          <w:rFonts w:eastAsia="標楷體"/>
        </w:rPr>
        <w:t>hospital</w:t>
      </w:r>
      <w:r w:rsidRPr="005D40D0">
        <w:rPr>
          <w:rFonts w:eastAsia="標楷體"/>
          <w:spacing w:val="25"/>
        </w:rPr>
        <w:t xml:space="preserve"> </w:t>
      </w:r>
      <w:r w:rsidRPr="005D40D0">
        <w:rPr>
          <w:rFonts w:eastAsia="標楷體"/>
        </w:rPr>
        <w:t>allied</w:t>
      </w:r>
      <w:r w:rsidRPr="005D40D0">
        <w:rPr>
          <w:rFonts w:eastAsia="標楷體"/>
          <w:spacing w:val="25"/>
        </w:rPr>
        <w:t xml:space="preserve"> </w:t>
      </w:r>
      <w:r w:rsidRPr="005D40D0">
        <w:rPr>
          <w:rFonts w:eastAsia="標楷體"/>
          <w:spacing w:val="-2"/>
        </w:rPr>
        <w:t>members</w:t>
      </w:r>
    </w:p>
    <w:p w14:paraId="7B870A37"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069FE9A1" w14:textId="77777777" w:rsidR="00CB2FF0" w:rsidRPr="005D40D0" w:rsidRDefault="00000000">
      <w:pPr>
        <w:pStyle w:val="a3"/>
        <w:spacing w:before="71" w:line="470" w:lineRule="auto"/>
        <w:ind w:left="1013" w:right="233"/>
        <w:jc w:val="both"/>
        <w:rPr>
          <w:rFonts w:eastAsia="標楷體"/>
        </w:rPr>
      </w:pPr>
      <w:r w:rsidRPr="005D40D0">
        <w:rPr>
          <w:rFonts w:eastAsia="標楷體"/>
          <w:noProof/>
        </w:rPr>
        <w:lastRenderedPageBreak/>
        <w:drawing>
          <wp:anchor distT="0" distB="0" distL="0" distR="0" simplePos="0" relativeHeight="251670016" behindDoc="1" locked="0" layoutInCell="1" allowOverlap="1" wp14:anchorId="42D4BB33" wp14:editId="761E7681">
            <wp:simplePos x="0" y="0"/>
            <wp:positionH relativeFrom="page">
              <wp:posOffset>1652890</wp:posOffset>
            </wp:positionH>
            <wp:positionV relativeFrom="paragraph">
              <wp:posOffset>2013953</wp:posOffset>
            </wp:positionV>
            <wp:extent cx="4628860" cy="4728872"/>
            <wp:effectExtent l="0" t="0" r="0" b="0"/>
            <wp:wrapNone/>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therefore have to establish a steady Cloud center to complete the daily works of veterinary hospitals and users. The Cloud framework is the integration of platform, equipment, and software into the private network of hospitals, and the infrastructure and related resources in the cloud are established in the network firewall for institutions or departments in a company sharing the related resources in the data center.</w:t>
      </w:r>
    </w:p>
    <w:p w14:paraId="3FD26C87" w14:textId="77777777" w:rsidR="00CB2FF0" w:rsidRPr="005D40D0" w:rsidRDefault="00000000">
      <w:pPr>
        <w:pStyle w:val="2"/>
        <w:tabs>
          <w:tab w:val="left" w:pos="2072"/>
        </w:tabs>
        <w:spacing w:before="45"/>
        <w:rPr>
          <w:rFonts w:eastAsia="標楷體"/>
        </w:rPr>
      </w:pPr>
      <w:bookmarkStart w:id="22" w:name="_bookmark22"/>
      <w:bookmarkEnd w:id="22"/>
      <w:r w:rsidRPr="005D40D0">
        <w:rPr>
          <w:rFonts w:eastAsia="標楷體"/>
        </w:rPr>
        <w:t>Section</w:t>
      </w:r>
      <w:r w:rsidRPr="005D40D0">
        <w:rPr>
          <w:rFonts w:eastAsia="標楷體"/>
          <w:spacing w:val="-11"/>
        </w:rPr>
        <w:t xml:space="preserve"> </w:t>
      </w:r>
      <w:r w:rsidRPr="005D40D0">
        <w:rPr>
          <w:rFonts w:eastAsia="標楷體"/>
          <w:spacing w:val="-5"/>
        </w:rPr>
        <w:t>III</w:t>
      </w:r>
      <w:r w:rsidRPr="005D40D0">
        <w:rPr>
          <w:rFonts w:eastAsia="標楷體"/>
        </w:rPr>
        <w:tab/>
        <w:t>Advantage</w:t>
      </w:r>
      <w:r w:rsidRPr="005D40D0">
        <w:rPr>
          <w:rFonts w:eastAsia="標楷體"/>
          <w:spacing w:val="-11"/>
        </w:rPr>
        <w:t xml:space="preserve"> </w:t>
      </w:r>
      <w:r w:rsidRPr="005D40D0">
        <w:rPr>
          <w:rFonts w:eastAsia="標楷體"/>
        </w:rPr>
        <w:t>of</w:t>
      </w:r>
      <w:r w:rsidRPr="005D40D0">
        <w:rPr>
          <w:rFonts w:eastAsia="標楷體"/>
          <w:spacing w:val="-9"/>
        </w:rPr>
        <w:t xml:space="preserve"> </w:t>
      </w:r>
      <w:r w:rsidRPr="005D40D0">
        <w:rPr>
          <w:rFonts w:eastAsia="標楷體"/>
        </w:rPr>
        <w:t>Integrated</w:t>
      </w:r>
      <w:r w:rsidRPr="005D40D0">
        <w:rPr>
          <w:rFonts w:eastAsia="標楷體"/>
          <w:spacing w:val="-11"/>
        </w:rPr>
        <w:t xml:space="preserve"> </w:t>
      </w:r>
      <w:r w:rsidRPr="005D40D0">
        <w:rPr>
          <w:rFonts w:eastAsia="標楷體"/>
          <w:spacing w:val="-2"/>
        </w:rPr>
        <w:t>System</w:t>
      </w:r>
    </w:p>
    <w:p w14:paraId="069A42E0" w14:textId="77777777" w:rsidR="00CB2FF0" w:rsidRPr="005D40D0" w:rsidRDefault="00000000">
      <w:pPr>
        <w:pStyle w:val="a3"/>
        <w:spacing w:before="302" w:line="470" w:lineRule="auto"/>
        <w:ind w:left="305" w:right="219" w:firstLine="479"/>
        <w:jc w:val="both"/>
        <w:rPr>
          <w:rFonts w:eastAsia="標楷體"/>
        </w:rPr>
      </w:pPr>
      <w:r w:rsidRPr="005D40D0">
        <w:rPr>
          <w:rFonts w:eastAsia="標楷體"/>
        </w:rPr>
        <w:t>During the development of information technology, the technological application</w:t>
      </w:r>
      <w:r w:rsidRPr="005D40D0">
        <w:rPr>
          <w:rFonts w:eastAsia="標楷體"/>
          <w:spacing w:val="40"/>
        </w:rPr>
        <w:t xml:space="preserve"> </w:t>
      </w:r>
      <w:r w:rsidRPr="005D40D0">
        <w:rPr>
          <w:rFonts w:eastAsia="標楷體"/>
        </w:rPr>
        <w:t>of distinct software and hardware has become mature. Along with the era of big data, many sales businesses start to emphasize consumers’ purchase records. Membership cards or the information of checkout systems to record consumers’</w:t>
      </w:r>
      <w:r w:rsidRPr="005D40D0">
        <w:rPr>
          <w:rFonts w:eastAsia="標楷體"/>
          <w:spacing w:val="-14"/>
        </w:rPr>
        <w:t xml:space="preserve"> </w:t>
      </w:r>
      <w:r w:rsidRPr="005D40D0">
        <w:rPr>
          <w:rFonts w:eastAsia="標楷體"/>
        </w:rPr>
        <w:t>consumption records are therefore promoted, when data mining is used for exploring valuable data in consumer data. Ordinary statistical analyses use sampling to collect some data and generalize the population with such samples. However, such a method could not complete deduce the population in some situations, and there might be errors. Different from the ordinary statistical analyses, big data analysis directly analyzes the population of specific groups that deduction is not necessary for the analysis, but consumers’ relevant information could be directly analyzed. There are plenty of applications on the Internet, e.g. users’</w:t>
      </w:r>
      <w:r w:rsidRPr="005D40D0">
        <w:rPr>
          <w:rFonts w:eastAsia="標楷體"/>
          <w:spacing w:val="-15"/>
        </w:rPr>
        <w:t xml:space="preserve"> </w:t>
      </w:r>
      <w:r w:rsidRPr="005D40D0">
        <w:rPr>
          <w:rFonts w:eastAsia="標楷體"/>
        </w:rPr>
        <w:t>browsing records, purchase behavior, time on page, and comment &amp; evaluation, to analyze consumer behaviors. Nevertheless, physical stores could merely collect data through membership cards or real-name consumption records to analyze historical records. The combination of iBeacon with information systems could provide managers with decision-making reference and decision-making points from different aspects as well as provide new business models for stores changing owners’ passive consumption</w:t>
      </w:r>
      <w:r w:rsidRPr="005D40D0">
        <w:rPr>
          <w:rFonts w:eastAsia="標楷體"/>
          <w:spacing w:val="52"/>
          <w:w w:val="150"/>
        </w:rPr>
        <w:t xml:space="preserve"> </w:t>
      </w:r>
      <w:r w:rsidRPr="005D40D0">
        <w:rPr>
          <w:rFonts w:eastAsia="標楷體"/>
        </w:rPr>
        <w:t>habits.</w:t>
      </w:r>
      <w:r w:rsidRPr="005D40D0">
        <w:rPr>
          <w:rFonts w:eastAsia="標楷體"/>
          <w:spacing w:val="55"/>
          <w:w w:val="150"/>
        </w:rPr>
        <w:t xml:space="preserve"> </w:t>
      </w:r>
      <w:r w:rsidRPr="005D40D0">
        <w:rPr>
          <w:rFonts w:eastAsia="標楷體"/>
        </w:rPr>
        <w:t>The</w:t>
      </w:r>
      <w:r w:rsidRPr="005D40D0">
        <w:rPr>
          <w:rFonts w:eastAsia="標楷體"/>
          <w:spacing w:val="54"/>
          <w:w w:val="150"/>
        </w:rPr>
        <w:t xml:space="preserve"> </w:t>
      </w:r>
      <w:r w:rsidRPr="005D40D0">
        <w:rPr>
          <w:rFonts w:eastAsia="標楷體"/>
        </w:rPr>
        <w:t>stores</w:t>
      </w:r>
      <w:r w:rsidRPr="005D40D0">
        <w:rPr>
          <w:rFonts w:eastAsia="標楷體"/>
          <w:spacing w:val="56"/>
          <w:w w:val="150"/>
        </w:rPr>
        <w:t xml:space="preserve"> </w:t>
      </w:r>
      <w:r w:rsidRPr="005D40D0">
        <w:rPr>
          <w:rFonts w:eastAsia="標楷體"/>
        </w:rPr>
        <w:t>therefore</w:t>
      </w:r>
      <w:r w:rsidRPr="005D40D0">
        <w:rPr>
          <w:rFonts w:eastAsia="標楷體"/>
          <w:spacing w:val="53"/>
          <w:w w:val="150"/>
        </w:rPr>
        <w:t xml:space="preserve"> </w:t>
      </w:r>
      <w:r w:rsidRPr="005D40D0">
        <w:rPr>
          <w:rFonts w:eastAsia="標楷體"/>
        </w:rPr>
        <w:t>could</w:t>
      </w:r>
      <w:r w:rsidRPr="005D40D0">
        <w:rPr>
          <w:rFonts w:eastAsia="標楷體"/>
          <w:spacing w:val="55"/>
          <w:w w:val="150"/>
        </w:rPr>
        <w:t xml:space="preserve"> </w:t>
      </w:r>
      <w:r w:rsidRPr="005D40D0">
        <w:rPr>
          <w:rFonts w:eastAsia="標楷體"/>
        </w:rPr>
        <w:t>discuss</w:t>
      </w:r>
      <w:r w:rsidRPr="005D40D0">
        <w:rPr>
          <w:rFonts w:eastAsia="標楷體"/>
          <w:spacing w:val="55"/>
          <w:w w:val="150"/>
        </w:rPr>
        <w:t xml:space="preserve"> </w:t>
      </w:r>
      <w:r w:rsidRPr="005D40D0">
        <w:rPr>
          <w:rFonts w:eastAsia="標楷體"/>
        </w:rPr>
        <w:t>consumer</w:t>
      </w:r>
      <w:r w:rsidRPr="005D40D0">
        <w:rPr>
          <w:rFonts w:eastAsia="標楷體"/>
          <w:spacing w:val="54"/>
          <w:w w:val="150"/>
        </w:rPr>
        <w:t xml:space="preserve"> </w:t>
      </w:r>
      <w:r w:rsidRPr="005D40D0">
        <w:rPr>
          <w:rFonts w:eastAsia="標楷體"/>
        </w:rPr>
        <w:t>preference</w:t>
      </w:r>
      <w:r w:rsidRPr="005D40D0">
        <w:rPr>
          <w:rFonts w:eastAsia="標楷體"/>
          <w:spacing w:val="54"/>
          <w:w w:val="150"/>
        </w:rPr>
        <w:t xml:space="preserve"> </w:t>
      </w:r>
      <w:r w:rsidRPr="005D40D0">
        <w:rPr>
          <w:rFonts w:eastAsia="標楷體"/>
          <w:spacing w:val="-5"/>
        </w:rPr>
        <w:t>and</w:t>
      </w:r>
    </w:p>
    <w:p w14:paraId="670437F5"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27E38EC4" w14:textId="77777777" w:rsidR="00CB2FF0" w:rsidRPr="005D40D0" w:rsidRDefault="00000000">
      <w:pPr>
        <w:pStyle w:val="a3"/>
        <w:spacing w:before="71" w:line="470" w:lineRule="auto"/>
        <w:ind w:left="305" w:right="236"/>
        <w:jc w:val="both"/>
        <w:rPr>
          <w:rFonts w:eastAsia="標楷體"/>
        </w:rPr>
      </w:pPr>
      <w:r w:rsidRPr="005D40D0">
        <w:rPr>
          <w:rFonts w:eastAsia="標楷體"/>
          <w:noProof/>
        </w:rPr>
        <w:lastRenderedPageBreak/>
        <w:drawing>
          <wp:anchor distT="0" distB="0" distL="0" distR="0" simplePos="0" relativeHeight="251672064" behindDoc="1" locked="0" layoutInCell="1" allowOverlap="1" wp14:anchorId="09B5310C" wp14:editId="07274858">
            <wp:simplePos x="0" y="0"/>
            <wp:positionH relativeFrom="page">
              <wp:posOffset>1652890</wp:posOffset>
            </wp:positionH>
            <wp:positionV relativeFrom="paragraph">
              <wp:posOffset>2013953</wp:posOffset>
            </wp:positionV>
            <wp:extent cx="4628860" cy="4728872"/>
            <wp:effectExtent l="0" t="0" r="0" b="0"/>
            <wp:wrapNone/>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behaviors through data collection and analyses, actively promote with advertisement, and recommend and introduce relevant products. In addition to providing pet owners or consumers with an alternative choice, it could enhance the purchase intention of pet owners and consumers. Meanwhile, a pet owner could know the location and the treatment process of the pet to monitor the location and the real situations of the pet during shopping.</w:t>
      </w:r>
    </w:p>
    <w:p w14:paraId="5FE8CA18" w14:textId="77777777" w:rsidR="00CB2FF0" w:rsidRPr="005D40D0" w:rsidRDefault="00000000">
      <w:pPr>
        <w:pStyle w:val="a3"/>
        <w:spacing w:line="470" w:lineRule="auto"/>
        <w:ind w:left="305" w:right="233" w:firstLine="479"/>
        <w:jc w:val="both"/>
        <w:rPr>
          <w:rFonts w:eastAsia="標楷體"/>
        </w:rPr>
      </w:pPr>
      <w:r w:rsidRPr="005D40D0">
        <w:rPr>
          <w:rFonts w:eastAsia="標楷體"/>
        </w:rPr>
        <w:t>Veterinary hospitals and pet stores used to consider the expertise but seldom considered the needs of pet owners and pets. Nonetheless, the market structure is changing with enhancing importance of pets that traditional veterinary</w:t>
      </w:r>
      <w:r w:rsidRPr="005D40D0">
        <w:rPr>
          <w:rFonts w:eastAsia="標楷體"/>
          <w:spacing w:val="-1"/>
        </w:rPr>
        <w:t xml:space="preserve"> </w:t>
      </w:r>
      <w:r w:rsidRPr="005D40D0">
        <w:rPr>
          <w:rFonts w:eastAsia="標楷體"/>
        </w:rPr>
        <w:t>hospitals and pet stores could not simply rely on the past processes, without taking innovation into account. Current veterinary hospitals are divided into traditional paper-based operation and information system managed veterinary hospitals. Paper-based operation is time</w:t>
      </w:r>
      <w:r w:rsidRPr="005D40D0">
        <w:rPr>
          <w:rFonts w:eastAsia="標楷體"/>
          <w:spacing w:val="80"/>
        </w:rPr>
        <w:t xml:space="preserve"> </w:t>
      </w:r>
      <w:r w:rsidRPr="005D40D0">
        <w:rPr>
          <w:rFonts w:eastAsia="標楷體"/>
        </w:rPr>
        <w:t>and manpower consuming and would waste a lot of spaces such that it does not meet modern management for efficiency. The latter, on the other hand, could not make adjustment to cope with the time because of the inadequate understanding of</w:t>
      </w:r>
      <w:r w:rsidRPr="005D40D0">
        <w:rPr>
          <w:rFonts w:eastAsia="標楷體"/>
          <w:spacing w:val="40"/>
        </w:rPr>
        <w:t xml:space="preserve"> </w:t>
      </w:r>
      <w:r w:rsidRPr="005D40D0">
        <w:rPr>
          <w:rFonts w:eastAsia="標楷體"/>
        </w:rPr>
        <w:t>information technology so that effective solutions could not be immediately proposed for the market demand. It therefore results in certain gap with new-generation people’s habits. An integrated system combined with the application of big data and added the data analysis systems in Cloud platform is therefore proposed in this study. In addition to</w:t>
      </w:r>
      <w:r w:rsidRPr="005D40D0">
        <w:rPr>
          <w:rFonts w:eastAsia="標楷體"/>
          <w:spacing w:val="40"/>
        </w:rPr>
        <w:t xml:space="preserve"> </w:t>
      </w:r>
      <w:r w:rsidRPr="005D40D0">
        <w:rPr>
          <w:rFonts w:eastAsia="標楷體"/>
        </w:rPr>
        <w:t>helping</w:t>
      </w:r>
      <w:r w:rsidRPr="005D40D0">
        <w:rPr>
          <w:rFonts w:eastAsia="標楷體"/>
          <w:spacing w:val="40"/>
        </w:rPr>
        <w:t xml:space="preserve"> </w:t>
      </w:r>
      <w:r w:rsidRPr="005D40D0">
        <w:rPr>
          <w:rFonts w:eastAsia="標楷體"/>
        </w:rPr>
        <w:t>veterinary</w:t>
      </w:r>
      <w:r w:rsidRPr="005D40D0">
        <w:rPr>
          <w:rFonts w:eastAsia="標楷體"/>
          <w:spacing w:val="40"/>
        </w:rPr>
        <w:t xml:space="preserve"> </w:t>
      </w:r>
      <w:r w:rsidRPr="005D40D0">
        <w:rPr>
          <w:rFonts w:eastAsia="標楷體"/>
        </w:rPr>
        <w:t>hospitals</w:t>
      </w:r>
      <w:r w:rsidRPr="005D40D0">
        <w:rPr>
          <w:rFonts w:eastAsia="標楷體"/>
          <w:spacing w:val="40"/>
        </w:rPr>
        <w:t xml:space="preserve"> </w:t>
      </w:r>
      <w:r w:rsidRPr="005D40D0">
        <w:rPr>
          <w:rFonts w:eastAsia="標楷體"/>
        </w:rPr>
        <w:t>enhance</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management</w:t>
      </w:r>
      <w:r w:rsidRPr="005D40D0">
        <w:rPr>
          <w:rFonts w:eastAsia="標楷體"/>
          <w:spacing w:val="40"/>
        </w:rPr>
        <w:t xml:space="preserve"> </w:t>
      </w:r>
      <w:r w:rsidRPr="005D40D0">
        <w:rPr>
          <w:rFonts w:eastAsia="標楷體"/>
        </w:rPr>
        <w:t>efficiency,</w:t>
      </w:r>
      <w:r w:rsidRPr="005D40D0">
        <w:rPr>
          <w:rFonts w:eastAsia="標楷體"/>
          <w:spacing w:val="40"/>
        </w:rPr>
        <w:t xml:space="preserve"> </w:t>
      </w:r>
      <w:r w:rsidRPr="005D40D0">
        <w:rPr>
          <w:rFonts w:eastAsia="標楷體"/>
        </w:rPr>
        <w:t>it</w:t>
      </w:r>
      <w:r w:rsidRPr="005D40D0">
        <w:rPr>
          <w:rFonts w:eastAsia="標楷體"/>
          <w:spacing w:val="40"/>
        </w:rPr>
        <w:t xml:space="preserve"> </w:t>
      </w:r>
      <w:r w:rsidRPr="005D40D0">
        <w:rPr>
          <w:rFonts w:eastAsia="標楷體"/>
        </w:rPr>
        <w:t>also</w:t>
      </w:r>
      <w:r w:rsidRPr="005D40D0">
        <w:rPr>
          <w:rFonts w:eastAsia="標楷體"/>
          <w:spacing w:val="40"/>
        </w:rPr>
        <w:t xml:space="preserve"> </w:t>
      </w:r>
      <w:r w:rsidRPr="005D40D0">
        <w:rPr>
          <w:rFonts w:eastAsia="標楷體"/>
        </w:rPr>
        <w:t>assists store-compounded veterinary hospitals in effectively marketing the products and</w:t>
      </w:r>
      <w:r w:rsidRPr="005D40D0">
        <w:rPr>
          <w:rFonts w:eastAsia="標楷體"/>
          <w:spacing w:val="40"/>
        </w:rPr>
        <w:t xml:space="preserve"> </w:t>
      </w:r>
      <w:r w:rsidRPr="005D40D0">
        <w:rPr>
          <w:rFonts w:eastAsia="標楷體"/>
        </w:rPr>
        <w:t>making decisions through data.</w:t>
      </w:r>
    </w:p>
    <w:p w14:paraId="009DF335" w14:textId="77777777" w:rsidR="00CB2FF0" w:rsidRPr="005D40D0" w:rsidRDefault="00000000">
      <w:pPr>
        <w:pStyle w:val="a3"/>
        <w:spacing w:line="470" w:lineRule="auto"/>
        <w:ind w:left="305" w:right="237" w:firstLine="479"/>
        <w:jc w:val="both"/>
        <w:rPr>
          <w:rFonts w:eastAsia="標楷體"/>
        </w:rPr>
      </w:pPr>
      <w:r w:rsidRPr="005D40D0">
        <w:rPr>
          <w:rFonts w:eastAsia="標楷體"/>
        </w:rPr>
        <w:t>By integrating video technology and equipment into this study, the full monitoring and recording of pet medical care is provided, allowing the owner viewing the medical practice of the pet at any time. When the surgery</w:t>
      </w:r>
      <w:r w:rsidRPr="005D40D0">
        <w:rPr>
          <w:rFonts w:eastAsia="標楷體"/>
          <w:spacing w:val="-3"/>
        </w:rPr>
        <w:t xml:space="preserve"> </w:t>
      </w:r>
      <w:r w:rsidRPr="005D40D0">
        <w:rPr>
          <w:rFonts w:eastAsia="標楷體"/>
        </w:rPr>
        <w:t>is completed and the pet is moved to a general</w:t>
      </w:r>
      <w:r w:rsidRPr="005D40D0">
        <w:rPr>
          <w:rFonts w:eastAsia="標楷體"/>
          <w:spacing w:val="28"/>
        </w:rPr>
        <w:t xml:space="preserve"> </w:t>
      </w:r>
      <w:r w:rsidRPr="005D40D0">
        <w:rPr>
          <w:rFonts w:eastAsia="標楷體"/>
        </w:rPr>
        <w:t>room,</w:t>
      </w:r>
      <w:r w:rsidRPr="005D40D0">
        <w:rPr>
          <w:rFonts w:eastAsia="標楷體"/>
          <w:spacing w:val="27"/>
        </w:rPr>
        <w:t xml:space="preserve"> </w:t>
      </w:r>
      <w:r w:rsidRPr="005D40D0">
        <w:rPr>
          <w:rFonts w:eastAsia="標楷體"/>
        </w:rPr>
        <w:t>both</w:t>
      </w:r>
      <w:r w:rsidRPr="005D40D0">
        <w:rPr>
          <w:rFonts w:eastAsia="標楷體"/>
          <w:spacing w:val="29"/>
        </w:rPr>
        <w:t xml:space="preserve"> </w:t>
      </w:r>
      <w:r w:rsidRPr="005D40D0">
        <w:rPr>
          <w:rFonts w:eastAsia="標楷體"/>
        </w:rPr>
        <w:t>the</w:t>
      </w:r>
      <w:r w:rsidRPr="005D40D0">
        <w:rPr>
          <w:rFonts w:eastAsia="標楷體"/>
          <w:spacing w:val="29"/>
        </w:rPr>
        <w:t xml:space="preserve"> </w:t>
      </w:r>
      <w:r w:rsidRPr="005D40D0">
        <w:rPr>
          <w:rFonts w:eastAsia="標楷體"/>
        </w:rPr>
        <w:t>veterinarian</w:t>
      </w:r>
      <w:r w:rsidRPr="005D40D0">
        <w:rPr>
          <w:rFonts w:eastAsia="標楷體"/>
          <w:spacing w:val="28"/>
        </w:rPr>
        <w:t xml:space="preserve"> </w:t>
      </w:r>
      <w:r w:rsidRPr="005D40D0">
        <w:rPr>
          <w:rFonts w:eastAsia="標楷體"/>
        </w:rPr>
        <w:t>and</w:t>
      </w:r>
      <w:r w:rsidRPr="005D40D0">
        <w:rPr>
          <w:rFonts w:eastAsia="標楷體"/>
          <w:spacing w:val="27"/>
        </w:rPr>
        <w:t xml:space="preserve"> </w:t>
      </w:r>
      <w:r w:rsidRPr="005D40D0">
        <w:rPr>
          <w:rFonts w:eastAsia="標楷體"/>
        </w:rPr>
        <w:t>the</w:t>
      </w:r>
      <w:r w:rsidRPr="005D40D0">
        <w:rPr>
          <w:rFonts w:eastAsia="標楷體"/>
          <w:spacing w:val="26"/>
        </w:rPr>
        <w:t xml:space="preserve"> </w:t>
      </w:r>
      <w:r w:rsidRPr="005D40D0">
        <w:rPr>
          <w:rFonts w:eastAsia="標楷體"/>
        </w:rPr>
        <w:t>owner</w:t>
      </w:r>
      <w:r w:rsidRPr="005D40D0">
        <w:rPr>
          <w:rFonts w:eastAsia="標楷體"/>
          <w:spacing w:val="26"/>
        </w:rPr>
        <w:t xml:space="preserve"> </w:t>
      </w:r>
      <w:r w:rsidRPr="005D40D0">
        <w:rPr>
          <w:rFonts w:eastAsia="標楷體"/>
        </w:rPr>
        <w:t>could</w:t>
      </w:r>
      <w:r w:rsidRPr="005D40D0">
        <w:rPr>
          <w:rFonts w:eastAsia="標楷體"/>
          <w:spacing w:val="31"/>
        </w:rPr>
        <w:t xml:space="preserve"> </w:t>
      </w:r>
      <w:r w:rsidRPr="005D40D0">
        <w:rPr>
          <w:rFonts w:eastAsia="標楷體"/>
        </w:rPr>
        <w:t>check</w:t>
      </w:r>
      <w:r w:rsidRPr="005D40D0">
        <w:rPr>
          <w:rFonts w:eastAsia="標楷體"/>
          <w:spacing w:val="27"/>
        </w:rPr>
        <w:t xml:space="preserve"> </w:t>
      </w:r>
      <w:r w:rsidRPr="005D40D0">
        <w:rPr>
          <w:rFonts w:eastAsia="標楷體"/>
        </w:rPr>
        <w:t>the</w:t>
      </w:r>
      <w:r w:rsidRPr="005D40D0">
        <w:rPr>
          <w:rFonts w:eastAsia="標楷體"/>
          <w:spacing w:val="29"/>
        </w:rPr>
        <w:t xml:space="preserve"> </w:t>
      </w:r>
      <w:r w:rsidRPr="005D40D0">
        <w:rPr>
          <w:rFonts w:eastAsia="標楷體"/>
        </w:rPr>
        <w:t>recovery</w:t>
      </w:r>
      <w:r w:rsidRPr="005D40D0">
        <w:rPr>
          <w:rFonts w:eastAsia="標楷體"/>
          <w:spacing w:val="23"/>
        </w:rPr>
        <w:t xml:space="preserve"> </w:t>
      </w:r>
      <w:r w:rsidRPr="005D40D0">
        <w:rPr>
          <w:rFonts w:eastAsia="標楷體"/>
          <w:spacing w:val="-2"/>
        </w:rPr>
        <w:t>situation</w:t>
      </w:r>
    </w:p>
    <w:p w14:paraId="4687EEBA"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67DE316E" w14:textId="77777777" w:rsidR="00CB2FF0" w:rsidRPr="005D40D0" w:rsidRDefault="00000000">
      <w:pPr>
        <w:pStyle w:val="a3"/>
        <w:spacing w:before="71" w:line="470" w:lineRule="auto"/>
        <w:ind w:left="305" w:right="234"/>
        <w:jc w:val="both"/>
        <w:rPr>
          <w:rFonts w:eastAsia="標楷體"/>
        </w:rPr>
      </w:pPr>
      <w:r w:rsidRPr="005D40D0">
        <w:rPr>
          <w:rFonts w:eastAsia="標楷體"/>
          <w:noProof/>
        </w:rPr>
        <w:lastRenderedPageBreak/>
        <w:drawing>
          <wp:anchor distT="0" distB="0" distL="0" distR="0" simplePos="0" relativeHeight="251674112" behindDoc="1" locked="0" layoutInCell="1" allowOverlap="1" wp14:anchorId="090F072D" wp14:editId="20930D76">
            <wp:simplePos x="0" y="0"/>
            <wp:positionH relativeFrom="page">
              <wp:posOffset>1652890</wp:posOffset>
            </wp:positionH>
            <wp:positionV relativeFrom="paragraph">
              <wp:posOffset>2013953</wp:posOffset>
            </wp:positionV>
            <wp:extent cx="4628860" cy="4728872"/>
            <wp:effectExtent l="0" t="0" r="0" b="0"/>
            <wp:wrapNone/>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and the living situation after the surgery through the real-time video images. For any doubts about the medical care results, the image record could be retraced for the judgment of decision-makers and the related people. The enhancing service quality and functions provided by veterinary hospitals could effectively promote pet owners’ trust and increase the intention to entrust the pets. Under the management of information platform, veterinary hospitals could largely reduce costs for manpower and objects as well as enhance the interaction and trust with pet owners.</w:t>
      </w:r>
    </w:p>
    <w:p w14:paraId="521B48CA"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7BC44293" w14:textId="77777777" w:rsidR="00CB2FF0" w:rsidRPr="005D40D0" w:rsidRDefault="00000000">
      <w:pPr>
        <w:pStyle w:val="1"/>
        <w:tabs>
          <w:tab w:val="left" w:pos="2186"/>
        </w:tabs>
        <w:ind w:left="66"/>
        <w:rPr>
          <w:rFonts w:eastAsia="標楷體"/>
        </w:rPr>
      </w:pPr>
      <w:bookmarkStart w:id="23" w:name="_bookmark23"/>
      <w:bookmarkEnd w:id="23"/>
      <w:r w:rsidRPr="005D40D0">
        <w:rPr>
          <w:rFonts w:eastAsia="標楷體"/>
        </w:rPr>
        <w:lastRenderedPageBreak/>
        <w:t>Chapter</w:t>
      </w:r>
      <w:r w:rsidRPr="005D40D0">
        <w:rPr>
          <w:rFonts w:eastAsia="標楷體"/>
          <w:spacing w:val="-7"/>
        </w:rPr>
        <w:t xml:space="preserve"> </w:t>
      </w:r>
      <w:r w:rsidRPr="005D40D0">
        <w:rPr>
          <w:rFonts w:eastAsia="標楷體"/>
          <w:spacing w:val="-5"/>
        </w:rPr>
        <w:t>IV</w:t>
      </w:r>
      <w:r w:rsidRPr="005D40D0">
        <w:rPr>
          <w:rFonts w:eastAsia="標楷體"/>
        </w:rPr>
        <w:tab/>
        <w:t>System</w:t>
      </w:r>
      <w:r w:rsidRPr="005D40D0">
        <w:rPr>
          <w:rFonts w:eastAsia="標楷體"/>
          <w:spacing w:val="-1"/>
        </w:rPr>
        <w:t xml:space="preserve"> </w:t>
      </w:r>
      <w:r w:rsidRPr="005D40D0">
        <w:rPr>
          <w:rFonts w:eastAsia="標楷體"/>
          <w:spacing w:val="-2"/>
        </w:rPr>
        <w:t>Design</w:t>
      </w:r>
    </w:p>
    <w:p w14:paraId="333AEF66" w14:textId="77777777" w:rsidR="00CB2FF0" w:rsidRPr="005D40D0" w:rsidRDefault="00000000">
      <w:pPr>
        <w:pStyle w:val="2"/>
        <w:tabs>
          <w:tab w:val="left" w:pos="1824"/>
        </w:tabs>
        <w:rPr>
          <w:rFonts w:eastAsia="標楷體"/>
        </w:rPr>
      </w:pPr>
      <w:bookmarkStart w:id="24" w:name="_bookmark24"/>
      <w:bookmarkEnd w:id="24"/>
      <w:r w:rsidRPr="005D40D0">
        <w:rPr>
          <w:rFonts w:eastAsia="標楷體"/>
        </w:rPr>
        <w:t>Section</w:t>
      </w:r>
      <w:r w:rsidRPr="005D40D0">
        <w:rPr>
          <w:rFonts w:eastAsia="標楷體"/>
          <w:spacing w:val="-11"/>
        </w:rPr>
        <w:t xml:space="preserve"> </w:t>
      </w:r>
      <w:r w:rsidRPr="005D40D0">
        <w:rPr>
          <w:rFonts w:eastAsia="標楷體"/>
          <w:spacing w:val="-10"/>
        </w:rPr>
        <w:t>I</w:t>
      </w:r>
      <w:r w:rsidRPr="005D40D0">
        <w:rPr>
          <w:rFonts w:eastAsia="標楷體"/>
        </w:rPr>
        <w:tab/>
        <w:t>System</w:t>
      </w:r>
      <w:r w:rsidRPr="005D40D0">
        <w:rPr>
          <w:rFonts w:eastAsia="標楷體"/>
          <w:spacing w:val="-13"/>
        </w:rPr>
        <w:t xml:space="preserve"> </w:t>
      </w:r>
      <w:r w:rsidRPr="005D40D0">
        <w:rPr>
          <w:rFonts w:eastAsia="標楷體"/>
        </w:rPr>
        <w:t>Construction</w:t>
      </w:r>
      <w:r w:rsidRPr="005D40D0">
        <w:rPr>
          <w:rFonts w:eastAsia="標楷體"/>
          <w:spacing w:val="-14"/>
        </w:rPr>
        <w:t xml:space="preserve"> </w:t>
      </w:r>
      <w:r w:rsidRPr="005D40D0">
        <w:rPr>
          <w:rFonts w:eastAsia="標楷體"/>
          <w:spacing w:val="-2"/>
        </w:rPr>
        <w:t>Requirement</w:t>
      </w:r>
    </w:p>
    <w:p w14:paraId="76FEE867" w14:textId="77777777" w:rsidR="00CB2FF0" w:rsidRPr="005D40D0" w:rsidRDefault="00000000">
      <w:pPr>
        <w:pStyle w:val="a3"/>
        <w:spacing w:before="302" w:line="470" w:lineRule="auto"/>
        <w:ind w:left="305" w:right="233" w:firstLine="479"/>
        <w:jc w:val="both"/>
        <w:rPr>
          <w:rFonts w:eastAsia="標楷體"/>
        </w:rPr>
      </w:pPr>
      <w:r w:rsidRPr="005D40D0">
        <w:rPr>
          <w:rFonts w:eastAsia="標楷體"/>
          <w:noProof/>
        </w:rPr>
        <w:drawing>
          <wp:anchor distT="0" distB="0" distL="0" distR="0" simplePos="0" relativeHeight="251676160" behindDoc="1" locked="0" layoutInCell="1" allowOverlap="1" wp14:anchorId="44781F9D" wp14:editId="4F61A945">
            <wp:simplePos x="0" y="0"/>
            <wp:positionH relativeFrom="page">
              <wp:posOffset>1652890</wp:posOffset>
            </wp:positionH>
            <wp:positionV relativeFrom="paragraph">
              <wp:posOffset>1246280</wp:posOffset>
            </wp:positionV>
            <wp:extent cx="4628860" cy="4728872"/>
            <wp:effectExtent l="0" t="0" r="0" b="0"/>
            <wp:wrapNone/>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According to the requirements of the integrated system, server software/hardware equipment and network equipment conforming to the requirements are established in this study. Table 4-1 shows the equipment requirements of the integrated system. In regard to iBeacon Bluetooth signal transmitter, the model number HL-2541TP-iB is selected and BLEv4.0 transfer protocol is utilized for supporting iBeacon standard communication</w:t>
      </w:r>
      <w:r w:rsidRPr="005D40D0">
        <w:rPr>
          <w:rFonts w:eastAsia="標楷體"/>
          <w:spacing w:val="-1"/>
        </w:rPr>
        <w:t xml:space="preserve"> </w:t>
      </w:r>
      <w:r w:rsidRPr="005D40D0">
        <w:rPr>
          <w:rFonts w:eastAsia="標楷體"/>
        </w:rPr>
        <w:t>protocol,</w:t>
      </w:r>
      <w:r w:rsidRPr="005D40D0">
        <w:rPr>
          <w:rFonts w:eastAsia="標楷體"/>
          <w:spacing w:val="2"/>
        </w:rPr>
        <w:t xml:space="preserve"> </w:t>
      </w:r>
      <w:r w:rsidRPr="005D40D0">
        <w:rPr>
          <w:rFonts w:eastAsia="標楷體"/>
        </w:rPr>
        <w:t>mainly</w:t>
      </w:r>
      <w:r w:rsidRPr="005D40D0">
        <w:rPr>
          <w:rFonts w:eastAsia="標楷體"/>
          <w:spacing w:val="-3"/>
        </w:rPr>
        <w:t xml:space="preserve"> </w:t>
      </w:r>
      <w:r w:rsidRPr="005D40D0">
        <w:rPr>
          <w:rFonts w:eastAsia="標楷體"/>
        </w:rPr>
        <w:t>for indoor positioning and</w:t>
      </w:r>
      <w:r w:rsidRPr="005D40D0">
        <w:rPr>
          <w:rFonts w:eastAsia="標楷體"/>
          <w:spacing w:val="2"/>
        </w:rPr>
        <w:t xml:space="preserve"> </w:t>
      </w:r>
      <w:r w:rsidRPr="005D40D0">
        <w:rPr>
          <w:rFonts w:eastAsia="標楷體"/>
        </w:rPr>
        <w:t>advertisement.</w:t>
      </w:r>
      <w:r w:rsidRPr="005D40D0">
        <w:rPr>
          <w:rFonts w:eastAsia="標楷體"/>
          <w:spacing w:val="8"/>
        </w:rPr>
        <w:t xml:space="preserve"> </w:t>
      </w:r>
      <w:r w:rsidRPr="005D40D0">
        <w:rPr>
          <w:rFonts w:eastAsia="標楷體"/>
        </w:rPr>
        <w:t>Raspberry</w:t>
      </w:r>
      <w:r w:rsidRPr="005D40D0">
        <w:rPr>
          <w:rFonts w:eastAsia="標楷體"/>
          <w:spacing w:val="-3"/>
        </w:rPr>
        <w:t xml:space="preserve"> </w:t>
      </w:r>
      <w:r w:rsidRPr="005D40D0">
        <w:rPr>
          <w:rFonts w:eastAsia="標楷體"/>
          <w:spacing w:val="-5"/>
        </w:rPr>
        <w:t>Pi</w:t>
      </w:r>
    </w:p>
    <w:p w14:paraId="2C26BB25" w14:textId="77777777" w:rsidR="00CB2FF0" w:rsidRPr="005D40D0" w:rsidRDefault="00000000">
      <w:pPr>
        <w:pStyle w:val="a3"/>
        <w:spacing w:line="470" w:lineRule="auto"/>
        <w:ind w:left="305" w:right="178"/>
        <w:jc w:val="both"/>
        <w:rPr>
          <w:rFonts w:eastAsia="標楷體"/>
        </w:rPr>
      </w:pPr>
      <w:r w:rsidRPr="005D40D0">
        <w:rPr>
          <w:rFonts w:eastAsia="標楷體"/>
        </w:rPr>
        <w:t>3 processor with ARM Cortex-A7 900MHz, 64 bits and 4 cores, is used for the</w:t>
      </w:r>
      <w:r w:rsidRPr="005D40D0">
        <w:rPr>
          <w:rFonts w:eastAsia="標楷體"/>
          <w:spacing w:val="40"/>
        </w:rPr>
        <w:t xml:space="preserve"> </w:t>
      </w:r>
      <w:r w:rsidRPr="005D40D0">
        <w:rPr>
          <w:rFonts w:eastAsia="標楷體"/>
        </w:rPr>
        <w:t>Bluetooth signal receiver. In comparison with the previous two generations, Raspberry</w:t>
      </w:r>
      <w:r w:rsidRPr="005D40D0">
        <w:rPr>
          <w:rFonts w:eastAsia="標楷體"/>
          <w:spacing w:val="40"/>
        </w:rPr>
        <w:t xml:space="preserve"> </w:t>
      </w:r>
      <w:r w:rsidRPr="005D40D0">
        <w:rPr>
          <w:rFonts w:eastAsia="標楷體"/>
        </w:rPr>
        <w:t xml:space="preserve">Pi 3 is compatible to more operating systems so that third-generation Raspberry Pi is used as the Bluetooth signal receiver. </w:t>
      </w:r>
      <w:proofErr w:type="spellStart"/>
      <w:r w:rsidRPr="005D40D0">
        <w:rPr>
          <w:rFonts w:eastAsia="標楷體"/>
        </w:rPr>
        <w:t>JCNet’s</w:t>
      </w:r>
      <w:proofErr w:type="spellEnd"/>
      <w:r w:rsidRPr="005D40D0">
        <w:rPr>
          <w:rFonts w:eastAsia="標楷體"/>
        </w:rPr>
        <w:t xml:space="preserve"> Hermes Q1100 with Intel Xeon 3400, which is a high-efficiency</w:t>
      </w:r>
      <w:r w:rsidRPr="005D40D0">
        <w:rPr>
          <w:rFonts w:eastAsia="標楷體"/>
          <w:spacing w:val="-1"/>
        </w:rPr>
        <w:t xml:space="preserve"> </w:t>
      </w:r>
      <w:r w:rsidRPr="005D40D0">
        <w:rPr>
          <w:rFonts w:eastAsia="標楷體"/>
        </w:rPr>
        <w:t>entry</w:t>
      </w:r>
      <w:r w:rsidRPr="005D40D0">
        <w:rPr>
          <w:rFonts w:eastAsia="標楷體"/>
          <w:spacing w:val="-3"/>
        </w:rPr>
        <w:t xml:space="preserve"> </w:t>
      </w:r>
      <w:r w:rsidRPr="005D40D0">
        <w:rPr>
          <w:rFonts w:eastAsia="標楷體"/>
        </w:rPr>
        <w:t>model and could support up to 32G memory, is selected for the central control server, as the special network decoding operation allows TCP/IP packet being directly operated on the network card, without taking up the use efficiency of CPU. For small and medium enterprises with limited resources, such a server</w:t>
      </w:r>
      <w:r w:rsidRPr="005D40D0">
        <w:rPr>
          <w:rFonts w:eastAsia="標楷體"/>
          <w:spacing w:val="80"/>
          <w:w w:val="150"/>
        </w:rPr>
        <w:t xml:space="preserve"> </w:t>
      </w:r>
      <w:r w:rsidRPr="005D40D0">
        <w:rPr>
          <w:rFonts w:eastAsia="標楷體"/>
        </w:rPr>
        <w:t>presents</w:t>
      </w:r>
      <w:r w:rsidRPr="005D40D0">
        <w:rPr>
          <w:rFonts w:eastAsia="標楷體"/>
          <w:spacing w:val="-1"/>
        </w:rPr>
        <w:t xml:space="preserve"> </w:t>
      </w:r>
      <w:r w:rsidRPr="005D40D0">
        <w:rPr>
          <w:rFonts w:eastAsia="標楷體"/>
        </w:rPr>
        <w:t>better</w:t>
      </w:r>
      <w:r w:rsidRPr="005D40D0">
        <w:rPr>
          <w:rFonts w:eastAsia="標楷體"/>
          <w:spacing w:val="-3"/>
        </w:rPr>
        <w:t xml:space="preserve"> </w:t>
      </w:r>
      <w:r w:rsidRPr="005D40D0">
        <w:rPr>
          <w:rFonts w:eastAsia="標楷體"/>
        </w:rPr>
        <w:t>efficiency. In</w:t>
      </w:r>
      <w:r w:rsidRPr="005D40D0">
        <w:rPr>
          <w:rFonts w:eastAsia="標楷體"/>
          <w:spacing w:val="-2"/>
        </w:rPr>
        <w:t xml:space="preserve"> </w:t>
      </w:r>
      <w:r w:rsidRPr="005D40D0">
        <w:rPr>
          <w:rFonts w:eastAsia="標楷體"/>
        </w:rPr>
        <w:t>terms</w:t>
      </w:r>
      <w:r w:rsidRPr="005D40D0">
        <w:rPr>
          <w:rFonts w:eastAsia="標楷體"/>
          <w:spacing w:val="-2"/>
        </w:rPr>
        <w:t xml:space="preserve"> </w:t>
      </w:r>
      <w:r w:rsidRPr="005D40D0">
        <w:rPr>
          <w:rFonts w:eastAsia="標楷體"/>
        </w:rPr>
        <w:t>of</w:t>
      </w:r>
      <w:r w:rsidRPr="005D40D0">
        <w:rPr>
          <w:rFonts w:eastAsia="標楷體"/>
          <w:spacing w:val="-3"/>
        </w:rPr>
        <w:t xml:space="preserve"> </w:t>
      </w:r>
      <w:r w:rsidRPr="005D40D0">
        <w:rPr>
          <w:rFonts w:eastAsia="標楷體"/>
        </w:rPr>
        <w:t>statistical</w:t>
      </w:r>
      <w:r w:rsidRPr="005D40D0">
        <w:rPr>
          <w:rFonts w:eastAsia="標楷體"/>
          <w:spacing w:val="-1"/>
        </w:rPr>
        <w:t xml:space="preserve"> </w:t>
      </w:r>
      <w:r w:rsidRPr="005D40D0">
        <w:rPr>
          <w:rFonts w:eastAsia="標楷體"/>
        </w:rPr>
        <w:t>analysis</w:t>
      </w:r>
      <w:r w:rsidRPr="005D40D0">
        <w:rPr>
          <w:rFonts w:eastAsia="標楷體"/>
          <w:spacing w:val="-1"/>
        </w:rPr>
        <w:t xml:space="preserve"> </w:t>
      </w:r>
      <w:r w:rsidRPr="005D40D0">
        <w:rPr>
          <w:rFonts w:eastAsia="標楷體"/>
        </w:rPr>
        <w:t>software,</w:t>
      </w:r>
      <w:r w:rsidRPr="005D40D0">
        <w:rPr>
          <w:rFonts w:eastAsia="標楷體"/>
          <w:spacing w:val="-2"/>
        </w:rPr>
        <w:t xml:space="preserve"> </w:t>
      </w:r>
      <w:r w:rsidRPr="005D40D0">
        <w:rPr>
          <w:rFonts w:eastAsia="標楷體"/>
        </w:rPr>
        <w:t>R</w:t>
      </w:r>
      <w:r w:rsidRPr="005D40D0">
        <w:rPr>
          <w:rFonts w:eastAsia="標楷體"/>
          <w:spacing w:val="-1"/>
        </w:rPr>
        <w:t xml:space="preserve"> </w:t>
      </w:r>
      <w:r w:rsidRPr="005D40D0">
        <w:rPr>
          <w:rFonts w:eastAsia="標楷體"/>
        </w:rPr>
        <w:t>language</w:t>
      </w:r>
      <w:r w:rsidRPr="005D40D0">
        <w:rPr>
          <w:rFonts w:eastAsia="標楷體"/>
          <w:spacing w:val="-3"/>
        </w:rPr>
        <w:t xml:space="preserve"> </w:t>
      </w:r>
      <w:r w:rsidRPr="005D40D0">
        <w:rPr>
          <w:rFonts w:eastAsia="標楷體"/>
        </w:rPr>
        <w:t>is</w:t>
      </w:r>
      <w:r w:rsidRPr="005D40D0">
        <w:rPr>
          <w:rFonts w:eastAsia="標楷體"/>
          <w:spacing w:val="-1"/>
        </w:rPr>
        <w:t xml:space="preserve"> </w:t>
      </w:r>
      <w:r w:rsidRPr="005D40D0">
        <w:rPr>
          <w:rFonts w:eastAsia="標楷體"/>
        </w:rPr>
        <w:t>utilized. R language is free software especially for statistics and data analyses and presents high compatibility among different operating systems and rich packages. Famous brands of</w:t>
      </w:r>
      <w:r w:rsidRPr="005D40D0">
        <w:rPr>
          <w:rFonts w:eastAsia="標楷體"/>
          <w:spacing w:val="40"/>
        </w:rPr>
        <w:t xml:space="preserve"> </w:t>
      </w:r>
      <w:r w:rsidRPr="005D40D0">
        <w:rPr>
          <w:rFonts w:eastAsia="標楷體"/>
        </w:rPr>
        <w:t>D-Link and Cisco are selected for wireless network and wired network. The Cloud service used in this study requires fast and stable environment that equipment with</w:t>
      </w:r>
      <w:r w:rsidRPr="005D40D0">
        <w:rPr>
          <w:rFonts w:eastAsia="標楷體"/>
          <w:spacing w:val="40"/>
        </w:rPr>
        <w:t xml:space="preserve"> </w:t>
      </w:r>
      <w:r w:rsidRPr="005D40D0">
        <w:rPr>
          <w:rFonts w:eastAsia="標楷體"/>
        </w:rPr>
        <w:t>higher stability is adopted to reinforce the data transmission speed and reduce the equipment failure. In the beginning of the system establishment, basic equipment is set</w:t>
      </w:r>
      <w:r w:rsidRPr="005D40D0">
        <w:rPr>
          <w:rFonts w:eastAsia="標楷體"/>
          <w:spacing w:val="40"/>
        </w:rPr>
        <w:t xml:space="preserve"> </w:t>
      </w:r>
      <w:r w:rsidRPr="005D40D0">
        <w:rPr>
          <w:rFonts w:eastAsia="標楷體"/>
        </w:rPr>
        <w:t>in a veterinary hospital and the collected pet medical information, product information, positioning information, and images are uploaded to the common Cloud platform or the</w:t>
      </w:r>
    </w:p>
    <w:p w14:paraId="64E63A81" w14:textId="77777777" w:rsidR="00CB2FF0" w:rsidRPr="005D40D0" w:rsidRDefault="00CB2FF0">
      <w:pPr>
        <w:spacing w:line="470" w:lineRule="auto"/>
        <w:jc w:val="both"/>
        <w:rPr>
          <w:rFonts w:eastAsia="標楷體"/>
        </w:rPr>
        <w:sectPr w:rsidR="00CB2FF0" w:rsidRPr="005D40D0">
          <w:pgSz w:w="11910" w:h="16840"/>
          <w:pgMar w:top="1500" w:right="1180" w:bottom="1200" w:left="1680" w:header="0" w:footer="1017" w:gutter="0"/>
          <w:cols w:space="720"/>
        </w:sectPr>
      </w:pPr>
    </w:p>
    <w:p w14:paraId="6F5F4C50" w14:textId="77777777" w:rsidR="00CB2FF0" w:rsidRPr="005D40D0" w:rsidRDefault="00000000">
      <w:pPr>
        <w:pStyle w:val="a3"/>
        <w:spacing w:before="71" w:line="470" w:lineRule="auto"/>
        <w:ind w:left="305" w:right="219"/>
        <w:jc w:val="both"/>
        <w:rPr>
          <w:rFonts w:eastAsia="標楷體"/>
        </w:rPr>
      </w:pPr>
      <w:r w:rsidRPr="005D40D0">
        <w:rPr>
          <w:rFonts w:eastAsia="標楷體"/>
          <w:noProof/>
        </w:rPr>
        <w:lastRenderedPageBreak/>
        <w:drawing>
          <wp:anchor distT="0" distB="0" distL="0" distR="0" simplePos="0" relativeHeight="251678208" behindDoc="1" locked="0" layoutInCell="1" allowOverlap="1" wp14:anchorId="70A790BC" wp14:editId="67685FE0">
            <wp:simplePos x="0" y="0"/>
            <wp:positionH relativeFrom="page">
              <wp:posOffset>1652890</wp:posOffset>
            </wp:positionH>
            <wp:positionV relativeFrom="paragraph">
              <wp:posOffset>2013953</wp:posOffset>
            </wp:positionV>
            <wp:extent cx="4628860" cy="4728872"/>
            <wp:effectExtent l="0" t="0" r="0" b="0"/>
            <wp:wrapNone/>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physical storage server for related people smoothly operating relevant functions after</w:t>
      </w:r>
      <w:r w:rsidRPr="005D40D0">
        <w:rPr>
          <w:rFonts w:eastAsia="標楷體"/>
          <w:spacing w:val="80"/>
        </w:rPr>
        <w:t xml:space="preserve"> </w:t>
      </w:r>
      <w:r w:rsidRPr="005D40D0">
        <w:rPr>
          <w:rFonts w:eastAsia="標楷體"/>
        </w:rPr>
        <w:t>the establishment. It could enhance the management efficacy and reduce the costs for manpower and maintenance of the veterinary hospital as well as reduce terminal users’ handling burden. Cloud service suppliers have better and complete resources for a veterinary hospital’s data rapidly handling and analyzing the large quantity of information within the shortest time. Cloud service, similar to a super computer, provides network service efficacy, allowing small and medium enterprises reducing the costs for physical equipment and providing high-efficacy software service. For this reason, the major computation and storage in this study are achieved through Cloud technology to reduce the burden on physical servers.</w:t>
      </w:r>
    </w:p>
    <w:p w14:paraId="35FF9705" w14:textId="77777777" w:rsidR="00CB2FF0" w:rsidRPr="005D40D0" w:rsidRDefault="00000000">
      <w:pPr>
        <w:pStyle w:val="a3"/>
        <w:spacing w:line="267" w:lineRule="exact"/>
        <w:ind w:left="62"/>
        <w:jc w:val="center"/>
        <w:rPr>
          <w:rFonts w:eastAsia="標楷體"/>
        </w:rPr>
      </w:pPr>
      <w:bookmarkStart w:id="25" w:name="_bookmark25"/>
      <w:bookmarkEnd w:id="25"/>
      <w:r w:rsidRPr="005D40D0">
        <w:rPr>
          <w:rFonts w:eastAsia="標楷體"/>
        </w:rPr>
        <w:t>Table</w:t>
      </w:r>
      <w:r w:rsidRPr="005D40D0">
        <w:rPr>
          <w:rFonts w:eastAsia="標楷體"/>
          <w:spacing w:val="-4"/>
        </w:rPr>
        <w:t xml:space="preserve"> </w:t>
      </w:r>
      <w:r w:rsidRPr="005D40D0">
        <w:rPr>
          <w:rFonts w:eastAsia="標楷體"/>
        </w:rPr>
        <w:t>4-1</w:t>
      </w:r>
      <w:r w:rsidRPr="005D40D0">
        <w:rPr>
          <w:rFonts w:eastAsia="標楷體"/>
          <w:spacing w:val="-1"/>
        </w:rPr>
        <w:t xml:space="preserve"> </w:t>
      </w:r>
      <w:r w:rsidRPr="005D40D0">
        <w:rPr>
          <w:rFonts w:eastAsia="標楷體"/>
        </w:rPr>
        <w:t>The</w:t>
      </w:r>
      <w:r w:rsidRPr="005D40D0">
        <w:rPr>
          <w:rFonts w:eastAsia="標楷體"/>
          <w:spacing w:val="-1"/>
        </w:rPr>
        <w:t xml:space="preserve"> </w:t>
      </w:r>
      <w:r w:rsidRPr="005D40D0">
        <w:rPr>
          <w:rFonts w:eastAsia="標楷體"/>
        </w:rPr>
        <w:t>Equipment</w:t>
      </w:r>
      <w:r w:rsidRPr="005D40D0">
        <w:rPr>
          <w:rFonts w:eastAsia="標楷體"/>
          <w:spacing w:val="-1"/>
        </w:rPr>
        <w:t xml:space="preserve"> </w:t>
      </w:r>
      <w:r w:rsidRPr="005D40D0">
        <w:rPr>
          <w:rFonts w:eastAsia="標楷體"/>
        </w:rPr>
        <w:t>Requirements</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rPr>
        <w:t>the Integrated</w:t>
      </w:r>
      <w:r w:rsidRPr="005D40D0">
        <w:rPr>
          <w:rFonts w:eastAsia="標楷體"/>
          <w:spacing w:val="-1"/>
        </w:rPr>
        <w:t xml:space="preserve"> </w:t>
      </w:r>
      <w:r w:rsidRPr="005D40D0">
        <w:rPr>
          <w:rFonts w:eastAsia="標楷體"/>
          <w:spacing w:val="-2"/>
        </w:rPr>
        <w:t>System</w:t>
      </w:r>
    </w:p>
    <w:p w14:paraId="29515B55" w14:textId="77777777" w:rsidR="00CB2FF0" w:rsidRPr="005D40D0" w:rsidRDefault="00CB2FF0">
      <w:pPr>
        <w:pStyle w:val="a3"/>
        <w:spacing w:before="6" w:after="1"/>
        <w:rPr>
          <w:rFonts w:eastAsia="標楷體"/>
          <w:sz w:val="11"/>
        </w:rPr>
      </w:pPr>
    </w:p>
    <w:tbl>
      <w:tblPr>
        <w:tblStyle w:val="TableNormal"/>
        <w:tblW w:w="0" w:type="auto"/>
        <w:tblInd w:w="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2"/>
        <w:gridCol w:w="3251"/>
        <w:gridCol w:w="4235"/>
      </w:tblGrid>
      <w:tr w:rsidR="00CB2FF0" w:rsidRPr="005D40D0" w14:paraId="0A67C923" w14:textId="77777777">
        <w:trPr>
          <w:trHeight w:val="540"/>
        </w:trPr>
        <w:tc>
          <w:tcPr>
            <w:tcW w:w="1272" w:type="dxa"/>
          </w:tcPr>
          <w:p w14:paraId="31298E6B" w14:textId="77777777" w:rsidR="00CB2FF0" w:rsidRPr="005D40D0" w:rsidRDefault="00000000">
            <w:pPr>
              <w:pStyle w:val="TableParagraph"/>
              <w:ind w:left="110"/>
              <w:rPr>
                <w:rFonts w:eastAsia="標楷體"/>
                <w:sz w:val="24"/>
              </w:rPr>
            </w:pPr>
            <w:r w:rsidRPr="005D40D0">
              <w:rPr>
                <w:rFonts w:eastAsia="標楷體"/>
                <w:spacing w:val="-2"/>
                <w:sz w:val="24"/>
              </w:rPr>
              <w:t>Equipment</w:t>
            </w:r>
          </w:p>
        </w:tc>
        <w:tc>
          <w:tcPr>
            <w:tcW w:w="3251" w:type="dxa"/>
          </w:tcPr>
          <w:p w14:paraId="22495DBD" w14:textId="77777777" w:rsidR="00CB2FF0" w:rsidRPr="005D40D0" w:rsidRDefault="00000000">
            <w:pPr>
              <w:pStyle w:val="TableParagraph"/>
              <w:ind w:left="11" w:right="2"/>
              <w:jc w:val="center"/>
              <w:rPr>
                <w:rFonts w:eastAsia="標楷體"/>
                <w:sz w:val="24"/>
              </w:rPr>
            </w:pPr>
            <w:r w:rsidRPr="005D40D0">
              <w:rPr>
                <w:rFonts w:eastAsia="標楷體"/>
                <w:spacing w:val="-4"/>
                <w:sz w:val="24"/>
              </w:rPr>
              <w:t>Name</w:t>
            </w:r>
          </w:p>
        </w:tc>
        <w:tc>
          <w:tcPr>
            <w:tcW w:w="4235" w:type="dxa"/>
          </w:tcPr>
          <w:p w14:paraId="739DDE58" w14:textId="77777777" w:rsidR="00CB2FF0" w:rsidRPr="005D40D0" w:rsidRDefault="00000000">
            <w:pPr>
              <w:pStyle w:val="TableParagraph"/>
              <w:ind w:left="4"/>
              <w:jc w:val="center"/>
              <w:rPr>
                <w:rFonts w:eastAsia="標楷體"/>
                <w:sz w:val="24"/>
              </w:rPr>
            </w:pPr>
            <w:r w:rsidRPr="005D40D0">
              <w:rPr>
                <w:rFonts w:eastAsia="標楷體"/>
                <w:spacing w:val="-2"/>
                <w:sz w:val="24"/>
              </w:rPr>
              <w:t>Specification</w:t>
            </w:r>
          </w:p>
        </w:tc>
      </w:tr>
      <w:tr w:rsidR="00CB2FF0" w:rsidRPr="005D40D0" w14:paraId="6080E4D4" w14:textId="77777777">
        <w:trPr>
          <w:trHeight w:val="539"/>
        </w:trPr>
        <w:tc>
          <w:tcPr>
            <w:tcW w:w="1272" w:type="dxa"/>
            <w:vMerge w:val="restart"/>
          </w:tcPr>
          <w:p w14:paraId="4A9BFE3C" w14:textId="77777777" w:rsidR="00CB2FF0" w:rsidRPr="005D40D0" w:rsidRDefault="00CB2FF0">
            <w:pPr>
              <w:pStyle w:val="TableParagraph"/>
              <w:spacing w:before="0"/>
              <w:ind w:left="0"/>
              <w:rPr>
                <w:rFonts w:eastAsia="標楷體"/>
                <w:sz w:val="24"/>
              </w:rPr>
            </w:pPr>
          </w:p>
          <w:p w14:paraId="5D751851" w14:textId="77777777" w:rsidR="00CB2FF0" w:rsidRPr="005D40D0" w:rsidRDefault="00CB2FF0">
            <w:pPr>
              <w:pStyle w:val="TableParagraph"/>
              <w:spacing w:before="0"/>
              <w:ind w:left="0"/>
              <w:rPr>
                <w:rFonts w:eastAsia="標楷體"/>
                <w:sz w:val="24"/>
              </w:rPr>
            </w:pPr>
          </w:p>
          <w:p w14:paraId="7032B111" w14:textId="77777777" w:rsidR="00CB2FF0" w:rsidRPr="005D40D0" w:rsidRDefault="00CB2FF0">
            <w:pPr>
              <w:pStyle w:val="TableParagraph"/>
              <w:spacing w:before="0"/>
              <w:ind w:left="0"/>
              <w:rPr>
                <w:rFonts w:eastAsia="標楷體"/>
                <w:sz w:val="24"/>
              </w:rPr>
            </w:pPr>
          </w:p>
          <w:p w14:paraId="63BFCA9E" w14:textId="77777777" w:rsidR="00CB2FF0" w:rsidRPr="005D40D0" w:rsidRDefault="00CB2FF0">
            <w:pPr>
              <w:pStyle w:val="TableParagraph"/>
              <w:spacing w:before="0"/>
              <w:ind w:left="0"/>
              <w:rPr>
                <w:rFonts w:eastAsia="標楷體"/>
                <w:sz w:val="24"/>
              </w:rPr>
            </w:pPr>
          </w:p>
          <w:p w14:paraId="4FCCE989" w14:textId="77777777" w:rsidR="00CB2FF0" w:rsidRPr="005D40D0" w:rsidRDefault="00CB2FF0">
            <w:pPr>
              <w:pStyle w:val="TableParagraph"/>
              <w:spacing w:before="0"/>
              <w:ind w:left="0"/>
              <w:rPr>
                <w:rFonts w:eastAsia="標楷體"/>
                <w:sz w:val="24"/>
              </w:rPr>
            </w:pPr>
          </w:p>
          <w:p w14:paraId="03281A52" w14:textId="77777777" w:rsidR="00CB2FF0" w:rsidRPr="005D40D0" w:rsidRDefault="00CB2FF0">
            <w:pPr>
              <w:pStyle w:val="TableParagraph"/>
              <w:spacing w:before="0"/>
              <w:ind w:left="0"/>
              <w:rPr>
                <w:rFonts w:eastAsia="標楷體"/>
                <w:sz w:val="24"/>
              </w:rPr>
            </w:pPr>
          </w:p>
          <w:p w14:paraId="34865E55" w14:textId="77777777" w:rsidR="00CB2FF0" w:rsidRPr="005D40D0" w:rsidRDefault="00CB2FF0">
            <w:pPr>
              <w:pStyle w:val="TableParagraph"/>
              <w:spacing w:before="0"/>
              <w:ind w:left="0"/>
              <w:rPr>
                <w:rFonts w:eastAsia="標楷體"/>
                <w:sz w:val="24"/>
              </w:rPr>
            </w:pPr>
          </w:p>
          <w:p w14:paraId="21DDB29B" w14:textId="77777777" w:rsidR="00CB2FF0" w:rsidRPr="005D40D0" w:rsidRDefault="00CB2FF0">
            <w:pPr>
              <w:pStyle w:val="TableParagraph"/>
              <w:spacing w:before="0"/>
              <w:ind w:left="0"/>
              <w:rPr>
                <w:rFonts w:eastAsia="標楷體"/>
                <w:sz w:val="24"/>
              </w:rPr>
            </w:pPr>
          </w:p>
          <w:p w14:paraId="5119B8FA" w14:textId="77777777" w:rsidR="00CB2FF0" w:rsidRPr="005D40D0" w:rsidRDefault="00CB2FF0">
            <w:pPr>
              <w:pStyle w:val="TableParagraph"/>
              <w:spacing w:before="0"/>
              <w:ind w:left="0"/>
              <w:rPr>
                <w:rFonts w:eastAsia="標楷體"/>
                <w:sz w:val="24"/>
              </w:rPr>
            </w:pPr>
          </w:p>
          <w:p w14:paraId="62DA3266" w14:textId="77777777" w:rsidR="00CB2FF0" w:rsidRPr="005D40D0" w:rsidRDefault="00CB2FF0">
            <w:pPr>
              <w:pStyle w:val="TableParagraph"/>
              <w:spacing w:before="0"/>
              <w:ind w:left="0"/>
              <w:rPr>
                <w:rFonts w:eastAsia="標楷體"/>
                <w:sz w:val="24"/>
              </w:rPr>
            </w:pPr>
          </w:p>
          <w:p w14:paraId="67CC5C40" w14:textId="77777777" w:rsidR="00CB2FF0" w:rsidRPr="005D40D0" w:rsidRDefault="00CB2FF0">
            <w:pPr>
              <w:pStyle w:val="TableParagraph"/>
              <w:spacing w:before="0"/>
              <w:ind w:left="0"/>
              <w:rPr>
                <w:rFonts w:eastAsia="標楷體"/>
                <w:sz w:val="24"/>
              </w:rPr>
            </w:pPr>
          </w:p>
          <w:p w14:paraId="25FC045A" w14:textId="77777777" w:rsidR="00CB2FF0" w:rsidRPr="005D40D0" w:rsidRDefault="00CB2FF0">
            <w:pPr>
              <w:pStyle w:val="TableParagraph"/>
              <w:spacing w:before="110"/>
              <w:ind w:left="0"/>
              <w:rPr>
                <w:rFonts w:eastAsia="標楷體"/>
                <w:sz w:val="24"/>
              </w:rPr>
            </w:pPr>
          </w:p>
          <w:p w14:paraId="503FC943" w14:textId="77777777" w:rsidR="00CB2FF0" w:rsidRPr="005D40D0" w:rsidRDefault="00000000">
            <w:pPr>
              <w:pStyle w:val="TableParagraph"/>
              <w:spacing w:before="0"/>
              <w:ind w:left="162"/>
              <w:rPr>
                <w:rFonts w:eastAsia="標楷體"/>
                <w:sz w:val="24"/>
              </w:rPr>
            </w:pPr>
            <w:r w:rsidRPr="005D40D0">
              <w:rPr>
                <w:rFonts w:eastAsia="標楷體"/>
                <w:spacing w:val="-2"/>
                <w:sz w:val="24"/>
              </w:rPr>
              <w:t>Hardware</w:t>
            </w:r>
          </w:p>
        </w:tc>
        <w:tc>
          <w:tcPr>
            <w:tcW w:w="3251" w:type="dxa"/>
          </w:tcPr>
          <w:p w14:paraId="3A18DDA4" w14:textId="77777777" w:rsidR="00CB2FF0" w:rsidRPr="005D40D0" w:rsidRDefault="00000000">
            <w:pPr>
              <w:pStyle w:val="TableParagraph"/>
              <w:ind w:left="11" w:right="5"/>
              <w:jc w:val="center"/>
              <w:rPr>
                <w:rFonts w:eastAsia="標楷體"/>
                <w:sz w:val="24"/>
              </w:rPr>
            </w:pPr>
            <w:r w:rsidRPr="005D40D0">
              <w:rPr>
                <w:rFonts w:eastAsia="標楷體"/>
                <w:spacing w:val="-2"/>
                <w:sz w:val="24"/>
              </w:rPr>
              <w:t>iBeacon</w:t>
            </w:r>
          </w:p>
        </w:tc>
        <w:tc>
          <w:tcPr>
            <w:tcW w:w="4235" w:type="dxa"/>
          </w:tcPr>
          <w:p w14:paraId="66FBAF4C" w14:textId="77777777" w:rsidR="00CB2FF0" w:rsidRPr="005D40D0" w:rsidRDefault="00000000">
            <w:pPr>
              <w:pStyle w:val="TableParagraph"/>
              <w:rPr>
                <w:rFonts w:eastAsia="標楷體"/>
                <w:sz w:val="24"/>
              </w:rPr>
            </w:pPr>
            <w:r w:rsidRPr="005D40D0">
              <w:rPr>
                <w:rFonts w:eastAsia="標楷體"/>
                <w:spacing w:val="-2"/>
                <w:sz w:val="24"/>
              </w:rPr>
              <w:t>HL-2541TP-</w:t>
            </w:r>
            <w:r w:rsidRPr="005D40D0">
              <w:rPr>
                <w:rFonts w:eastAsia="標楷體"/>
                <w:spacing w:val="-5"/>
                <w:sz w:val="24"/>
              </w:rPr>
              <w:t>iB</w:t>
            </w:r>
          </w:p>
        </w:tc>
      </w:tr>
      <w:tr w:rsidR="00CB2FF0" w:rsidRPr="005D40D0" w14:paraId="778FFD7C" w14:textId="77777777">
        <w:trPr>
          <w:trHeight w:val="1079"/>
        </w:trPr>
        <w:tc>
          <w:tcPr>
            <w:tcW w:w="1272" w:type="dxa"/>
            <w:vMerge/>
            <w:tcBorders>
              <w:top w:val="nil"/>
            </w:tcBorders>
          </w:tcPr>
          <w:p w14:paraId="4BD77A46" w14:textId="77777777" w:rsidR="00CB2FF0" w:rsidRPr="005D40D0" w:rsidRDefault="00CB2FF0">
            <w:pPr>
              <w:rPr>
                <w:rFonts w:eastAsia="標楷體"/>
                <w:sz w:val="2"/>
                <w:szCs w:val="2"/>
              </w:rPr>
            </w:pPr>
          </w:p>
        </w:tc>
        <w:tc>
          <w:tcPr>
            <w:tcW w:w="3251" w:type="dxa"/>
          </w:tcPr>
          <w:p w14:paraId="247AA06E" w14:textId="77777777" w:rsidR="00CB2FF0" w:rsidRPr="005D40D0" w:rsidRDefault="00CB2FF0">
            <w:pPr>
              <w:pStyle w:val="TableParagraph"/>
              <w:spacing w:before="126"/>
              <w:ind w:left="0"/>
              <w:rPr>
                <w:rFonts w:eastAsia="標楷體"/>
                <w:sz w:val="24"/>
              </w:rPr>
            </w:pPr>
          </w:p>
          <w:p w14:paraId="0F695D01" w14:textId="77777777" w:rsidR="00CB2FF0" w:rsidRPr="005D40D0" w:rsidRDefault="00000000">
            <w:pPr>
              <w:pStyle w:val="TableParagraph"/>
              <w:spacing w:before="0"/>
              <w:ind w:left="11" w:right="2"/>
              <w:jc w:val="center"/>
              <w:rPr>
                <w:rFonts w:eastAsia="標楷體"/>
                <w:sz w:val="24"/>
              </w:rPr>
            </w:pPr>
            <w:r w:rsidRPr="005D40D0">
              <w:rPr>
                <w:rFonts w:eastAsia="標楷體"/>
                <w:sz w:val="24"/>
              </w:rPr>
              <w:t>Raspberry</w:t>
            </w:r>
            <w:r w:rsidRPr="005D40D0">
              <w:rPr>
                <w:rFonts w:eastAsia="標楷體"/>
                <w:spacing w:val="-5"/>
                <w:sz w:val="24"/>
              </w:rPr>
              <w:t xml:space="preserve"> </w:t>
            </w:r>
            <w:r w:rsidRPr="005D40D0">
              <w:rPr>
                <w:rFonts w:eastAsia="標楷體"/>
                <w:sz w:val="24"/>
              </w:rPr>
              <w:t>Pi</w:t>
            </w:r>
            <w:r w:rsidRPr="005D40D0">
              <w:rPr>
                <w:rFonts w:eastAsia="標楷體"/>
                <w:spacing w:val="2"/>
                <w:sz w:val="24"/>
              </w:rPr>
              <w:t xml:space="preserve"> </w:t>
            </w:r>
            <w:r w:rsidRPr="005D40D0">
              <w:rPr>
                <w:rFonts w:eastAsia="標楷體"/>
                <w:spacing w:val="-10"/>
                <w:sz w:val="24"/>
              </w:rPr>
              <w:t>3</w:t>
            </w:r>
          </w:p>
        </w:tc>
        <w:tc>
          <w:tcPr>
            <w:tcW w:w="4235" w:type="dxa"/>
          </w:tcPr>
          <w:p w14:paraId="582195F3" w14:textId="77777777" w:rsidR="00CB2FF0" w:rsidRPr="005D40D0" w:rsidRDefault="00000000">
            <w:pPr>
              <w:pStyle w:val="TableParagraph"/>
              <w:tabs>
                <w:tab w:val="left" w:pos="1306"/>
                <w:tab w:val="left" w:pos="2522"/>
                <w:tab w:val="left" w:pos="3578"/>
              </w:tabs>
              <w:rPr>
                <w:rFonts w:eastAsia="標楷體"/>
                <w:sz w:val="24"/>
              </w:rPr>
            </w:pPr>
            <w:r w:rsidRPr="005D40D0">
              <w:rPr>
                <w:rFonts w:eastAsia="標楷體"/>
                <w:spacing w:val="-2"/>
                <w:sz w:val="24"/>
              </w:rPr>
              <w:t>Broadcom</w:t>
            </w:r>
            <w:r w:rsidRPr="005D40D0">
              <w:rPr>
                <w:rFonts w:eastAsia="標楷體"/>
                <w:sz w:val="24"/>
              </w:rPr>
              <w:tab/>
            </w:r>
            <w:r w:rsidRPr="005D40D0">
              <w:rPr>
                <w:rFonts w:eastAsia="標楷體"/>
                <w:spacing w:val="-2"/>
                <w:sz w:val="24"/>
              </w:rPr>
              <w:t>BCM2836</w:t>
            </w:r>
            <w:r w:rsidRPr="005D40D0">
              <w:rPr>
                <w:rFonts w:eastAsia="標楷體"/>
                <w:sz w:val="24"/>
              </w:rPr>
              <w:tab/>
            </w:r>
            <w:r w:rsidRPr="005D40D0">
              <w:rPr>
                <w:rFonts w:eastAsia="標楷體"/>
                <w:spacing w:val="-2"/>
                <w:sz w:val="24"/>
              </w:rPr>
              <w:t>900MHz</w:t>
            </w:r>
            <w:r w:rsidRPr="005D40D0">
              <w:rPr>
                <w:rFonts w:eastAsia="標楷體"/>
                <w:sz w:val="24"/>
              </w:rPr>
              <w:tab/>
            </w:r>
            <w:r w:rsidRPr="005D40D0">
              <w:rPr>
                <w:rFonts w:eastAsia="標楷體"/>
                <w:spacing w:val="-5"/>
                <w:sz w:val="24"/>
              </w:rPr>
              <w:t>ARM</w:t>
            </w:r>
          </w:p>
          <w:p w14:paraId="1B827A06" w14:textId="77777777" w:rsidR="00CB2FF0" w:rsidRPr="005D40D0" w:rsidRDefault="00000000">
            <w:pPr>
              <w:pStyle w:val="TableParagraph"/>
              <w:spacing w:before="264"/>
              <w:rPr>
                <w:rFonts w:eastAsia="標楷體"/>
                <w:sz w:val="24"/>
              </w:rPr>
            </w:pPr>
            <w:r w:rsidRPr="005D40D0">
              <w:rPr>
                <w:rFonts w:eastAsia="標楷體"/>
                <w:spacing w:val="-2"/>
                <w:sz w:val="24"/>
              </w:rPr>
              <w:t>Cortex-</w:t>
            </w:r>
            <w:r w:rsidRPr="005D40D0">
              <w:rPr>
                <w:rFonts w:eastAsia="標楷體"/>
                <w:spacing w:val="-5"/>
                <w:sz w:val="24"/>
              </w:rPr>
              <w:t>A7</w:t>
            </w:r>
          </w:p>
        </w:tc>
      </w:tr>
      <w:tr w:rsidR="00CB2FF0" w:rsidRPr="005D40D0" w14:paraId="572C84AD" w14:textId="77777777">
        <w:trPr>
          <w:trHeight w:val="539"/>
        </w:trPr>
        <w:tc>
          <w:tcPr>
            <w:tcW w:w="1272" w:type="dxa"/>
            <w:vMerge/>
            <w:tcBorders>
              <w:top w:val="nil"/>
            </w:tcBorders>
          </w:tcPr>
          <w:p w14:paraId="69FC7EEC" w14:textId="77777777" w:rsidR="00CB2FF0" w:rsidRPr="005D40D0" w:rsidRDefault="00CB2FF0">
            <w:pPr>
              <w:rPr>
                <w:rFonts w:eastAsia="標楷體"/>
                <w:sz w:val="2"/>
                <w:szCs w:val="2"/>
              </w:rPr>
            </w:pPr>
          </w:p>
        </w:tc>
        <w:tc>
          <w:tcPr>
            <w:tcW w:w="3251" w:type="dxa"/>
          </w:tcPr>
          <w:p w14:paraId="169E0DC3" w14:textId="77777777" w:rsidR="00CB2FF0" w:rsidRPr="005D40D0" w:rsidRDefault="00000000">
            <w:pPr>
              <w:pStyle w:val="TableParagraph"/>
              <w:ind w:left="11" w:right="4"/>
              <w:jc w:val="center"/>
              <w:rPr>
                <w:rFonts w:eastAsia="標楷體"/>
                <w:sz w:val="24"/>
              </w:rPr>
            </w:pPr>
            <w:r w:rsidRPr="005D40D0">
              <w:rPr>
                <w:rFonts w:eastAsia="標楷體"/>
                <w:sz w:val="24"/>
              </w:rPr>
              <w:t>Central</w:t>
            </w:r>
            <w:r w:rsidRPr="005D40D0">
              <w:rPr>
                <w:rFonts w:eastAsia="標楷體"/>
                <w:spacing w:val="-2"/>
                <w:sz w:val="24"/>
              </w:rPr>
              <w:t xml:space="preserve"> </w:t>
            </w:r>
            <w:r w:rsidRPr="005D40D0">
              <w:rPr>
                <w:rFonts w:eastAsia="標楷體"/>
                <w:sz w:val="24"/>
              </w:rPr>
              <w:t>Control</w:t>
            </w:r>
            <w:r w:rsidRPr="005D40D0">
              <w:rPr>
                <w:rFonts w:eastAsia="標楷體"/>
                <w:spacing w:val="-1"/>
                <w:sz w:val="24"/>
              </w:rPr>
              <w:t xml:space="preserve"> </w:t>
            </w:r>
            <w:r w:rsidRPr="005D40D0">
              <w:rPr>
                <w:rFonts w:eastAsia="標楷體"/>
                <w:spacing w:val="-2"/>
                <w:sz w:val="24"/>
              </w:rPr>
              <w:t>Server</w:t>
            </w:r>
          </w:p>
        </w:tc>
        <w:tc>
          <w:tcPr>
            <w:tcW w:w="4235" w:type="dxa"/>
          </w:tcPr>
          <w:p w14:paraId="4882A624" w14:textId="77777777" w:rsidR="00CB2FF0" w:rsidRPr="005D40D0" w:rsidRDefault="00000000">
            <w:pPr>
              <w:pStyle w:val="TableParagraph"/>
              <w:rPr>
                <w:rFonts w:eastAsia="標楷體"/>
                <w:sz w:val="24"/>
              </w:rPr>
            </w:pPr>
            <w:proofErr w:type="spellStart"/>
            <w:r w:rsidRPr="005D40D0">
              <w:rPr>
                <w:rFonts w:eastAsia="標楷體"/>
                <w:sz w:val="24"/>
              </w:rPr>
              <w:t>JCNet</w:t>
            </w:r>
            <w:proofErr w:type="spellEnd"/>
            <w:r w:rsidRPr="005D40D0">
              <w:rPr>
                <w:rFonts w:eastAsia="標楷體"/>
                <w:spacing w:val="-4"/>
                <w:sz w:val="24"/>
              </w:rPr>
              <w:t xml:space="preserve"> </w:t>
            </w:r>
            <w:r w:rsidRPr="005D40D0">
              <w:rPr>
                <w:rFonts w:eastAsia="標楷體"/>
                <w:sz w:val="24"/>
              </w:rPr>
              <w:t>Hermes</w:t>
            </w:r>
            <w:r w:rsidRPr="005D40D0">
              <w:rPr>
                <w:rFonts w:eastAsia="標楷體"/>
                <w:spacing w:val="-2"/>
                <w:sz w:val="24"/>
              </w:rPr>
              <w:t xml:space="preserve"> </w:t>
            </w:r>
            <w:r w:rsidRPr="005D40D0">
              <w:rPr>
                <w:rFonts w:eastAsia="標楷體"/>
                <w:spacing w:val="-4"/>
                <w:sz w:val="24"/>
              </w:rPr>
              <w:t>Q1100</w:t>
            </w:r>
          </w:p>
        </w:tc>
      </w:tr>
      <w:tr w:rsidR="00CB2FF0" w:rsidRPr="005D40D0" w14:paraId="7A295CF6" w14:textId="77777777">
        <w:trPr>
          <w:trHeight w:val="542"/>
        </w:trPr>
        <w:tc>
          <w:tcPr>
            <w:tcW w:w="1272" w:type="dxa"/>
            <w:vMerge/>
            <w:tcBorders>
              <w:top w:val="nil"/>
            </w:tcBorders>
          </w:tcPr>
          <w:p w14:paraId="61EAB344" w14:textId="77777777" w:rsidR="00CB2FF0" w:rsidRPr="005D40D0" w:rsidRDefault="00CB2FF0">
            <w:pPr>
              <w:rPr>
                <w:rFonts w:eastAsia="標楷體"/>
                <w:sz w:val="2"/>
                <w:szCs w:val="2"/>
              </w:rPr>
            </w:pPr>
          </w:p>
        </w:tc>
        <w:tc>
          <w:tcPr>
            <w:tcW w:w="3251" w:type="dxa"/>
          </w:tcPr>
          <w:p w14:paraId="03EC306B" w14:textId="77777777" w:rsidR="00CB2FF0" w:rsidRPr="005D40D0" w:rsidRDefault="00000000">
            <w:pPr>
              <w:pStyle w:val="TableParagraph"/>
              <w:spacing w:before="133"/>
              <w:ind w:left="11" w:right="1"/>
              <w:jc w:val="center"/>
              <w:rPr>
                <w:rFonts w:eastAsia="標楷體"/>
                <w:sz w:val="24"/>
              </w:rPr>
            </w:pPr>
            <w:r w:rsidRPr="005D40D0">
              <w:rPr>
                <w:rFonts w:eastAsia="標楷體"/>
                <w:sz w:val="24"/>
              </w:rPr>
              <w:t>Wireless</w:t>
            </w:r>
            <w:r w:rsidRPr="005D40D0">
              <w:rPr>
                <w:rFonts w:eastAsia="標楷體"/>
                <w:spacing w:val="-7"/>
                <w:sz w:val="24"/>
              </w:rPr>
              <w:t xml:space="preserve"> </w:t>
            </w:r>
            <w:r w:rsidRPr="005D40D0">
              <w:rPr>
                <w:rFonts w:eastAsia="標楷體"/>
                <w:sz w:val="24"/>
              </w:rPr>
              <w:t>Network</w:t>
            </w:r>
            <w:r w:rsidRPr="005D40D0">
              <w:rPr>
                <w:rFonts w:eastAsia="標楷體"/>
                <w:spacing w:val="-7"/>
                <w:sz w:val="24"/>
              </w:rPr>
              <w:t xml:space="preserve"> </w:t>
            </w:r>
            <w:r w:rsidRPr="005D40D0">
              <w:rPr>
                <w:rFonts w:eastAsia="標楷體"/>
                <w:spacing w:val="-2"/>
                <w:sz w:val="24"/>
              </w:rPr>
              <w:t>Equipment</w:t>
            </w:r>
          </w:p>
        </w:tc>
        <w:tc>
          <w:tcPr>
            <w:tcW w:w="4235" w:type="dxa"/>
          </w:tcPr>
          <w:p w14:paraId="170A1DE3" w14:textId="77777777" w:rsidR="00CB2FF0" w:rsidRPr="005D40D0" w:rsidRDefault="00000000">
            <w:pPr>
              <w:pStyle w:val="TableParagraph"/>
              <w:spacing w:before="133"/>
              <w:rPr>
                <w:rFonts w:eastAsia="標楷體"/>
                <w:sz w:val="24"/>
              </w:rPr>
            </w:pPr>
            <w:r w:rsidRPr="005D40D0">
              <w:rPr>
                <w:rFonts w:eastAsia="標楷體"/>
                <w:sz w:val="24"/>
              </w:rPr>
              <w:t>D-Link</w:t>
            </w:r>
            <w:r w:rsidRPr="005D40D0">
              <w:rPr>
                <w:rFonts w:eastAsia="標楷體"/>
                <w:spacing w:val="-15"/>
                <w:sz w:val="24"/>
              </w:rPr>
              <w:t xml:space="preserve"> </w:t>
            </w:r>
            <w:r w:rsidRPr="005D40D0">
              <w:rPr>
                <w:rFonts w:eastAsia="標楷體"/>
                <w:sz w:val="24"/>
              </w:rPr>
              <w:t>DIR-885L</w:t>
            </w:r>
            <w:r w:rsidRPr="005D40D0">
              <w:rPr>
                <w:rFonts w:eastAsia="標楷體"/>
                <w:spacing w:val="-18"/>
                <w:sz w:val="24"/>
              </w:rPr>
              <w:t xml:space="preserve"> </w:t>
            </w:r>
            <w:r w:rsidRPr="005D40D0">
              <w:rPr>
                <w:rFonts w:eastAsia="標楷體"/>
                <w:sz w:val="24"/>
              </w:rPr>
              <w:t>Wireless</w:t>
            </w:r>
            <w:r w:rsidRPr="005D40D0">
              <w:rPr>
                <w:rFonts w:eastAsia="標楷體"/>
                <w:spacing w:val="-15"/>
                <w:sz w:val="24"/>
              </w:rPr>
              <w:t xml:space="preserve"> </w:t>
            </w:r>
            <w:r w:rsidRPr="005D40D0">
              <w:rPr>
                <w:rFonts w:eastAsia="標楷體"/>
                <w:spacing w:val="-2"/>
                <w:sz w:val="24"/>
              </w:rPr>
              <w:t>AC3150</w:t>
            </w:r>
          </w:p>
        </w:tc>
      </w:tr>
      <w:tr w:rsidR="00CB2FF0" w:rsidRPr="005D40D0" w14:paraId="14B0BD55" w14:textId="77777777">
        <w:trPr>
          <w:trHeight w:val="1080"/>
        </w:trPr>
        <w:tc>
          <w:tcPr>
            <w:tcW w:w="1272" w:type="dxa"/>
            <w:vMerge/>
            <w:tcBorders>
              <w:top w:val="nil"/>
            </w:tcBorders>
          </w:tcPr>
          <w:p w14:paraId="1FE03EDB" w14:textId="77777777" w:rsidR="00CB2FF0" w:rsidRPr="005D40D0" w:rsidRDefault="00CB2FF0">
            <w:pPr>
              <w:rPr>
                <w:rFonts w:eastAsia="標楷體"/>
                <w:sz w:val="2"/>
                <w:szCs w:val="2"/>
              </w:rPr>
            </w:pPr>
          </w:p>
        </w:tc>
        <w:tc>
          <w:tcPr>
            <w:tcW w:w="3251" w:type="dxa"/>
          </w:tcPr>
          <w:p w14:paraId="78D82A34" w14:textId="77777777" w:rsidR="00CB2FF0" w:rsidRPr="005D40D0" w:rsidRDefault="00CB2FF0">
            <w:pPr>
              <w:pStyle w:val="TableParagraph"/>
              <w:spacing w:before="124"/>
              <w:ind w:left="0"/>
              <w:rPr>
                <w:rFonts w:eastAsia="標楷體"/>
                <w:sz w:val="24"/>
              </w:rPr>
            </w:pPr>
          </w:p>
          <w:p w14:paraId="17D7F425" w14:textId="77777777" w:rsidR="00CB2FF0" w:rsidRPr="005D40D0" w:rsidRDefault="00000000">
            <w:pPr>
              <w:pStyle w:val="TableParagraph"/>
              <w:spacing w:before="0"/>
              <w:ind w:left="11" w:right="2"/>
              <w:jc w:val="center"/>
              <w:rPr>
                <w:rFonts w:eastAsia="標楷體"/>
                <w:sz w:val="24"/>
              </w:rPr>
            </w:pPr>
            <w:r w:rsidRPr="005D40D0">
              <w:rPr>
                <w:rFonts w:eastAsia="標楷體"/>
                <w:sz w:val="24"/>
              </w:rPr>
              <w:t>Wired</w:t>
            </w:r>
            <w:r w:rsidRPr="005D40D0">
              <w:rPr>
                <w:rFonts w:eastAsia="標楷體"/>
                <w:spacing w:val="-7"/>
                <w:sz w:val="24"/>
              </w:rPr>
              <w:t xml:space="preserve"> </w:t>
            </w:r>
            <w:r w:rsidRPr="005D40D0">
              <w:rPr>
                <w:rFonts w:eastAsia="標楷體"/>
                <w:sz w:val="24"/>
              </w:rPr>
              <w:t>Network</w:t>
            </w:r>
            <w:r w:rsidRPr="005D40D0">
              <w:rPr>
                <w:rFonts w:eastAsia="標楷體"/>
                <w:spacing w:val="-7"/>
                <w:sz w:val="24"/>
              </w:rPr>
              <w:t xml:space="preserve"> </w:t>
            </w:r>
            <w:r w:rsidRPr="005D40D0">
              <w:rPr>
                <w:rFonts w:eastAsia="標楷體"/>
                <w:spacing w:val="-2"/>
                <w:sz w:val="24"/>
              </w:rPr>
              <w:t>Equipment</w:t>
            </w:r>
          </w:p>
        </w:tc>
        <w:tc>
          <w:tcPr>
            <w:tcW w:w="4235" w:type="dxa"/>
          </w:tcPr>
          <w:p w14:paraId="52BDEE9B" w14:textId="77777777" w:rsidR="00CB2FF0" w:rsidRPr="005D40D0" w:rsidRDefault="00000000">
            <w:pPr>
              <w:pStyle w:val="TableParagraph"/>
              <w:tabs>
                <w:tab w:val="left" w:pos="1174"/>
                <w:tab w:val="left" w:pos="3482"/>
              </w:tabs>
              <w:rPr>
                <w:rFonts w:eastAsia="標楷體"/>
                <w:sz w:val="24"/>
              </w:rPr>
            </w:pPr>
            <w:r w:rsidRPr="005D40D0">
              <w:rPr>
                <w:rFonts w:eastAsia="標楷體"/>
                <w:spacing w:val="-2"/>
                <w:sz w:val="24"/>
              </w:rPr>
              <w:t>CISCO</w:t>
            </w:r>
            <w:r w:rsidRPr="005D40D0">
              <w:rPr>
                <w:rFonts w:eastAsia="標楷體"/>
                <w:sz w:val="24"/>
              </w:rPr>
              <w:tab/>
            </w:r>
            <w:r w:rsidRPr="005D40D0">
              <w:rPr>
                <w:rFonts w:eastAsia="標楷體"/>
                <w:spacing w:val="-2"/>
                <w:sz w:val="24"/>
              </w:rPr>
              <w:t>SRW224G4-K9-</w:t>
            </w:r>
            <w:r w:rsidRPr="005D40D0">
              <w:rPr>
                <w:rFonts w:eastAsia="標楷體"/>
                <w:spacing w:val="-5"/>
                <w:sz w:val="24"/>
              </w:rPr>
              <w:t>NA</w:t>
            </w:r>
            <w:r w:rsidRPr="005D40D0">
              <w:rPr>
                <w:rFonts w:eastAsia="標楷體"/>
                <w:sz w:val="24"/>
              </w:rPr>
              <w:tab/>
            </w:r>
            <w:r w:rsidRPr="005D40D0">
              <w:rPr>
                <w:rFonts w:eastAsia="標楷體"/>
                <w:spacing w:val="-2"/>
                <w:sz w:val="24"/>
              </w:rPr>
              <w:t>24Port</w:t>
            </w:r>
          </w:p>
          <w:p w14:paraId="5B778EDE" w14:textId="77777777" w:rsidR="00CB2FF0" w:rsidRPr="005D40D0" w:rsidRDefault="00000000">
            <w:pPr>
              <w:pStyle w:val="TableParagraph"/>
              <w:spacing w:before="264"/>
              <w:rPr>
                <w:rFonts w:eastAsia="標楷體"/>
                <w:sz w:val="24"/>
              </w:rPr>
            </w:pPr>
            <w:r w:rsidRPr="005D40D0">
              <w:rPr>
                <w:rFonts w:eastAsia="標楷體"/>
                <w:sz w:val="24"/>
              </w:rPr>
              <w:t xml:space="preserve">Switch </w:t>
            </w:r>
            <w:r w:rsidRPr="005D40D0">
              <w:rPr>
                <w:rFonts w:eastAsia="標楷體"/>
                <w:spacing w:val="-5"/>
                <w:sz w:val="24"/>
              </w:rPr>
              <w:t>Hub</w:t>
            </w:r>
          </w:p>
        </w:tc>
      </w:tr>
      <w:tr w:rsidR="00CB2FF0" w:rsidRPr="005D40D0" w14:paraId="31793971" w14:textId="77777777">
        <w:trPr>
          <w:trHeight w:val="539"/>
        </w:trPr>
        <w:tc>
          <w:tcPr>
            <w:tcW w:w="1272" w:type="dxa"/>
            <w:vMerge/>
            <w:tcBorders>
              <w:top w:val="nil"/>
            </w:tcBorders>
          </w:tcPr>
          <w:p w14:paraId="5B5C21D2" w14:textId="77777777" w:rsidR="00CB2FF0" w:rsidRPr="005D40D0" w:rsidRDefault="00CB2FF0">
            <w:pPr>
              <w:rPr>
                <w:rFonts w:eastAsia="標楷體"/>
                <w:sz w:val="2"/>
                <w:szCs w:val="2"/>
              </w:rPr>
            </w:pPr>
          </w:p>
        </w:tc>
        <w:tc>
          <w:tcPr>
            <w:tcW w:w="3251" w:type="dxa"/>
          </w:tcPr>
          <w:p w14:paraId="788A5B1D" w14:textId="77777777" w:rsidR="00CB2FF0" w:rsidRPr="005D40D0" w:rsidRDefault="00000000">
            <w:pPr>
              <w:pStyle w:val="TableParagraph"/>
              <w:ind w:left="11" w:right="1"/>
              <w:jc w:val="center"/>
              <w:rPr>
                <w:rFonts w:eastAsia="標楷體"/>
                <w:sz w:val="24"/>
              </w:rPr>
            </w:pPr>
            <w:r w:rsidRPr="005D40D0">
              <w:rPr>
                <w:rFonts w:eastAsia="標楷體"/>
                <w:sz w:val="24"/>
              </w:rPr>
              <w:t>Storage</w:t>
            </w:r>
            <w:r w:rsidRPr="005D40D0">
              <w:rPr>
                <w:rFonts w:eastAsia="標楷體"/>
                <w:spacing w:val="-4"/>
                <w:sz w:val="24"/>
              </w:rPr>
              <w:t xml:space="preserve"> </w:t>
            </w:r>
            <w:r w:rsidRPr="005D40D0">
              <w:rPr>
                <w:rFonts w:eastAsia="標楷體"/>
                <w:spacing w:val="-2"/>
                <w:sz w:val="24"/>
              </w:rPr>
              <w:t>Equipment</w:t>
            </w:r>
          </w:p>
        </w:tc>
        <w:tc>
          <w:tcPr>
            <w:tcW w:w="4235" w:type="dxa"/>
          </w:tcPr>
          <w:p w14:paraId="6ED661F7" w14:textId="77777777" w:rsidR="00CB2FF0" w:rsidRPr="005D40D0" w:rsidRDefault="00000000">
            <w:pPr>
              <w:pStyle w:val="TableParagraph"/>
              <w:rPr>
                <w:rFonts w:eastAsia="標楷體"/>
                <w:sz w:val="24"/>
              </w:rPr>
            </w:pPr>
            <w:r w:rsidRPr="005D40D0">
              <w:rPr>
                <w:rFonts w:eastAsia="標楷體"/>
                <w:sz w:val="24"/>
              </w:rPr>
              <w:t>TVS-873-64G</w:t>
            </w:r>
            <w:r w:rsidRPr="005D40D0">
              <w:rPr>
                <w:rFonts w:eastAsia="標楷體"/>
                <w:spacing w:val="-2"/>
                <w:sz w:val="24"/>
              </w:rPr>
              <w:t xml:space="preserve"> </w:t>
            </w:r>
            <w:r w:rsidRPr="005D40D0">
              <w:rPr>
                <w:rFonts w:eastAsia="標楷體"/>
                <w:sz w:val="24"/>
              </w:rPr>
              <w:t>8-Bay</w:t>
            </w:r>
            <w:r w:rsidRPr="005D40D0">
              <w:rPr>
                <w:rFonts w:eastAsia="標楷體"/>
                <w:spacing w:val="-5"/>
                <w:sz w:val="24"/>
              </w:rPr>
              <w:t xml:space="preserve"> NAS</w:t>
            </w:r>
          </w:p>
        </w:tc>
      </w:tr>
      <w:tr w:rsidR="00CB2FF0" w:rsidRPr="005D40D0" w14:paraId="374AAA1F" w14:textId="77777777">
        <w:trPr>
          <w:trHeight w:val="539"/>
        </w:trPr>
        <w:tc>
          <w:tcPr>
            <w:tcW w:w="1272" w:type="dxa"/>
            <w:vMerge/>
            <w:tcBorders>
              <w:top w:val="nil"/>
            </w:tcBorders>
          </w:tcPr>
          <w:p w14:paraId="129D6F82" w14:textId="77777777" w:rsidR="00CB2FF0" w:rsidRPr="005D40D0" w:rsidRDefault="00CB2FF0">
            <w:pPr>
              <w:rPr>
                <w:rFonts w:eastAsia="標楷體"/>
                <w:sz w:val="2"/>
                <w:szCs w:val="2"/>
              </w:rPr>
            </w:pPr>
          </w:p>
        </w:tc>
        <w:tc>
          <w:tcPr>
            <w:tcW w:w="3251" w:type="dxa"/>
          </w:tcPr>
          <w:p w14:paraId="3CCB7E55" w14:textId="77777777" w:rsidR="00CB2FF0" w:rsidRPr="005D40D0" w:rsidRDefault="00000000">
            <w:pPr>
              <w:pStyle w:val="TableParagraph"/>
              <w:ind w:left="11"/>
              <w:jc w:val="center"/>
              <w:rPr>
                <w:rFonts w:eastAsia="標楷體"/>
                <w:sz w:val="24"/>
              </w:rPr>
            </w:pPr>
            <w:r w:rsidRPr="005D40D0">
              <w:rPr>
                <w:rFonts w:eastAsia="標楷體"/>
                <w:spacing w:val="-5"/>
                <w:sz w:val="24"/>
              </w:rPr>
              <w:t>CPU</w:t>
            </w:r>
          </w:p>
        </w:tc>
        <w:tc>
          <w:tcPr>
            <w:tcW w:w="4235" w:type="dxa"/>
          </w:tcPr>
          <w:p w14:paraId="65BA4DE1" w14:textId="77777777" w:rsidR="00CB2FF0" w:rsidRPr="005D40D0" w:rsidRDefault="00000000">
            <w:pPr>
              <w:pStyle w:val="TableParagraph"/>
              <w:rPr>
                <w:rFonts w:eastAsia="標楷體"/>
                <w:sz w:val="24"/>
              </w:rPr>
            </w:pPr>
            <w:r w:rsidRPr="005D40D0">
              <w:rPr>
                <w:rFonts w:eastAsia="標楷體"/>
                <w:sz w:val="24"/>
              </w:rPr>
              <w:t>Intel</w:t>
            </w:r>
            <w:r w:rsidRPr="005D40D0">
              <w:rPr>
                <w:rFonts w:eastAsia="標楷體"/>
                <w:spacing w:val="-2"/>
                <w:sz w:val="24"/>
              </w:rPr>
              <w:t xml:space="preserve"> </w:t>
            </w:r>
            <w:r w:rsidRPr="005D40D0">
              <w:rPr>
                <w:rFonts w:eastAsia="標楷體"/>
                <w:sz w:val="24"/>
              </w:rPr>
              <w:t>Xeon</w:t>
            </w:r>
            <w:r w:rsidRPr="005D40D0">
              <w:rPr>
                <w:rFonts w:eastAsia="標楷體"/>
                <w:spacing w:val="-2"/>
                <w:sz w:val="24"/>
              </w:rPr>
              <w:t xml:space="preserve"> </w:t>
            </w:r>
            <w:r w:rsidRPr="005D40D0">
              <w:rPr>
                <w:rFonts w:eastAsia="標楷體"/>
                <w:spacing w:val="-4"/>
                <w:sz w:val="24"/>
              </w:rPr>
              <w:t>3400</w:t>
            </w:r>
          </w:p>
        </w:tc>
      </w:tr>
      <w:tr w:rsidR="00CB2FF0" w:rsidRPr="005D40D0" w14:paraId="24F32BE0" w14:textId="77777777">
        <w:trPr>
          <w:trHeight w:val="539"/>
        </w:trPr>
        <w:tc>
          <w:tcPr>
            <w:tcW w:w="1272" w:type="dxa"/>
            <w:vMerge/>
            <w:tcBorders>
              <w:top w:val="nil"/>
            </w:tcBorders>
          </w:tcPr>
          <w:p w14:paraId="466D4AFE" w14:textId="77777777" w:rsidR="00CB2FF0" w:rsidRPr="005D40D0" w:rsidRDefault="00CB2FF0">
            <w:pPr>
              <w:rPr>
                <w:rFonts w:eastAsia="標楷體"/>
                <w:sz w:val="2"/>
                <w:szCs w:val="2"/>
              </w:rPr>
            </w:pPr>
          </w:p>
        </w:tc>
        <w:tc>
          <w:tcPr>
            <w:tcW w:w="3251" w:type="dxa"/>
          </w:tcPr>
          <w:p w14:paraId="69E2C30B" w14:textId="77777777" w:rsidR="00CB2FF0" w:rsidRPr="005D40D0" w:rsidRDefault="00000000">
            <w:pPr>
              <w:pStyle w:val="TableParagraph"/>
              <w:ind w:left="11" w:right="5"/>
              <w:jc w:val="center"/>
              <w:rPr>
                <w:rFonts w:eastAsia="標楷體"/>
                <w:sz w:val="24"/>
              </w:rPr>
            </w:pPr>
            <w:r w:rsidRPr="005D40D0">
              <w:rPr>
                <w:rFonts w:eastAsia="標楷體"/>
                <w:sz w:val="24"/>
              </w:rPr>
              <w:t>Network</w:t>
            </w:r>
            <w:r w:rsidRPr="005D40D0">
              <w:rPr>
                <w:rFonts w:eastAsia="標楷體"/>
                <w:spacing w:val="-3"/>
                <w:sz w:val="24"/>
              </w:rPr>
              <w:t xml:space="preserve"> </w:t>
            </w:r>
            <w:r w:rsidRPr="005D40D0">
              <w:rPr>
                <w:rFonts w:eastAsia="標楷體"/>
                <w:sz w:val="24"/>
              </w:rPr>
              <w:t>Interface</w:t>
            </w:r>
            <w:r w:rsidRPr="005D40D0">
              <w:rPr>
                <w:rFonts w:eastAsia="標楷體"/>
                <w:spacing w:val="-3"/>
                <w:sz w:val="24"/>
              </w:rPr>
              <w:t xml:space="preserve"> </w:t>
            </w:r>
            <w:r w:rsidRPr="005D40D0">
              <w:rPr>
                <w:rFonts w:eastAsia="標楷體"/>
                <w:spacing w:val="-4"/>
                <w:sz w:val="24"/>
              </w:rPr>
              <w:t>Card</w:t>
            </w:r>
          </w:p>
        </w:tc>
        <w:tc>
          <w:tcPr>
            <w:tcW w:w="4235" w:type="dxa"/>
          </w:tcPr>
          <w:p w14:paraId="3B6175DB" w14:textId="77777777" w:rsidR="00CB2FF0" w:rsidRPr="005D40D0" w:rsidRDefault="00000000">
            <w:pPr>
              <w:pStyle w:val="TableParagraph"/>
              <w:rPr>
                <w:rFonts w:eastAsia="標楷體"/>
                <w:sz w:val="24"/>
              </w:rPr>
            </w:pPr>
            <w:r w:rsidRPr="005D40D0">
              <w:rPr>
                <w:rFonts w:eastAsia="標楷體"/>
                <w:sz w:val="24"/>
              </w:rPr>
              <w:t>4</w:t>
            </w:r>
            <w:r w:rsidRPr="005D40D0">
              <w:rPr>
                <w:rFonts w:eastAsia="標楷體"/>
                <w:spacing w:val="-2"/>
                <w:sz w:val="24"/>
              </w:rPr>
              <w:t xml:space="preserve"> </w:t>
            </w:r>
            <w:r w:rsidRPr="005D40D0">
              <w:rPr>
                <w:rFonts w:eastAsia="標楷體"/>
                <w:sz w:val="24"/>
              </w:rPr>
              <w:t>x Intel</w:t>
            </w:r>
            <w:r w:rsidRPr="005D40D0">
              <w:rPr>
                <w:rFonts w:eastAsia="標楷體"/>
                <w:spacing w:val="2"/>
                <w:sz w:val="24"/>
              </w:rPr>
              <w:t xml:space="preserve"> </w:t>
            </w:r>
            <w:r w:rsidRPr="005D40D0">
              <w:rPr>
                <w:rFonts w:eastAsia="標楷體"/>
                <w:spacing w:val="-2"/>
                <w:sz w:val="24"/>
              </w:rPr>
              <w:t>I210AT</w:t>
            </w:r>
          </w:p>
        </w:tc>
      </w:tr>
      <w:tr w:rsidR="00CB2FF0" w:rsidRPr="005D40D0" w14:paraId="4312B477" w14:textId="77777777">
        <w:trPr>
          <w:trHeight w:val="539"/>
        </w:trPr>
        <w:tc>
          <w:tcPr>
            <w:tcW w:w="1272" w:type="dxa"/>
            <w:vMerge/>
            <w:tcBorders>
              <w:top w:val="nil"/>
            </w:tcBorders>
          </w:tcPr>
          <w:p w14:paraId="1FE6F7A2" w14:textId="77777777" w:rsidR="00CB2FF0" w:rsidRPr="005D40D0" w:rsidRDefault="00CB2FF0">
            <w:pPr>
              <w:rPr>
                <w:rFonts w:eastAsia="標楷體"/>
                <w:sz w:val="2"/>
                <w:szCs w:val="2"/>
              </w:rPr>
            </w:pPr>
          </w:p>
        </w:tc>
        <w:tc>
          <w:tcPr>
            <w:tcW w:w="3251" w:type="dxa"/>
          </w:tcPr>
          <w:p w14:paraId="7AB6D1B9" w14:textId="77777777" w:rsidR="00CB2FF0" w:rsidRPr="005D40D0" w:rsidRDefault="00000000">
            <w:pPr>
              <w:pStyle w:val="TableParagraph"/>
              <w:ind w:left="11"/>
              <w:jc w:val="center"/>
              <w:rPr>
                <w:rFonts w:eastAsia="標楷體"/>
                <w:sz w:val="24"/>
              </w:rPr>
            </w:pPr>
            <w:r w:rsidRPr="005D40D0">
              <w:rPr>
                <w:rFonts w:eastAsia="標楷體"/>
                <w:spacing w:val="-2"/>
                <w:sz w:val="24"/>
              </w:rPr>
              <w:t>Memory</w:t>
            </w:r>
          </w:p>
        </w:tc>
        <w:tc>
          <w:tcPr>
            <w:tcW w:w="4235" w:type="dxa"/>
          </w:tcPr>
          <w:p w14:paraId="5298982C" w14:textId="77777777" w:rsidR="00CB2FF0" w:rsidRPr="005D40D0" w:rsidRDefault="00000000">
            <w:pPr>
              <w:pStyle w:val="TableParagraph"/>
              <w:rPr>
                <w:rFonts w:eastAsia="標楷體"/>
                <w:sz w:val="24"/>
              </w:rPr>
            </w:pPr>
            <w:r w:rsidRPr="005D40D0">
              <w:rPr>
                <w:rFonts w:eastAsia="標楷體"/>
                <w:spacing w:val="-4"/>
                <w:sz w:val="24"/>
              </w:rPr>
              <w:t>32GB</w:t>
            </w:r>
          </w:p>
        </w:tc>
      </w:tr>
      <w:tr w:rsidR="00CB2FF0" w:rsidRPr="005D40D0" w14:paraId="7DFC4F5A" w14:textId="77777777">
        <w:trPr>
          <w:trHeight w:val="542"/>
        </w:trPr>
        <w:tc>
          <w:tcPr>
            <w:tcW w:w="1272" w:type="dxa"/>
            <w:vMerge/>
            <w:tcBorders>
              <w:top w:val="nil"/>
            </w:tcBorders>
          </w:tcPr>
          <w:p w14:paraId="3FA202F6" w14:textId="77777777" w:rsidR="00CB2FF0" w:rsidRPr="005D40D0" w:rsidRDefault="00CB2FF0">
            <w:pPr>
              <w:rPr>
                <w:rFonts w:eastAsia="標楷體"/>
                <w:sz w:val="2"/>
                <w:szCs w:val="2"/>
              </w:rPr>
            </w:pPr>
          </w:p>
        </w:tc>
        <w:tc>
          <w:tcPr>
            <w:tcW w:w="3251" w:type="dxa"/>
          </w:tcPr>
          <w:p w14:paraId="45586704" w14:textId="77777777" w:rsidR="00CB2FF0" w:rsidRPr="005D40D0" w:rsidRDefault="00000000">
            <w:pPr>
              <w:pStyle w:val="TableParagraph"/>
              <w:spacing w:before="133"/>
              <w:ind w:left="11" w:right="1"/>
              <w:jc w:val="center"/>
              <w:rPr>
                <w:rFonts w:eastAsia="標楷體"/>
                <w:sz w:val="24"/>
              </w:rPr>
            </w:pPr>
            <w:r w:rsidRPr="005D40D0">
              <w:rPr>
                <w:rFonts w:eastAsia="標楷體"/>
                <w:sz w:val="24"/>
              </w:rPr>
              <w:t>Monitor</w:t>
            </w:r>
            <w:r w:rsidRPr="005D40D0">
              <w:rPr>
                <w:rFonts w:eastAsia="標楷體"/>
                <w:spacing w:val="-13"/>
                <w:sz w:val="24"/>
              </w:rPr>
              <w:t xml:space="preserve"> </w:t>
            </w:r>
            <w:r w:rsidRPr="005D40D0">
              <w:rPr>
                <w:rFonts w:eastAsia="標楷體"/>
                <w:sz w:val="24"/>
              </w:rPr>
              <w:t>Video</w:t>
            </w:r>
            <w:r w:rsidRPr="005D40D0">
              <w:rPr>
                <w:rFonts w:eastAsia="標楷體"/>
                <w:spacing w:val="-8"/>
                <w:sz w:val="24"/>
              </w:rPr>
              <w:t xml:space="preserve"> </w:t>
            </w:r>
            <w:r w:rsidRPr="005D40D0">
              <w:rPr>
                <w:rFonts w:eastAsia="標楷體"/>
                <w:spacing w:val="-2"/>
                <w:sz w:val="24"/>
              </w:rPr>
              <w:t>Equipment</w:t>
            </w:r>
          </w:p>
        </w:tc>
        <w:tc>
          <w:tcPr>
            <w:tcW w:w="4235" w:type="dxa"/>
          </w:tcPr>
          <w:p w14:paraId="6B74E183" w14:textId="77777777" w:rsidR="00CB2FF0" w:rsidRPr="005D40D0" w:rsidRDefault="00000000">
            <w:pPr>
              <w:pStyle w:val="TableParagraph"/>
              <w:spacing w:before="133"/>
              <w:rPr>
                <w:rFonts w:eastAsia="標楷體"/>
                <w:sz w:val="24"/>
              </w:rPr>
            </w:pPr>
            <w:proofErr w:type="spellStart"/>
            <w:r w:rsidRPr="005D40D0">
              <w:rPr>
                <w:rFonts w:eastAsia="標楷體"/>
                <w:sz w:val="24"/>
              </w:rPr>
              <w:t>i</w:t>
            </w:r>
            <w:proofErr w:type="spellEnd"/>
            <w:r w:rsidRPr="005D40D0">
              <w:rPr>
                <w:rFonts w:eastAsia="標楷體"/>
                <w:sz w:val="24"/>
              </w:rPr>
              <w:t>-family</w:t>
            </w:r>
            <w:r w:rsidRPr="005D40D0">
              <w:rPr>
                <w:rFonts w:eastAsia="標楷體"/>
                <w:spacing w:val="-7"/>
                <w:sz w:val="24"/>
              </w:rPr>
              <w:t xml:space="preserve"> </w:t>
            </w:r>
            <w:r w:rsidRPr="005D40D0">
              <w:rPr>
                <w:rFonts w:eastAsia="標楷體"/>
                <w:sz w:val="24"/>
              </w:rPr>
              <w:t>IF-001D</w:t>
            </w:r>
            <w:r w:rsidRPr="005D40D0">
              <w:rPr>
                <w:rFonts w:eastAsia="標楷體"/>
                <w:spacing w:val="-1"/>
                <w:sz w:val="24"/>
              </w:rPr>
              <w:t xml:space="preserve"> </w:t>
            </w:r>
            <w:r w:rsidRPr="005D40D0">
              <w:rPr>
                <w:rFonts w:eastAsia="標楷體"/>
                <w:spacing w:val="-2"/>
                <w:sz w:val="24"/>
              </w:rPr>
              <w:t>1080P</w:t>
            </w:r>
          </w:p>
        </w:tc>
      </w:tr>
      <w:tr w:rsidR="00CB2FF0" w:rsidRPr="005D40D0" w14:paraId="6886CB82" w14:textId="77777777">
        <w:trPr>
          <w:trHeight w:val="539"/>
        </w:trPr>
        <w:tc>
          <w:tcPr>
            <w:tcW w:w="1272" w:type="dxa"/>
            <w:vMerge/>
            <w:tcBorders>
              <w:top w:val="nil"/>
            </w:tcBorders>
          </w:tcPr>
          <w:p w14:paraId="537D3E22" w14:textId="77777777" w:rsidR="00CB2FF0" w:rsidRPr="005D40D0" w:rsidRDefault="00CB2FF0">
            <w:pPr>
              <w:rPr>
                <w:rFonts w:eastAsia="標楷體"/>
                <w:sz w:val="2"/>
                <w:szCs w:val="2"/>
              </w:rPr>
            </w:pPr>
          </w:p>
        </w:tc>
        <w:tc>
          <w:tcPr>
            <w:tcW w:w="3251" w:type="dxa"/>
          </w:tcPr>
          <w:p w14:paraId="06C583BC" w14:textId="77777777" w:rsidR="00CB2FF0" w:rsidRPr="005D40D0" w:rsidRDefault="00000000">
            <w:pPr>
              <w:pStyle w:val="TableParagraph"/>
              <w:ind w:left="11" w:right="4"/>
              <w:jc w:val="center"/>
              <w:rPr>
                <w:rFonts w:eastAsia="標楷體"/>
                <w:sz w:val="24"/>
              </w:rPr>
            </w:pPr>
            <w:r w:rsidRPr="005D40D0">
              <w:rPr>
                <w:rFonts w:eastAsia="標楷體"/>
                <w:sz w:val="24"/>
              </w:rPr>
              <w:t>Network</w:t>
            </w:r>
            <w:r w:rsidRPr="005D40D0">
              <w:rPr>
                <w:rFonts w:eastAsia="標楷體"/>
                <w:spacing w:val="-13"/>
                <w:sz w:val="24"/>
              </w:rPr>
              <w:t xml:space="preserve"> </w:t>
            </w:r>
            <w:r w:rsidRPr="005D40D0">
              <w:rPr>
                <w:rFonts w:eastAsia="標楷體"/>
                <w:sz w:val="24"/>
              </w:rPr>
              <w:t>Video</w:t>
            </w:r>
            <w:r w:rsidRPr="005D40D0">
              <w:rPr>
                <w:rFonts w:eastAsia="標楷體"/>
                <w:spacing w:val="-8"/>
                <w:sz w:val="24"/>
              </w:rPr>
              <w:t xml:space="preserve"> </w:t>
            </w:r>
            <w:r w:rsidRPr="005D40D0">
              <w:rPr>
                <w:rFonts w:eastAsia="標楷體"/>
                <w:spacing w:val="-2"/>
                <w:sz w:val="24"/>
              </w:rPr>
              <w:t>Equipment</w:t>
            </w:r>
          </w:p>
        </w:tc>
        <w:tc>
          <w:tcPr>
            <w:tcW w:w="4235" w:type="dxa"/>
          </w:tcPr>
          <w:p w14:paraId="625B6D8E" w14:textId="77777777" w:rsidR="00CB2FF0" w:rsidRPr="005D40D0" w:rsidRDefault="00000000">
            <w:pPr>
              <w:pStyle w:val="TableParagraph"/>
              <w:rPr>
                <w:rFonts w:eastAsia="標楷體"/>
                <w:sz w:val="24"/>
              </w:rPr>
            </w:pPr>
            <w:r w:rsidRPr="005D40D0">
              <w:rPr>
                <w:rFonts w:eastAsia="標楷體"/>
                <w:sz w:val="24"/>
              </w:rPr>
              <w:t>TENVIS</w:t>
            </w:r>
            <w:r w:rsidRPr="005D40D0">
              <w:rPr>
                <w:rFonts w:eastAsia="標楷體"/>
                <w:spacing w:val="-8"/>
                <w:sz w:val="24"/>
              </w:rPr>
              <w:t xml:space="preserve"> </w:t>
            </w:r>
            <w:r w:rsidRPr="005D40D0">
              <w:rPr>
                <w:rFonts w:eastAsia="標楷體"/>
                <w:sz w:val="24"/>
              </w:rPr>
              <w:t>TH-661</w:t>
            </w:r>
            <w:r w:rsidRPr="005D40D0">
              <w:rPr>
                <w:rFonts w:eastAsia="標楷體"/>
                <w:spacing w:val="-1"/>
                <w:sz w:val="24"/>
              </w:rPr>
              <w:t xml:space="preserve"> </w:t>
            </w:r>
            <w:r w:rsidRPr="005D40D0">
              <w:rPr>
                <w:rFonts w:eastAsia="標楷體"/>
                <w:spacing w:val="-5"/>
                <w:sz w:val="24"/>
              </w:rPr>
              <w:t>HD</w:t>
            </w:r>
          </w:p>
        </w:tc>
      </w:tr>
    </w:tbl>
    <w:p w14:paraId="163A1BC9" w14:textId="77777777" w:rsidR="00CB2FF0" w:rsidRPr="005D40D0" w:rsidRDefault="00CB2FF0">
      <w:pPr>
        <w:rPr>
          <w:rFonts w:eastAsia="標楷體"/>
          <w:sz w:val="24"/>
        </w:rPr>
        <w:sectPr w:rsidR="00CB2FF0" w:rsidRPr="005D40D0">
          <w:pgSz w:w="11910" w:h="16840"/>
          <w:pgMar w:top="1460" w:right="1180" w:bottom="1542" w:left="1680" w:header="0" w:footer="1017" w:gutter="0"/>
          <w:cols w:space="720"/>
        </w:sectPr>
      </w:pPr>
    </w:p>
    <w:tbl>
      <w:tblPr>
        <w:tblStyle w:val="TableNormal"/>
        <w:tblW w:w="0" w:type="auto"/>
        <w:tblInd w:w="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2"/>
        <w:gridCol w:w="3251"/>
        <w:gridCol w:w="4235"/>
      </w:tblGrid>
      <w:tr w:rsidR="00CB2FF0" w:rsidRPr="005D40D0" w14:paraId="0DB684C1" w14:textId="77777777">
        <w:trPr>
          <w:trHeight w:val="540"/>
        </w:trPr>
        <w:tc>
          <w:tcPr>
            <w:tcW w:w="1272" w:type="dxa"/>
            <w:vMerge w:val="restart"/>
          </w:tcPr>
          <w:p w14:paraId="4E48B487" w14:textId="77777777" w:rsidR="00CB2FF0" w:rsidRPr="005D40D0" w:rsidRDefault="00CB2FF0">
            <w:pPr>
              <w:pStyle w:val="TableParagraph"/>
              <w:spacing w:before="0"/>
              <w:ind w:left="0"/>
              <w:rPr>
                <w:rFonts w:eastAsia="標楷體"/>
                <w:sz w:val="24"/>
              </w:rPr>
            </w:pPr>
          </w:p>
          <w:p w14:paraId="564275F5" w14:textId="77777777" w:rsidR="00CB2FF0" w:rsidRPr="005D40D0" w:rsidRDefault="00CB2FF0">
            <w:pPr>
              <w:pStyle w:val="TableParagraph"/>
              <w:spacing w:before="0"/>
              <w:ind w:left="0"/>
              <w:rPr>
                <w:rFonts w:eastAsia="標楷體"/>
                <w:sz w:val="24"/>
              </w:rPr>
            </w:pPr>
          </w:p>
          <w:p w14:paraId="4EB42CD1" w14:textId="77777777" w:rsidR="00CB2FF0" w:rsidRPr="005D40D0" w:rsidRDefault="00CB2FF0">
            <w:pPr>
              <w:pStyle w:val="TableParagraph"/>
              <w:spacing w:before="129"/>
              <w:ind w:left="0"/>
              <w:rPr>
                <w:rFonts w:eastAsia="標楷體"/>
                <w:sz w:val="24"/>
              </w:rPr>
            </w:pPr>
          </w:p>
          <w:p w14:paraId="71282E95" w14:textId="77777777" w:rsidR="00CB2FF0" w:rsidRPr="005D40D0" w:rsidRDefault="00000000">
            <w:pPr>
              <w:pStyle w:val="TableParagraph"/>
              <w:spacing w:before="0"/>
              <w:ind w:left="203"/>
              <w:rPr>
                <w:rFonts w:eastAsia="標楷體"/>
                <w:sz w:val="24"/>
              </w:rPr>
            </w:pPr>
            <w:r w:rsidRPr="005D40D0">
              <w:rPr>
                <w:rFonts w:eastAsia="標楷體"/>
                <w:spacing w:val="-2"/>
                <w:sz w:val="24"/>
              </w:rPr>
              <w:t>Software</w:t>
            </w:r>
          </w:p>
        </w:tc>
        <w:tc>
          <w:tcPr>
            <w:tcW w:w="3251" w:type="dxa"/>
          </w:tcPr>
          <w:p w14:paraId="2D8FF01C" w14:textId="77777777" w:rsidR="00CB2FF0" w:rsidRPr="005D40D0" w:rsidRDefault="00000000">
            <w:pPr>
              <w:pStyle w:val="TableParagraph"/>
              <w:ind w:left="11" w:right="1"/>
              <w:jc w:val="center"/>
              <w:rPr>
                <w:rFonts w:eastAsia="標楷體"/>
                <w:sz w:val="24"/>
              </w:rPr>
            </w:pPr>
            <w:r w:rsidRPr="005D40D0">
              <w:rPr>
                <w:rFonts w:eastAsia="標楷體"/>
                <w:sz w:val="24"/>
              </w:rPr>
              <w:t>Operation</w:t>
            </w:r>
            <w:r w:rsidRPr="005D40D0">
              <w:rPr>
                <w:rFonts w:eastAsia="標楷體"/>
                <w:spacing w:val="-4"/>
                <w:sz w:val="24"/>
              </w:rPr>
              <w:t xml:space="preserve"> </w:t>
            </w:r>
            <w:r w:rsidRPr="005D40D0">
              <w:rPr>
                <w:rFonts w:eastAsia="標楷體"/>
                <w:spacing w:val="-2"/>
                <w:sz w:val="24"/>
              </w:rPr>
              <w:t>System</w:t>
            </w:r>
          </w:p>
        </w:tc>
        <w:tc>
          <w:tcPr>
            <w:tcW w:w="4235" w:type="dxa"/>
          </w:tcPr>
          <w:p w14:paraId="05FB1DE5" w14:textId="77777777" w:rsidR="00CB2FF0" w:rsidRPr="005D40D0" w:rsidRDefault="00000000">
            <w:pPr>
              <w:pStyle w:val="TableParagraph"/>
              <w:rPr>
                <w:rFonts w:eastAsia="標楷體"/>
                <w:sz w:val="24"/>
              </w:rPr>
            </w:pPr>
            <w:r w:rsidRPr="005D40D0">
              <w:rPr>
                <w:rFonts w:eastAsia="標楷體"/>
                <w:sz w:val="24"/>
              </w:rPr>
              <w:t>Linux/Microsoft</w:t>
            </w:r>
            <w:r w:rsidRPr="005D40D0">
              <w:rPr>
                <w:rFonts w:eastAsia="標楷體"/>
                <w:spacing w:val="-10"/>
                <w:sz w:val="24"/>
              </w:rPr>
              <w:t xml:space="preserve"> </w:t>
            </w:r>
            <w:r w:rsidRPr="005D40D0">
              <w:rPr>
                <w:rFonts w:eastAsia="標楷體"/>
                <w:sz w:val="24"/>
              </w:rPr>
              <w:t>Windows</w:t>
            </w:r>
            <w:r w:rsidRPr="005D40D0">
              <w:rPr>
                <w:rFonts w:eastAsia="標楷體"/>
                <w:spacing w:val="-5"/>
                <w:sz w:val="24"/>
              </w:rPr>
              <w:t xml:space="preserve"> </w:t>
            </w:r>
            <w:r w:rsidRPr="005D40D0">
              <w:rPr>
                <w:rFonts w:eastAsia="標楷體"/>
                <w:sz w:val="24"/>
              </w:rPr>
              <w:t>Server</w:t>
            </w:r>
            <w:r w:rsidRPr="005D40D0">
              <w:rPr>
                <w:rFonts w:eastAsia="標楷體"/>
                <w:spacing w:val="-5"/>
                <w:sz w:val="24"/>
              </w:rPr>
              <w:t xml:space="preserve"> </w:t>
            </w:r>
            <w:r w:rsidRPr="005D40D0">
              <w:rPr>
                <w:rFonts w:eastAsia="標楷體"/>
                <w:spacing w:val="-4"/>
                <w:sz w:val="24"/>
              </w:rPr>
              <w:t>2016</w:t>
            </w:r>
          </w:p>
        </w:tc>
      </w:tr>
      <w:tr w:rsidR="00CB2FF0" w:rsidRPr="005D40D0" w14:paraId="4379A765" w14:textId="77777777">
        <w:trPr>
          <w:trHeight w:val="539"/>
        </w:trPr>
        <w:tc>
          <w:tcPr>
            <w:tcW w:w="1272" w:type="dxa"/>
            <w:vMerge/>
            <w:tcBorders>
              <w:top w:val="nil"/>
            </w:tcBorders>
          </w:tcPr>
          <w:p w14:paraId="2E0F9A2F" w14:textId="77777777" w:rsidR="00CB2FF0" w:rsidRPr="005D40D0" w:rsidRDefault="00CB2FF0">
            <w:pPr>
              <w:rPr>
                <w:rFonts w:eastAsia="標楷體"/>
                <w:sz w:val="2"/>
                <w:szCs w:val="2"/>
              </w:rPr>
            </w:pPr>
          </w:p>
        </w:tc>
        <w:tc>
          <w:tcPr>
            <w:tcW w:w="3251" w:type="dxa"/>
          </w:tcPr>
          <w:p w14:paraId="279ACE26" w14:textId="77777777" w:rsidR="00CB2FF0" w:rsidRPr="005D40D0" w:rsidRDefault="00000000">
            <w:pPr>
              <w:pStyle w:val="TableParagraph"/>
              <w:ind w:left="11" w:right="4"/>
              <w:jc w:val="center"/>
              <w:rPr>
                <w:rFonts w:eastAsia="標楷體"/>
                <w:sz w:val="24"/>
              </w:rPr>
            </w:pPr>
            <w:r w:rsidRPr="005D40D0">
              <w:rPr>
                <w:rFonts w:eastAsia="標楷體"/>
                <w:sz w:val="24"/>
              </w:rPr>
              <w:t>Data</w:t>
            </w:r>
            <w:r w:rsidRPr="005D40D0">
              <w:rPr>
                <w:rFonts w:eastAsia="標楷體"/>
                <w:spacing w:val="-17"/>
                <w:sz w:val="24"/>
              </w:rPr>
              <w:t xml:space="preserve"> </w:t>
            </w:r>
            <w:r w:rsidRPr="005D40D0">
              <w:rPr>
                <w:rFonts w:eastAsia="標楷體"/>
                <w:sz w:val="24"/>
              </w:rPr>
              <w:t>Analysis</w:t>
            </w:r>
            <w:r w:rsidRPr="005D40D0">
              <w:rPr>
                <w:rFonts w:eastAsia="標楷體"/>
                <w:spacing w:val="-1"/>
                <w:sz w:val="24"/>
              </w:rPr>
              <w:t xml:space="preserve"> </w:t>
            </w:r>
            <w:r w:rsidRPr="005D40D0">
              <w:rPr>
                <w:rFonts w:eastAsia="標楷體"/>
                <w:spacing w:val="-2"/>
                <w:sz w:val="24"/>
              </w:rPr>
              <w:t>Software</w:t>
            </w:r>
          </w:p>
        </w:tc>
        <w:tc>
          <w:tcPr>
            <w:tcW w:w="4235" w:type="dxa"/>
          </w:tcPr>
          <w:p w14:paraId="78E34FCF" w14:textId="77777777" w:rsidR="00CB2FF0" w:rsidRPr="005D40D0" w:rsidRDefault="00000000">
            <w:pPr>
              <w:pStyle w:val="TableParagraph"/>
              <w:rPr>
                <w:rFonts w:eastAsia="標楷體"/>
                <w:sz w:val="24"/>
              </w:rPr>
            </w:pPr>
            <w:r w:rsidRPr="005D40D0">
              <w:rPr>
                <w:rFonts w:eastAsia="標楷體"/>
                <w:sz w:val="24"/>
              </w:rPr>
              <w:t>R</w:t>
            </w:r>
            <w:r w:rsidRPr="005D40D0">
              <w:rPr>
                <w:rFonts w:eastAsia="標楷體"/>
                <w:spacing w:val="-2"/>
                <w:sz w:val="24"/>
              </w:rPr>
              <w:t xml:space="preserve"> Script</w:t>
            </w:r>
          </w:p>
        </w:tc>
      </w:tr>
      <w:tr w:rsidR="00CB2FF0" w:rsidRPr="005D40D0" w14:paraId="37A6531A" w14:textId="77777777">
        <w:trPr>
          <w:trHeight w:val="539"/>
        </w:trPr>
        <w:tc>
          <w:tcPr>
            <w:tcW w:w="1272" w:type="dxa"/>
            <w:vMerge/>
            <w:tcBorders>
              <w:top w:val="nil"/>
            </w:tcBorders>
          </w:tcPr>
          <w:p w14:paraId="2D179673" w14:textId="77777777" w:rsidR="00CB2FF0" w:rsidRPr="005D40D0" w:rsidRDefault="00CB2FF0">
            <w:pPr>
              <w:rPr>
                <w:rFonts w:eastAsia="標楷體"/>
                <w:sz w:val="2"/>
                <w:szCs w:val="2"/>
              </w:rPr>
            </w:pPr>
          </w:p>
        </w:tc>
        <w:tc>
          <w:tcPr>
            <w:tcW w:w="3251" w:type="dxa"/>
          </w:tcPr>
          <w:p w14:paraId="7CF37B90" w14:textId="77777777" w:rsidR="00CB2FF0" w:rsidRPr="005D40D0" w:rsidRDefault="00000000">
            <w:pPr>
              <w:pStyle w:val="TableParagraph"/>
              <w:ind w:left="11" w:right="2"/>
              <w:jc w:val="center"/>
              <w:rPr>
                <w:rFonts w:eastAsia="標楷體"/>
                <w:sz w:val="24"/>
              </w:rPr>
            </w:pPr>
            <w:r w:rsidRPr="005D40D0">
              <w:rPr>
                <w:rFonts w:eastAsia="標楷體"/>
                <w:sz w:val="24"/>
              </w:rPr>
              <w:t>Database</w:t>
            </w:r>
            <w:r w:rsidRPr="005D40D0">
              <w:rPr>
                <w:rFonts w:eastAsia="標楷體"/>
                <w:spacing w:val="-5"/>
                <w:sz w:val="24"/>
              </w:rPr>
              <w:t xml:space="preserve"> </w:t>
            </w:r>
            <w:r w:rsidRPr="005D40D0">
              <w:rPr>
                <w:rFonts w:eastAsia="標楷體"/>
                <w:spacing w:val="-2"/>
                <w:sz w:val="24"/>
              </w:rPr>
              <w:t>Software</w:t>
            </w:r>
          </w:p>
        </w:tc>
        <w:tc>
          <w:tcPr>
            <w:tcW w:w="4235" w:type="dxa"/>
          </w:tcPr>
          <w:p w14:paraId="23D82F96" w14:textId="77777777" w:rsidR="00CB2FF0" w:rsidRPr="005D40D0" w:rsidRDefault="00000000">
            <w:pPr>
              <w:pStyle w:val="TableParagraph"/>
              <w:rPr>
                <w:rFonts w:eastAsia="標楷體"/>
                <w:sz w:val="24"/>
              </w:rPr>
            </w:pPr>
            <w:r w:rsidRPr="005D40D0">
              <w:rPr>
                <w:rFonts w:eastAsia="標楷體"/>
                <w:sz w:val="24"/>
              </w:rPr>
              <w:t>My</w:t>
            </w:r>
            <w:r w:rsidRPr="005D40D0">
              <w:rPr>
                <w:rFonts w:eastAsia="標楷體"/>
                <w:spacing w:val="-3"/>
                <w:sz w:val="24"/>
              </w:rPr>
              <w:t xml:space="preserve"> </w:t>
            </w:r>
            <w:r w:rsidRPr="005D40D0">
              <w:rPr>
                <w:rFonts w:eastAsia="標楷體"/>
                <w:spacing w:val="-5"/>
                <w:sz w:val="24"/>
              </w:rPr>
              <w:t>SQL</w:t>
            </w:r>
          </w:p>
        </w:tc>
      </w:tr>
      <w:tr w:rsidR="00CB2FF0" w:rsidRPr="005D40D0" w14:paraId="123ECF78" w14:textId="77777777">
        <w:trPr>
          <w:trHeight w:val="539"/>
        </w:trPr>
        <w:tc>
          <w:tcPr>
            <w:tcW w:w="1272" w:type="dxa"/>
            <w:vMerge/>
            <w:tcBorders>
              <w:top w:val="nil"/>
            </w:tcBorders>
          </w:tcPr>
          <w:p w14:paraId="02CEDC79" w14:textId="77777777" w:rsidR="00CB2FF0" w:rsidRPr="005D40D0" w:rsidRDefault="00CB2FF0">
            <w:pPr>
              <w:rPr>
                <w:rFonts w:eastAsia="標楷體"/>
                <w:sz w:val="2"/>
                <w:szCs w:val="2"/>
              </w:rPr>
            </w:pPr>
          </w:p>
        </w:tc>
        <w:tc>
          <w:tcPr>
            <w:tcW w:w="3251" w:type="dxa"/>
          </w:tcPr>
          <w:p w14:paraId="54ECC122" w14:textId="77777777" w:rsidR="00CB2FF0" w:rsidRPr="005D40D0" w:rsidRDefault="00000000">
            <w:pPr>
              <w:pStyle w:val="TableParagraph"/>
              <w:ind w:left="11"/>
              <w:jc w:val="center"/>
              <w:rPr>
                <w:rFonts w:eastAsia="標楷體"/>
                <w:sz w:val="24"/>
              </w:rPr>
            </w:pPr>
            <w:r w:rsidRPr="005D40D0">
              <w:rPr>
                <w:rFonts w:eastAsia="標楷體"/>
                <w:sz w:val="24"/>
              </w:rPr>
              <w:t xml:space="preserve">Cloud </w:t>
            </w:r>
            <w:r w:rsidRPr="005D40D0">
              <w:rPr>
                <w:rFonts w:eastAsia="標楷體"/>
                <w:spacing w:val="-2"/>
                <w:sz w:val="24"/>
              </w:rPr>
              <w:t>Service</w:t>
            </w:r>
          </w:p>
        </w:tc>
        <w:tc>
          <w:tcPr>
            <w:tcW w:w="4235" w:type="dxa"/>
          </w:tcPr>
          <w:p w14:paraId="19BA1185" w14:textId="77777777" w:rsidR="00CB2FF0" w:rsidRPr="005D40D0" w:rsidRDefault="00000000">
            <w:pPr>
              <w:pStyle w:val="TableParagraph"/>
              <w:rPr>
                <w:rFonts w:eastAsia="標楷體"/>
                <w:sz w:val="24"/>
              </w:rPr>
            </w:pPr>
            <w:r w:rsidRPr="005D40D0">
              <w:rPr>
                <w:rFonts w:eastAsia="標楷體"/>
                <w:sz w:val="24"/>
              </w:rPr>
              <w:t>Amazon</w:t>
            </w:r>
            <w:r w:rsidRPr="005D40D0">
              <w:rPr>
                <w:rFonts w:eastAsia="標楷體"/>
                <w:spacing w:val="-15"/>
                <w:sz w:val="24"/>
              </w:rPr>
              <w:t xml:space="preserve"> </w:t>
            </w:r>
            <w:r w:rsidRPr="005D40D0">
              <w:rPr>
                <w:rFonts w:eastAsia="標楷體"/>
                <w:sz w:val="24"/>
              </w:rPr>
              <w:t>Web</w:t>
            </w:r>
            <w:r w:rsidRPr="005D40D0">
              <w:rPr>
                <w:rFonts w:eastAsia="標楷體"/>
                <w:spacing w:val="-9"/>
                <w:sz w:val="24"/>
              </w:rPr>
              <w:t xml:space="preserve"> </w:t>
            </w:r>
            <w:r w:rsidRPr="005D40D0">
              <w:rPr>
                <w:rFonts w:eastAsia="標楷體"/>
                <w:spacing w:val="-2"/>
                <w:sz w:val="24"/>
              </w:rPr>
              <w:t>Services</w:t>
            </w:r>
          </w:p>
        </w:tc>
      </w:tr>
      <w:tr w:rsidR="00CB2FF0" w:rsidRPr="005D40D0" w14:paraId="05F0D51A" w14:textId="77777777">
        <w:trPr>
          <w:trHeight w:val="542"/>
        </w:trPr>
        <w:tc>
          <w:tcPr>
            <w:tcW w:w="1272" w:type="dxa"/>
            <w:vMerge w:val="restart"/>
          </w:tcPr>
          <w:p w14:paraId="0EA9F242" w14:textId="77777777" w:rsidR="00CB2FF0" w:rsidRPr="005D40D0" w:rsidRDefault="00000000">
            <w:pPr>
              <w:pStyle w:val="TableParagraph"/>
              <w:spacing w:before="138"/>
              <w:ind w:left="290"/>
              <w:rPr>
                <w:rFonts w:eastAsia="標楷體"/>
                <w:sz w:val="24"/>
              </w:rPr>
            </w:pPr>
            <w:r w:rsidRPr="005D40D0">
              <w:rPr>
                <w:rFonts w:eastAsia="標楷體"/>
                <w:spacing w:val="-2"/>
                <w:sz w:val="24"/>
              </w:rPr>
              <w:t>Mobile</w:t>
            </w:r>
          </w:p>
          <w:p w14:paraId="28BF8247" w14:textId="77777777" w:rsidR="00CB2FF0" w:rsidRPr="005D40D0" w:rsidRDefault="00000000">
            <w:pPr>
              <w:pStyle w:val="TableParagraph"/>
              <w:spacing w:before="264"/>
              <w:ind w:left="297"/>
              <w:rPr>
                <w:rFonts w:eastAsia="標楷體"/>
                <w:sz w:val="24"/>
              </w:rPr>
            </w:pPr>
            <w:r w:rsidRPr="005D40D0">
              <w:rPr>
                <w:rFonts w:eastAsia="標楷體"/>
                <w:spacing w:val="-2"/>
                <w:sz w:val="24"/>
              </w:rPr>
              <w:t>Device</w:t>
            </w:r>
          </w:p>
        </w:tc>
        <w:tc>
          <w:tcPr>
            <w:tcW w:w="3251" w:type="dxa"/>
          </w:tcPr>
          <w:p w14:paraId="55F5AF64" w14:textId="77777777" w:rsidR="00CB2FF0" w:rsidRPr="005D40D0" w:rsidRDefault="00000000">
            <w:pPr>
              <w:pStyle w:val="TableParagraph"/>
              <w:spacing w:before="133"/>
              <w:ind w:left="11" w:right="1"/>
              <w:jc w:val="center"/>
              <w:rPr>
                <w:rFonts w:eastAsia="標楷體"/>
                <w:sz w:val="24"/>
              </w:rPr>
            </w:pPr>
            <w:r w:rsidRPr="005D40D0">
              <w:rPr>
                <w:rFonts w:eastAsia="標楷體"/>
                <w:sz w:val="24"/>
              </w:rPr>
              <w:t>Operation</w:t>
            </w:r>
            <w:r w:rsidRPr="005D40D0">
              <w:rPr>
                <w:rFonts w:eastAsia="標楷體"/>
                <w:spacing w:val="-4"/>
                <w:sz w:val="24"/>
              </w:rPr>
              <w:t xml:space="preserve"> </w:t>
            </w:r>
            <w:r w:rsidRPr="005D40D0">
              <w:rPr>
                <w:rFonts w:eastAsia="標楷體"/>
                <w:spacing w:val="-2"/>
                <w:sz w:val="24"/>
              </w:rPr>
              <w:t>System</w:t>
            </w:r>
          </w:p>
        </w:tc>
        <w:tc>
          <w:tcPr>
            <w:tcW w:w="4235" w:type="dxa"/>
          </w:tcPr>
          <w:p w14:paraId="4D5661C0" w14:textId="77777777" w:rsidR="00CB2FF0" w:rsidRPr="005D40D0" w:rsidRDefault="00000000">
            <w:pPr>
              <w:pStyle w:val="TableParagraph"/>
              <w:spacing w:before="133"/>
              <w:rPr>
                <w:rFonts w:eastAsia="標楷體"/>
                <w:sz w:val="24"/>
              </w:rPr>
            </w:pPr>
            <w:r w:rsidRPr="005D40D0">
              <w:rPr>
                <w:rFonts w:eastAsia="標楷體"/>
                <w:spacing w:val="-2"/>
                <w:sz w:val="24"/>
              </w:rPr>
              <w:t>Android/iOS</w:t>
            </w:r>
          </w:p>
        </w:tc>
      </w:tr>
      <w:tr w:rsidR="00CB2FF0" w:rsidRPr="005D40D0" w14:paraId="52451D14" w14:textId="77777777">
        <w:trPr>
          <w:trHeight w:val="540"/>
        </w:trPr>
        <w:tc>
          <w:tcPr>
            <w:tcW w:w="1272" w:type="dxa"/>
            <w:vMerge/>
            <w:tcBorders>
              <w:top w:val="nil"/>
            </w:tcBorders>
          </w:tcPr>
          <w:p w14:paraId="032BEB77" w14:textId="77777777" w:rsidR="00CB2FF0" w:rsidRPr="005D40D0" w:rsidRDefault="00CB2FF0">
            <w:pPr>
              <w:rPr>
                <w:rFonts w:eastAsia="標楷體"/>
                <w:sz w:val="2"/>
                <w:szCs w:val="2"/>
              </w:rPr>
            </w:pPr>
          </w:p>
        </w:tc>
        <w:tc>
          <w:tcPr>
            <w:tcW w:w="3251" w:type="dxa"/>
          </w:tcPr>
          <w:p w14:paraId="46F4DD5E" w14:textId="77777777" w:rsidR="00CB2FF0" w:rsidRPr="005D40D0" w:rsidRDefault="00000000">
            <w:pPr>
              <w:pStyle w:val="TableParagraph"/>
              <w:ind w:left="11" w:right="2"/>
              <w:jc w:val="center"/>
              <w:rPr>
                <w:rFonts w:eastAsia="標楷體"/>
                <w:sz w:val="24"/>
              </w:rPr>
            </w:pPr>
            <w:r w:rsidRPr="005D40D0">
              <w:rPr>
                <w:rFonts w:eastAsia="標楷體"/>
                <w:sz w:val="24"/>
              </w:rPr>
              <w:t>Device</w:t>
            </w:r>
            <w:r w:rsidRPr="005D40D0">
              <w:rPr>
                <w:rFonts w:eastAsia="標楷體"/>
                <w:spacing w:val="-6"/>
                <w:sz w:val="24"/>
              </w:rPr>
              <w:t xml:space="preserve"> </w:t>
            </w:r>
            <w:r w:rsidRPr="005D40D0">
              <w:rPr>
                <w:rFonts w:eastAsia="標楷體"/>
                <w:spacing w:val="-4"/>
                <w:sz w:val="24"/>
              </w:rPr>
              <w:t>Name</w:t>
            </w:r>
          </w:p>
        </w:tc>
        <w:tc>
          <w:tcPr>
            <w:tcW w:w="4235" w:type="dxa"/>
          </w:tcPr>
          <w:p w14:paraId="3ADD2E47" w14:textId="77777777" w:rsidR="00CB2FF0" w:rsidRPr="005D40D0" w:rsidRDefault="00000000">
            <w:pPr>
              <w:pStyle w:val="TableParagraph"/>
              <w:spacing w:before="119"/>
              <w:rPr>
                <w:rFonts w:eastAsia="標楷體"/>
                <w:sz w:val="24"/>
              </w:rPr>
            </w:pPr>
            <w:r w:rsidRPr="005D40D0">
              <w:rPr>
                <w:rFonts w:eastAsia="標楷體"/>
                <w:spacing w:val="-2"/>
                <w:sz w:val="24"/>
              </w:rPr>
              <w:t>Sony</w:t>
            </w:r>
            <w:r w:rsidRPr="005D40D0">
              <w:rPr>
                <w:rFonts w:eastAsia="標楷體" w:hint="eastAsia"/>
                <w:spacing w:val="-2"/>
                <w:sz w:val="24"/>
              </w:rPr>
              <w:t>、</w:t>
            </w:r>
            <w:r w:rsidRPr="005D40D0">
              <w:rPr>
                <w:rFonts w:eastAsia="標楷體"/>
                <w:spacing w:val="-2"/>
                <w:sz w:val="24"/>
              </w:rPr>
              <w:t>Samsung</w:t>
            </w:r>
            <w:r w:rsidRPr="005D40D0">
              <w:rPr>
                <w:rFonts w:eastAsia="標楷體" w:hint="eastAsia"/>
                <w:spacing w:val="-2"/>
                <w:sz w:val="24"/>
              </w:rPr>
              <w:t>、</w:t>
            </w:r>
            <w:r w:rsidRPr="005D40D0">
              <w:rPr>
                <w:rFonts w:eastAsia="標楷體"/>
                <w:spacing w:val="-2"/>
                <w:sz w:val="24"/>
              </w:rPr>
              <w:t>Asus</w:t>
            </w:r>
            <w:r w:rsidRPr="005D40D0">
              <w:rPr>
                <w:rFonts w:eastAsia="標楷體" w:hint="eastAsia"/>
                <w:spacing w:val="-2"/>
                <w:sz w:val="24"/>
              </w:rPr>
              <w:t>、</w:t>
            </w:r>
            <w:r w:rsidRPr="005D40D0">
              <w:rPr>
                <w:rFonts w:eastAsia="標楷體"/>
                <w:spacing w:val="-2"/>
                <w:sz w:val="24"/>
              </w:rPr>
              <w:t>Acer</w:t>
            </w:r>
            <w:r w:rsidRPr="005D40D0">
              <w:rPr>
                <w:rFonts w:eastAsia="標楷體" w:hint="eastAsia"/>
                <w:spacing w:val="-2"/>
                <w:sz w:val="24"/>
              </w:rPr>
              <w:t>、</w:t>
            </w:r>
            <w:r w:rsidRPr="005D40D0">
              <w:rPr>
                <w:rFonts w:eastAsia="標楷體"/>
                <w:spacing w:val="-4"/>
                <w:sz w:val="24"/>
              </w:rPr>
              <w:t>APPLE</w:t>
            </w:r>
          </w:p>
        </w:tc>
      </w:tr>
    </w:tbl>
    <w:p w14:paraId="40796673" w14:textId="77777777" w:rsidR="00CB2FF0" w:rsidRPr="005D40D0" w:rsidRDefault="00000000">
      <w:pPr>
        <w:pStyle w:val="2"/>
        <w:tabs>
          <w:tab w:val="left" w:pos="1949"/>
        </w:tabs>
        <w:spacing w:before="203"/>
        <w:rPr>
          <w:rFonts w:eastAsia="標楷體"/>
        </w:rPr>
      </w:pPr>
      <w:r w:rsidRPr="005D40D0">
        <w:rPr>
          <w:rFonts w:eastAsia="標楷體"/>
          <w:noProof/>
        </w:rPr>
        <w:drawing>
          <wp:anchor distT="0" distB="0" distL="0" distR="0" simplePos="0" relativeHeight="251680256" behindDoc="1" locked="0" layoutInCell="1" allowOverlap="1" wp14:anchorId="2A32FDA7" wp14:editId="0139AB04">
            <wp:simplePos x="0" y="0"/>
            <wp:positionH relativeFrom="page">
              <wp:posOffset>1652890</wp:posOffset>
            </wp:positionH>
            <wp:positionV relativeFrom="paragraph">
              <wp:posOffset>-36461</wp:posOffset>
            </wp:positionV>
            <wp:extent cx="4628860" cy="4728872"/>
            <wp:effectExtent l="0" t="0" r="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8" cstate="print"/>
                    <a:stretch>
                      <a:fillRect/>
                    </a:stretch>
                  </pic:blipFill>
                  <pic:spPr>
                    <a:xfrm>
                      <a:off x="0" y="0"/>
                      <a:ext cx="4628860" cy="4728872"/>
                    </a:xfrm>
                    <a:prstGeom prst="rect">
                      <a:avLst/>
                    </a:prstGeom>
                  </pic:spPr>
                </pic:pic>
              </a:graphicData>
            </a:graphic>
          </wp:anchor>
        </w:drawing>
      </w:r>
      <w:bookmarkStart w:id="26" w:name="_bookmark26"/>
      <w:bookmarkEnd w:id="26"/>
      <w:r w:rsidRPr="005D40D0">
        <w:rPr>
          <w:rFonts w:eastAsia="標楷體"/>
        </w:rPr>
        <w:t>Section</w:t>
      </w:r>
      <w:r w:rsidRPr="005D40D0">
        <w:rPr>
          <w:rFonts w:eastAsia="標楷體"/>
          <w:spacing w:val="-11"/>
        </w:rPr>
        <w:t xml:space="preserve"> </w:t>
      </w:r>
      <w:r w:rsidRPr="005D40D0">
        <w:rPr>
          <w:rFonts w:eastAsia="標楷體"/>
          <w:spacing w:val="-5"/>
        </w:rPr>
        <w:t>II</w:t>
      </w:r>
      <w:r w:rsidRPr="005D40D0">
        <w:rPr>
          <w:rFonts w:eastAsia="標楷體"/>
        </w:rPr>
        <w:tab/>
        <w:t>Owner</w:t>
      </w:r>
      <w:r w:rsidRPr="005D40D0">
        <w:rPr>
          <w:rFonts w:eastAsia="標楷體"/>
          <w:spacing w:val="-13"/>
        </w:rPr>
        <w:t xml:space="preserve"> </w:t>
      </w:r>
      <w:r w:rsidRPr="005D40D0">
        <w:rPr>
          <w:rFonts w:eastAsia="標楷體"/>
        </w:rPr>
        <w:t>System</w:t>
      </w:r>
      <w:r w:rsidRPr="005D40D0">
        <w:rPr>
          <w:rFonts w:eastAsia="標楷體"/>
          <w:spacing w:val="-12"/>
        </w:rPr>
        <w:t xml:space="preserve"> </w:t>
      </w:r>
      <w:r w:rsidRPr="005D40D0">
        <w:rPr>
          <w:rFonts w:eastAsia="標楷體"/>
          <w:spacing w:val="-2"/>
        </w:rPr>
        <w:t>Function</w:t>
      </w:r>
    </w:p>
    <w:p w14:paraId="0C5C2FFC" w14:textId="77777777" w:rsidR="00CB2FF0" w:rsidRPr="005D40D0" w:rsidRDefault="00000000">
      <w:pPr>
        <w:pStyle w:val="a3"/>
        <w:spacing w:before="301" w:line="470" w:lineRule="auto"/>
        <w:ind w:left="305" w:right="231" w:firstLine="479"/>
        <w:jc w:val="both"/>
        <w:rPr>
          <w:rFonts w:eastAsia="標楷體"/>
        </w:rPr>
      </w:pPr>
      <w:r w:rsidRPr="005D40D0">
        <w:rPr>
          <w:rFonts w:eastAsia="標楷體"/>
        </w:rPr>
        <w:t xml:space="preserve">Along with the popularity of smart phones and mobile network, people would take mobile phones with them to anywhere. According to the 2016 survey of </w:t>
      </w:r>
      <w:proofErr w:type="spellStart"/>
      <w:r w:rsidRPr="005D40D0">
        <w:rPr>
          <w:rFonts w:eastAsia="標楷體"/>
        </w:rPr>
        <w:t>eMarket</w:t>
      </w:r>
      <w:proofErr w:type="spellEnd"/>
      <w:r w:rsidRPr="005D40D0">
        <w:rPr>
          <w:rFonts w:eastAsia="標楷體"/>
        </w:rPr>
        <w:t>, the population of smart phone users in Taiwan was about 73.4%, which became the highest smart phone penetration in the world. According to the 2016 survey of NCC, about 64.4% population in Taiwan used 4G mobile web-browsing service [62], revealing the popularity of mobile web-browsing and smart phones. Moreover, the hot issue of</w:t>
      </w:r>
      <w:r w:rsidRPr="005D40D0">
        <w:rPr>
          <w:rFonts w:eastAsia="標楷體"/>
          <w:spacing w:val="40"/>
        </w:rPr>
        <w:t xml:space="preserve"> </w:t>
      </w:r>
      <w:r w:rsidRPr="005D40D0">
        <w:rPr>
          <w:rFonts w:eastAsia="標楷體"/>
        </w:rPr>
        <w:t>mobile payment in Taiwan has various financial businesses follow the trend and carry with biometric mobile payment allowing people taking mobile phones, instead of wallets, with them; such mobile phones combine the functions of applications and payment. Mobile phone APP are integrated into this study to provide pet owners with real-time pet-related information, including pet information, real-time images, medical information enquiry, and information sharing, so that pet owners could thoroughly understand the pets’ medical records, physiological records, and relevant medical knowledge. Besides, a pet’s real-time medical procedures, life situations after the surgery, and related surgery records could be viewed through the real-time image system. The period for a pet staying in a hospital would change with the degree of surgery and medical processes. A</w:t>
      </w:r>
      <w:r w:rsidRPr="005D40D0">
        <w:rPr>
          <w:rFonts w:eastAsia="標楷體"/>
          <w:spacing w:val="-3"/>
        </w:rPr>
        <w:t xml:space="preserve"> </w:t>
      </w:r>
      <w:r w:rsidRPr="005D40D0">
        <w:rPr>
          <w:rFonts w:eastAsia="標楷體"/>
        </w:rPr>
        <w:t>long period is required for a major surgery that a pet owner</w:t>
      </w:r>
      <w:r w:rsidRPr="005D40D0">
        <w:rPr>
          <w:rFonts w:eastAsia="標楷體"/>
          <w:spacing w:val="19"/>
        </w:rPr>
        <w:t xml:space="preserve"> </w:t>
      </w:r>
      <w:r w:rsidRPr="005D40D0">
        <w:rPr>
          <w:rFonts w:eastAsia="標楷體"/>
        </w:rPr>
        <w:t>would</w:t>
      </w:r>
      <w:r w:rsidRPr="005D40D0">
        <w:rPr>
          <w:rFonts w:eastAsia="標楷體"/>
          <w:spacing w:val="20"/>
        </w:rPr>
        <w:t xml:space="preserve"> </w:t>
      </w:r>
      <w:r w:rsidRPr="005D40D0">
        <w:rPr>
          <w:rFonts w:eastAsia="標楷體"/>
        </w:rPr>
        <w:t>feel</w:t>
      </w:r>
      <w:r w:rsidRPr="005D40D0">
        <w:rPr>
          <w:rFonts w:eastAsia="標楷體"/>
          <w:spacing w:val="20"/>
        </w:rPr>
        <w:t xml:space="preserve"> </w:t>
      </w:r>
      <w:r w:rsidRPr="005D40D0">
        <w:rPr>
          <w:rFonts w:eastAsia="標楷體"/>
        </w:rPr>
        <w:t>comfortable</w:t>
      </w:r>
      <w:r w:rsidRPr="005D40D0">
        <w:rPr>
          <w:rFonts w:eastAsia="標楷體"/>
          <w:spacing w:val="19"/>
        </w:rPr>
        <w:t xml:space="preserve"> </w:t>
      </w:r>
      <w:r w:rsidRPr="005D40D0">
        <w:rPr>
          <w:rFonts w:eastAsia="標楷體"/>
        </w:rPr>
        <w:t>about</w:t>
      </w:r>
      <w:r w:rsidRPr="005D40D0">
        <w:rPr>
          <w:rFonts w:eastAsia="標楷體"/>
          <w:spacing w:val="20"/>
        </w:rPr>
        <w:t xml:space="preserve"> </w:t>
      </w:r>
      <w:r w:rsidRPr="005D40D0">
        <w:rPr>
          <w:rFonts w:eastAsia="標楷體"/>
        </w:rPr>
        <w:t>a</w:t>
      </w:r>
      <w:r w:rsidRPr="005D40D0">
        <w:rPr>
          <w:rFonts w:eastAsia="標楷體"/>
          <w:spacing w:val="19"/>
        </w:rPr>
        <w:t xml:space="preserve"> </w:t>
      </w:r>
      <w:r w:rsidRPr="005D40D0">
        <w:rPr>
          <w:rFonts w:eastAsia="標楷體"/>
        </w:rPr>
        <w:t>veterinary</w:t>
      </w:r>
      <w:r w:rsidRPr="005D40D0">
        <w:rPr>
          <w:rFonts w:eastAsia="標楷體"/>
          <w:spacing w:val="18"/>
        </w:rPr>
        <w:t xml:space="preserve"> </w:t>
      </w:r>
      <w:r w:rsidRPr="005D40D0">
        <w:rPr>
          <w:rFonts w:eastAsia="標楷體"/>
        </w:rPr>
        <w:t>hospital</w:t>
      </w:r>
      <w:r w:rsidRPr="005D40D0">
        <w:rPr>
          <w:rFonts w:eastAsia="標楷體"/>
          <w:spacing w:val="20"/>
        </w:rPr>
        <w:t xml:space="preserve"> </w:t>
      </w:r>
      <w:r w:rsidRPr="005D40D0">
        <w:rPr>
          <w:rFonts w:eastAsia="標楷體"/>
        </w:rPr>
        <w:t>which</w:t>
      </w:r>
      <w:r w:rsidRPr="005D40D0">
        <w:rPr>
          <w:rFonts w:eastAsia="標楷體"/>
          <w:spacing w:val="20"/>
        </w:rPr>
        <w:t xml:space="preserve"> </w:t>
      </w:r>
      <w:r w:rsidRPr="005D40D0">
        <w:rPr>
          <w:rFonts w:eastAsia="標楷體"/>
        </w:rPr>
        <w:t>is</w:t>
      </w:r>
      <w:r w:rsidRPr="005D40D0">
        <w:rPr>
          <w:rFonts w:eastAsia="標楷體"/>
          <w:spacing w:val="21"/>
        </w:rPr>
        <w:t xml:space="preserve"> </w:t>
      </w:r>
      <w:r w:rsidRPr="005D40D0">
        <w:rPr>
          <w:rFonts w:eastAsia="標楷體"/>
        </w:rPr>
        <w:t>able</w:t>
      </w:r>
      <w:r w:rsidRPr="005D40D0">
        <w:rPr>
          <w:rFonts w:eastAsia="標楷體"/>
          <w:spacing w:val="19"/>
        </w:rPr>
        <w:t xml:space="preserve"> </w:t>
      </w:r>
      <w:r w:rsidRPr="005D40D0">
        <w:rPr>
          <w:rFonts w:eastAsia="標楷體"/>
        </w:rPr>
        <w:t>to</w:t>
      </w:r>
      <w:r w:rsidRPr="005D40D0">
        <w:rPr>
          <w:rFonts w:eastAsia="標楷體"/>
          <w:spacing w:val="20"/>
        </w:rPr>
        <w:t xml:space="preserve"> </w:t>
      </w:r>
      <w:r w:rsidRPr="005D40D0">
        <w:rPr>
          <w:rFonts w:eastAsia="標楷體"/>
        </w:rPr>
        <w:t>provide</w:t>
      </w:r>
      <w:r w:rsidRPr="005D40D0">
        <w:rPr>
          <w:rFonts w:eastAsia="標楷體"/>
          <w:spacing w:val="20"/>
        </w:rPr>
        <w:t xml:space="preserve"> </w:t>
      </w:r>
      <w:r w:rsidRPr="005D40D0">
        <w:rPr>
          <w:rFonts w:eastAsia="標楷體"/>
          <w:spacing w:val="-5"/>
        </w:rPr>
        <w:t>the</w:t>
      </w:r>
    </w:p>
    <w:p w14:paraId="47A980BB" w14:textId="77777777" w:rsidR="00CB2FF0" w:rsidRPr="005D40D0" w:rsidRDefault="00CB2FF0">
      <w:pPr>
        <w:spacing w:line="470" w:lineRule="auto"/>
        <w:jc w:val="both"/>
        <w:rPr>
          <w:rFonts w:eastAsia="標楷體"/>
        </w:rPr>
        <w:sectPr w:rsidR="00CB2FF0" w:rsidRPr="005D40D0">
          <w:type w:val="continuous"/>
          <w:pgSz w:w="11910" w:h="16840"/>
          <w:pgMar w:top="1380" w:right="1180" w:bottom="1200" w:left="1680" w:header="0" w:footer="1017" w:gutter="0"/>
          <w:cols w:space="720"/>
        </w:sectPr>
      </w:pPr>
    </w:p>
    <w:p w14:paraId="4CBC69E3" w14:textId="77777777" w:rsidR="00CB2FF0" w:rsidRPr="005D40D0" w:rsidRDefault="00000000">
      <w:pPr>
        <w:pStyle w:val="a3"/>
        <w:spacing w:before="71" w:line="470" w:lineRule="auto"/>
        <w:ind w:left="305" w:right="223"/>
        <w:jc w:val="both"/>
        <w:rPr>
          <w:rFonts w:eastAsia="標楷體"/>
        </w:rPr>
      </w:pPr>
      <w:r w:rsidRPr="005D40D0">
        <w:rPr>
          <w:rFonts w:eastAsia="標楷體"/>
          <w:noProof/>
        </w:rPr>
        <w:lastRenderedPageBreak/>
        <w:drawing>
          <wp:anchor distT="0" distB="0" distL="0" distR="0" simplePos="0" relativeHeight="251682304" behindDoc="1" locked="0" layoutInCell="1" allowOverlap="1" wp14:anchorId="1C626689" wp14:editId="06046473">
            <wp:simplePos x="0" y="0"/>
            <wp:positionH relativeFrom="page">
              <wp:posOffset>1652890</wp:posOffset>
            </wp:positionH>
            <wp:positionV relativeFrom="paragraph">
              <wp:posOffset>2013953</wp:posOffset>
            </wp:positionV>
            <wp:extent cx="4628860" cy="4728872"/>
            <wp:effectExtent l="0" t="0" r="0" b="0"/>
            <wp:wrapNone/>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real-time pet information platform for the owner concerning</w:t>
      </w:r>
      <w:r w:rsidRPr="005D40D0">
        <w:rPr>
          <w:rFonts w:eastAsia="標楷體"/>
          <w:spacing w:val="-1"/>
        </w:rPr>
        <w:t xml:space="preserve"> </w:t>
      </w:r>
      <w:r w:rsidRPr="005D40D0">
        <w:rPr>
          <w:rFonts w:eastAsia="標楷體"/>
        </w:rPr>
        <w:t>about the pet’s situations at any time. Such a function allows a pet owner not worrying about the pet in the hospital as well as the veterinary hospital promoting the business characteristics and satisfaction and reducing medical disputes caused by asymmetric information between both parties. What is more, iBeacon is also combined in this study to acquire the locations of a pet and the owner in a compound veterinary hospital. When a pet owner takes the pet to a veterinary</w:t>
      </w:r>
      <w:r w:rsidRPr="005D40D0">
        <w:rPr>
          <w:rFonts w:eastAsia="標楷體"/>
          <w:spacing w:val="-5"/>
        </w:rPr>
        <w:t xml:space="preserve"> </w:t>
      </w:r>
      <w:r w:rsidRPr="005D40D0">
        <w:rPr>
          <w:rFonts w:eastAsia="標楷體"/>
        </w:rPr>
        <w:t>hospital, the veterinarian would provide the owner</w:t>
      </w:r>
      <w:r w:rsidRPr="005D40D0">
        <w:rPr>
          <w:rFonts w:eastAsia="標楷體"/>
          <w:spacing w:val="-1"/>
        </w:rPr>
        <w:t xml:space="preserve"> </w:t>
      </w:r>
      <w:r w:rsidRPr="005D40D0">
        <w:rPr>
          <w:rFonts w:eastAsia="標楷體"/>
        </w:rPr>
        <w:t>and pet with the</w:t>
      </w:r>
      <w:r w:rsidRPr="005D40D0">
        <w:rPr>
          <w:rFonts w:eastAsia="標楷體"/>
          <w:spacing w:val="-1"/>
        </w:rPr>
        <w:t xml:space="preserve"> </w:t>
      </w:r>
      <w:r w:rsidRPr="005D40D0">
        <w:rPr>
          <w:rFonts w:eastAsia="標楷體"/>
        </w:rPr>
        <w:t>Bluetooth signal transmitter through a wristband and the pet’s collar and equip Bluetooth signal receivers corresponding to the size of the compound veterinary hospital to accurately position the locations of the pet and the owner in the compound veterinary hospital so that the owner could check on the location of the pet and the proceeding procedures at any time. According to the positioning of the owner in the shopping, the system would transmit relevant offers and production related information to the owner’s mobile phone APP so as to enhance the purchase intention. In this case, the mobile phone APP functions to provide hot sales, coupons, and latest news. The proposed integrated</w:t>
      </w:r>
      <w:r w:rsidRPr="005D40D0">
        <w:rPr>
          <w:rFonts w:eastAsia="標楷體"/>
          <w:spacing w:val="80"/>
        </w:rPr>
        <w:t xml:space="preserve"> </w:t>
      </w:r>
      <w:r w:rsidRPr="005D40D0">
        <w:rPr>
          <w:rFonts w:eastAsia="標楷體"/>
        </w:rPr>
        <w:t>system functions are described as follows:</w:t>
      </w:r>
    </w:p>
    <w:p w14:paraId="73370F24" w14:textId="77777777" w:rsidR="00CB2FF0" w:rsidRPr="005D40D0" w:rsidRDefault="00000000">
      <w:pPr>
        <w:pStyle w:val="a4"/>
        <w:numPr>
          <w:ilvl w:val="0"/>
          <w:numId w:val="4"/>
        </w:numPr>
        <w:tabs>
          <w:tab w:val="left" w:pos="664"/>
        </w:tabs>
        <w:spacing w:line="262" w:lineRule="exact"/>
        <w:ind w:left="664" w:hanging="359"/>
        <w:rPr>
          <w:rFonts w:eastAsia="標楷體"/>
          <w:sz w:val="24"/>
        </w:rPr>
      </w:pPr>
      <w:r w:rsidRPr="005D40D0">
        <w:rPr>
          <w:rFonts w:eastAsia="標楷體"/>
          <w:sz w:val="24"/>
        </w:rPr>
        <w:t>Owner</w:t>
      </w:r>
      <w:r w:rsidRPr="005D40D0">
        <w:rPr>
          <w:rFonts w:eastAsia="標楷體"/>
          <w:spacing w:val="-3"/>
          <w:sz w:val="24"/>
        </w:rPr>
        <w:t xml:space="preserve"> </w:t>
      </w:r>
      <w:r w:rsidRPr="005D40D0">
        <w:rPr>
          <w:rFonts w:eastAsia="標楷體"/>
          <w:spacing w:val="-2"/>
          <w:sz w:val="24"/>
        </w:rPr>
        <w:t>authentication</w:t>
      </w:r>
    </w:p>
    <w:p w14:paraId="224CC494" w14:textId="77777777" w:rsidR="00CB2FF0" w:rsidRPr="005D40D0" w:rsidRDefault="00000000">
      <w:pPr>
        <w:pStyle w:val="a3"/>
        <w:spacing w:before="265" w:line="470" w:lineRule="auto"/>
        <w:ind w:left="785" w:right="233" w:firstLine="480"/>
        <w:jc w:val="both"/>
        <w:rPr>
          <w:rFonts w:eastAsia="標楷體"/>
        </w:rPr>
      </w:pPr>
      <w:r w:rsidRPr="005D40D0">
        <w:rPr>
          <w:rFonts w:eastAsia="標楷體"/>
        </w:rPr>
        <w:t>When a pet owner, for the first time, brings the pet to see a doctor, the veterinarian would store the basic data of the owner as well as the pet’s number</w:t>
      </w:r>
      <w:r w:rsidRPr="005D40D0">
        <w:rPr>
          <w:rFonts w:eastAsia="標楷體"/>
          <w:spacing w:val="40"/>
        </w:rPr>
        <w:t xml:space="preserve"> </w:t>
      </w:r>
      <w:r w:rsidRPr="005D40D0">
        <w:rPr>
          <w:rFonts w:eastAsia="標楷體"/>
        </w:rPr>
        <w:t>and medical records in Cloud platform and ask the owner to download the</w:t>
      </w:r>
      <w:r w:rsidRPr="005D40D0">
        <w:rPr>
          <w:rFonts w:eastAsia="標楷體"/>
          <w:spacing w:val="40"/>
        </w:rPr>
        <w:t xml:space="preserve"> </w:t>
      </w:r>
      <w:r w:rsidRPr="005D40D0">
        <w:rPr>
          <w:rFonts w:eastAsia="標楷體"/>
        </w:rPr>
        <w:t>proposed mobile phone APP, which is bound with the telephone number and basic data, to confirm the owner’s identity for successive analyses of the owner’s consumption records in the store and behaviors. Moreover, the owner would be provided relevant product recommendation through the product recommendation system. Meanwhile, the owner could check on the pet’s medical records and location</w:t>
      </w:r>
      <w:r w:rsidRPr="005D40D0">
        <w:rPr>
          <w:rFonts w:eastAsia="標楷體"/>
          <w:spacing w:val="3"/>
        </w:rPr>
        <w:t xml:space="preserve"> </w:t>
      </w:r>
      <w:r w:rsidRPr="005D40D0">
        <w:rPr>
          <w:rFonts w:eastAsia="標楷體"/>
        </w:rPr>
        <w:t>through</w:t>
      </w:r>
      <w:r w:rsidRPr="005D40D0">
        <w:rPr>
          <w:rFonts w:eastAsia="標楷體"/>
          <w:spacing w:val="6"/>
        </w:rPr>
        <w:t xml:space="preserve"> </w:t>
      </w:r>
      <w:r w:rsidRPr="005D40D0">
        <w:rPr>
          <w:rFonts w:eastAsia="標楷體"/>
        </w:rPr>
        <w:t>the</w:t>
      </w:r>
      <w:r w:rsidRPr="005D40D0">
        <w:rPr>
          <w:rFonts w:eastAsia="標楷體"/>
          <w:spacing w:val="5"/>
        </w:rPr>
        <w:t xml:space="preserve"> </w:t>
      </w:r>
      <w:r w:rsidRPr="005D40D0">
        <w:rPr>
          <w:rFonts w:eastAsia="標楷體"/>
        </w:rPr>
        <w:t>binding</w:t>
      </w:r>
      <w:r w:rsidRPr="005D40D0">
        <w:rPr>
          <w:rFonts w:eastAsia="標楷體"/>
          <w:spacing w:val="5"/>
        </w:rPr>
        <w:t xml:space="preserve"> </w:t>
      </w:r>
      <w:r w:rsidRPr="005D40D0">
        <w:rPr>
          <w:rFonts w:eastAsia="標楷體"/>
        </w:rPr>
        <w:t>with</w:t>
      </w:r>
      <w:r w:rsidRPr="005D40D0">
        <w:rPr>
          <w:rFonts w:eastAsia="標楷體"/>
          <w:spacing w:val="7"/>
        </w:rPr>
        <w:t xml:space="preserve"> </w:t>
      </w:r>
      <w:r w:rsidRPr="005D40D0">
        <w:rPr>
          <w:rFonts w:eastAsia="標楷體"/>
        </w:rPr>
        <w:t>the</w:t>
      </w:r>
      <w:r w:rsidRPr="005D40D0">
        <w:rPr>
          <w:rFonts w:eastAsia="標楷體"/>
          <w:spacing w:val="5"/>
        </w:rPr>
        <w:t xml:space="preserve"> </w:t>
      </w:r>
      <w:r w:rsidRPr="005D40D0">
        <w:rPr>
          <w:rFonts w:eastAsia="標楷體"/>
        </w:rPr>
        <w:t>APP</w:t>
      </w:r>
      <w:r w:rsidRPr="005D40D0">
        <w:rPr>
          <w:rFonts w:eastAsia="標楷體"/>
          <w:spacing w:val="-2"/>
        </w:rPr>
        <w:t xml:space="preserve"> </w:t>
      </w:r>
      <w:r w:rsidRPr="005D40D0">
        <w:rPr>
          <w:rFonts w:eastAsia="標楷體"/>
        </w:rPr>
        <w:t>account</w:t>
      </w:r>
      <w:r w:rsidRPr="005D40D0">
        <w:rPr>
          <w:rFonts w:eastAsia="標楷體"/>
          <w:spacing w:val="6"/>
        </w:rPr>
        <w:t xml:space="preserve"> </w:t>
      </w:r>
      <w:r w:rsidRPr="005D40D0">
        <w:rPr>
          <w:rFonts w:eastAsia="標楷體"/>
        </w:rPr>
        <w:t>so</w:t>
      </w:r>
      <w:r w:rsidRPr="005D40D0">
        <w:rPr>
          <w:rFonts w:eastAsia="標楷體"/>
          <w:spacing w:val="11"/>
        </w:rPr>
        <w:t xml:space="preserve"> </w:t>
      </w:r>
      <w:r w:rsidRPr="005D40D0">
        <w:rPr>
          <w:rFonts w:eastAsia="標楷體"/>
        </w:rPr>
        <w:t>that</w:t>
      </w:r>
      <w:r w:rsidRPr="005D40D0">
        <w:rPr>
          <w:rFonts w:eastAsia="標楷體"/>
          <w:spacing w:val="7"/>
        </w:rPr>
        <w:t xml:space="preserve"> </w:t>
      </w:r>
      <w:r w:rsidRPr="005D40D0">
        <w:rPr>
          <w:rFonts w:eastAsia="標楷體"/>
        </w:rPr>
        <w:t>the</w:t>
      </w:r>
      <w:r w:rsidRPr="005D40D0">
        <w:rPr>
          <w:rFonts w:eastAsia="標楷體"/>
          <w:spacing w:val="5"/>
        </w:rPr>
        <w:t xml:space="preserve"> </w:t>
      </w:r>
      <w:r w:rsidRPr="005D40D0">
        <w:rPr>
          <w:rFonts w:eastAsia="標楷體"/>
        </w:rPr>
        <w:t>owner</w:t>
      </w:r>
      <w:r w:rsidRPr="005D40D0">
        <w:rPr>
          <w:rFonts w:eastAsia="標楷體"/>
          <w:spacing w:val="6"/>
        </w:rPr>
        <w:t xml:space="preserve"> </w:t>
      </w:r>
      <w:r w:rsidRPr="005D40D0">
        <w:rPr>
          <w:rFonts w:eastAsia="標楷體"/>
        </w:rPr>
        <w:t>could</w:t>
      </w:r>
      <w:r w:rsidRPr="005D40D0">
        <w:rPr>
          <w:rFonts w:eastAsia="標楷體"/>
          <w:spacing w:val="9"/>
        </w:rPr>
        <w:t xml:space="preserve"> </w:t>
      </w:r>
      <w:r w:rsidRPr="005D40D0">
        <w:rPr>
          <w:rFonts w:eastAsia="標楷體"/>
          <w:spacing w:val="-2"/>
        </w:rPr>
        <w:t>acquire</w:t>
      </w:r>
    </w:p>
    <w:p w14:paraId="761E15D6"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7B38BC28" w14:textId="77777777" w:rsidR="00CB2FF0" w:rsidRPr="005D40D0" w:rsidRDefault="00000000">
      <w:pPr>
        <w:pStyle w:val="a3"/>
        <w:spacing w:before="71" w:line="470" w:lineRule="auto"/>
        <w:ind w:left="785" w:right="230"/>
        <w:jc w:val="both"/>
        <w:rPr>
          <w:rFonts w:eastAsia="標楷體"/>
        </w:rPr>
      </w:pPr>
      <w:r w:rsidRPr="005D40D0">
        <w:rPr>
          <w:rFonts w:eastAsia="標楷體"/>
          <w:noProof/>
        </w:rPr>
        <w:lastRenderedPageBreak/>
        <w:drawing>
          <wp:anchor distT="0" distB="0" distL="0" distR="0" simplePos="0" relativeHeight="251684352" behindDoc="1" locked="0" layoutInCell="1" allowOverlap="1" wp14:anchorId="718E441D" wp14:editId="79D7F4CB">
            <wp:simplePos x="0" y="0"/>
            <wp:positionH relativeFrom="page">
              <wp:posOffset>1652890</wp:posOffset>
            </wp:positionH>
            <wp:positionV relativeFrom="paragraph">
              <wp:posOffset>2013953</wp:posOffset>
            </wp:positionV>
            <wp:extent cx="4628860" cy="4728872"/>
            <wp:effectExtent l="0" t="0" r="0" b="0"/>
            <wp:wrapNone/>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w:drawing>
          <wp:anchor distT="0" distB="0" distL="0" distR="0" simplePos="0" relativeHeight="251588096" behindDoc="0" locked="0" layoutInCell="1" allowOverlap="1" wp14:anchorId="6CD719B0" wp14:editId="13015E37">
            <wp:simplePos x="0" y="0"/>
            <wp:positionH relativeFrom="page">
              <wp:posOffset>4195445</wp:posOffset>
            </wp:positionH>
            <wp:positionV relativeFrom="paragraph">
              <wp:posOffset>2720085</wp:posOffset>
            </wp:positionV>
            <wp:extent cx="2447925" cy="4312920"/>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1" cstate="print"/>
                    <a:stretch>
                      <a:fillRect/>
                    </a:stretch>
                  </pic:blipFill>
                  <pic:spPr>
                    <a:xfrm>
                      <a:off x="0" y="0"/>
                      <a:ext cx="2447925" cy="4312920"/>
                    </a:xfrm>
                    <a:prstGeom prst="rect">
                      <a:avLst/>
                    </a:prstGeom>
                  </pic:spPr>
                </pic:pic>
              </a:graphicData>
            </a:graphic>
          </wp:anchor>
        </w:drawing>
      </w:r>
      <w:r w:rsidRPr="005D40D0">
        <w:rPr>
          <w:rFonts w:eastAsia="標楷體"/>
          <w:noProof/>
        </w:rPr>
        <w:drawing>
          <wp:anchor distT="0" distB="0" distL="0" distR="0" simplePos="0" relativeHeight="251590144" behindDoc="0" locked="0" layoutInCell="1" allowOverlap="1" wp14:anchorId="36881F66" wp14:editId="1F296778">
            <wp:simplePos x="0" y="0"/>
            <wp:positionH relativeFrom="page">
              <wp:posOffset>1276222</wp:posOffset>
            </wp:positionH>
            <wp:positionV relativeFrom="paragraph">
              <wp:posOffset>2723007</wp:posOffset>
            </wp:positionV>
            <wp:extent cx="2463800" cy="4309745"/>
            <wp:effectExtent l="0" t="0" r="0" b="0"/>
            <wp:wrapNone/>
            <wp:docPr id="72" name="Image 72" descr="Log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Login"/>
                    <pic:cNvPicPr/>
                  </pic:nvPicPr>
                  <pic:blipFill>
                    <a:blip r:embed="rId22" cstate="print"/>
                    <a:stretch>
                      <a:fillRect/>
                    </a:stretch>
                  </pic:blipFill>
                  <pic:spPr>
                    <a:xfrm>
                      <a:off x="0" y="0"/>
                      <a:ext cx="2463800" cy="4309745"/>
                    </a:xfrm>
                    <a:prstGeom prst="rect">
                      <a:avLst/>
                    </a:prstGeom>
                  </pic:spPr>
                </pic:pic>
              </a:graphicData>
            </a:graphic>
          </wp:anchor>
        </w:drawing>
      </w:r>
      <w:r w:rsidRPr="005D40D0">
        <w:rPr>
          <w:rFonts w:eastAsia="標楷體"/>
        </w:rPr>
        <w:t>the pet’s real-time information wherever the Internet is connected and feel comfortable about the veterinary hospital. The owner authentication and the APP binding</w:t>
      </w:r>
      <w:r w:rsidRPr="005D40D0">
        <w:rPr>
          <w:rFonts w:eastAsia="標楷體"/>
          <w:spacing w:val="-3"/>
        </w:rPr>
        <w:t xml:space="preserve"> </w:t>
      </w:r>
      <w:r w:rsidRPr="005D40D0">
        <w:rPr>
          <w:rFonts w:eastAsia="標楷體"/>
        </w:rPr>
        <w:t>could benefit</w:t>
      </w:r>
      <w:r w:rsidRPr="005D40D0">
        <w:rPr>
          <w:rFonts w:eastAsia="標楷體"/>
          <w:spacing w:val="-1"/>
        </w:rPr>
        <w:t xml:space="preserve"> </w:t>
      </w:r>
      <w:r w:rsidRPr="005D40D0">
        <w:rPr>
          <w:rFonts w:eastAsia="標楷體"/>
        </w:rPr>
        <w:t>the management</w:t>
      </w:r>
      <w:r w:rsidRPr="005D40D0">
        <w:rPr>
          <w:rFonts w:eastAsia="標楷體"/>
          <w:spacing w:val="-1"/>
        </w:rPr>
        <w:t xml:space="preserve"> </w:t>
      </w:r>
      <w:r w:rsidRPr="005D40D0">
        <w:rPr>
          <w:rFonts w:eastAsia="標楷體"/>
        </w:rPr>
        <w:t>and</w:t>
      </w:r>
      <w:r w:rsidRPr="005D40D0">
        <w:rPr>
          <w:rFonts w:eastAsia="標楷體"/>
          <w:spacing w:val="-1"/>
        </w:rPr>
        <w:t xml:space="preserve"> </w:t>
      </w:r>
      <w:r w:rsidRPr="005D40D0">
        <w:rPr>
          <w:rFonts w:eastAsia="標楷體"/>
        </w:rPr>
        <w:t>real-name</w:t>
      </w:r>
      <w:r w:rsidRPr="005D40D0">
        <w:rPr>
          <w:rFonts w:eastAsia="標楷體"/>
          <w:spacing w:val="-2"/>
        </w:rPr>
        <w:t xml:space="preserve"> </w:t>
      </w:r>
      <w:r w:rsidRPr="005D40D0">
        <w:rPr>
          <w:rFonts w:eastAsia="標楷體"/>
        </w:rPr>
        <w:t>data</w:t>
      </w:r>
      <w:r w:rsidRPr="005D40D0">
        <w:rPr>
          <w:rFonts w:eastAsia="標楷體"/>
          <w:spacing w:val="-2"/>
        </w:rPr>
        <w:t xml:space="preserve"> </w:t>
      </w:r>
      <w:r w:rsidRPr="005D40D0">
        <w:rPr>
          <w:rFonts w:eastAsia="標楷體"/>
        </w:rPr>
        <w:t>analyses of</w:t>
      </w:r>
      <w:r w:rsidRPr="005D40D0">
        <w:rPr>
          <w:rFonts w:eastAsia="標楷體"/>
          <w:spacing w:val="-2"/>
        </w:rPr>
        <w:t xml:space="preserve"> </w:t>
      </w:r>
      <w:r w:rsidRPr="005D40D0">
        <w:rPr>
          <w:rFonts w:eastAsia="標楷體"/>
        </w:rPr>
        <w:t>the</w:t>
      </w:r>
      <w:r w:rsidRPr="005D40D0">
        <w:rPr>
          <w:rFonts w:eastAsia="標楷體"/>
          <w:spacing w:val="-1"/>
        </w:rPr>
        <w:t xml:space="preserve"> </w:t>
      </w:r>
      <w:r w:rsidRPr="005D40D0">
        <w:rPr>
          <w:rFonts w:eastAsia="標楷體"/>
        </w:rPr>
        <w:t>back-end system. Meanwhile, if the pet is the high infection group of specific diseases, the real-name management of owner authentication could directly advise the owner of correspondent prevention knowledge and measure to effectively manage the customers. The mobile phone APP log-in interface is shown in Figure 4-1, and the relevant functions provided in the mobile phone</w:t>
      </w:r>
      <w:r w:rsidRPr="005D40D0">
        <w:rPr>
          <w:rFonts w:eastAsia="標楷體"/>
          <w:spacing w:val="-7"/>
        </w:rPr>
        <w:t xml:space="preserve"> </w:t>
      </w:r>
      <w:r w:rsidRPr="005D40D0">
        <w:rPr>
          <w:rFonts w:eastAsia="標楷體"/>
        </w:rPr>
        <w:t>APP are listed in Figure 4-2.</w:t>
      </w:r>
    </w:p>
    <w:p w14:paraId="4A974FD4" w14:textId="77777777" w:rsidR="00CB2FF0" w:rsidRPr="005D40D0" w:rsidRDefault="00CB2FF0">
      <w:pPr>
        <w:pStyle w:val="a3"/>
        <w:rPr>
          <w:rFonts w:eastAsia="標楷體"/>
        </w:rPr>
      </w:pPr>
    </w:p>
    <w:p w14:paraId="29DE5740" w14:textId="77777777" w:rsidR="00CB2FF0" w:rsidRPr="005D40D0" w:rsidRDefault="00CB2FF0">
      <w:pPr>
        <w:pStyle w:val="a3"/>
        <w:rPr>
          <w:rFonts w:eastAsia="標楷體"/>
        </w:rPr>
      </w:pPr>
    </w:p>
    <w:p w14:paraId="51C606EB" w14:textId="77777777" w:rsidR="00CB2FF0" w:rsidRPr="005D40D0" w:rsidRDefault="00CB2FF0">
      <w:pPr>
        <w:pStyle w:val="a3"/>
        <w:rPr>
          <w:rFonts w:eastAsia="標楷體"/>
        </w:rPr>
      </w:pPr>
    </w:p>
    <w:p w14:paraId="350448F4" w14:textId="77777777" w:rsidR="00CB2FF0" w:rsidRPr="005D40D0" w:rsidRDefault="00CB2FF0">
      <w:pPr>
        <w:pStyle w:val="a3"/>
        <w:rPr>
          <w:rFonts w:eastAsia="標楷體"/>
        </w:rPr>
      </w:pPr>
    </w:p>
    <w:p w14:paraId="006F7B7B" w14:textId="77777777" w:rsidR="00CB2FF0" w:rsidRPr="005D40D0" w:rsidRDefault="00CB2FF0">
      <w:pPr>
        <w:pStyle w:val="a3"/>
        <w:rPr>
          <w:rFonts w:eastAsia="標楷體"/>
        </w:rPr>
      </w:pPr>
    </w:p>
    <w:p w14:paraId="4FE0D20F" w14:textId="77777777" w:rsidR="00CB2FF0" w:rsidRPr="005D40D0" w:rsidRDefault="00CB2FF0">
      <w:pPr>
        <w:pStyle w:val="a3"/>
        <w:rPr>
          <w:rFonts w:eastAsia="標楷體"/>
        </w:rPr>
      </w:pPr>
    </w:p>
    <w:p w14:paraId="7EE76203" w14:textId="77777777" w:rsidR="00CB2FF0" w:rsidRPr="005D40D0" w:rsidRDefault="00CB2FF0">
      <w:pPr>
        <w:pStyle w:val="a3"/>
        <w:rPr>
          <w:rFonts w:eastAsia="標楷體"/>
        </w:rPr>
      </w:pPr>
    </w:p>
    <w:p w14:paraId="0DA80D38" w14:textId="77777777" w:rsidR="00CB2FF0" w:rsidRPr="005D40D0" w:rsidRDefault="00CB2FF0">
      <w:pPr>
        <w:pStyle w:val="a3"/>
        <w:rPr>
          <w:rFonts w:eastAsia="標楷體"/>
        </w:rPr>
      </w:pPr>
    </w:p>
    <w:p w14:paraId="030FE833" w14:textId="77777777" w:rsidR="00CB2FF0" w:rsidRPr="005D40D0" w:rsidRDefault="00CB2FF0">
      <w:pPr>
        <w:pStyle w:val="a3"/>
        <w:rPr>
          <w:rFonts w:eastAsia="標楷體"/>
        </w:rPr>
      </w:pPr>
    </w:p>
    <w:p w14:paraId="144BB19D" w14:textId="77777777" w:rsidR="00CB2FF0" w:rsidRPr="005D40D0" w:rsidRDefault="00CB2FF0">
      <w:pPr>
        <w:pStyle w:val="a3"/>
        <w:rPr>
          <w:rFonts w:eastAsia="標楷體"/>
        </w:rPr>
      </w:pPr>
    </w:p>
    <w:p w14:paraId="36E999A6" w14:textId="77777777" w:rsidR="00CB2FF0" w:rsidRPr="005D40D0" w:rsidRDefault="00CB2FF0">
      <w:pPr>
        <w:pStyle w:val="a3"/>
        <w:rPr>
          <w:rFonts w:eastAsia="標楷體"/>
        </w:rPr>
      </w:pPr>
    </w:p>
    <w:p w14:paraId="3AB835F8" w14:textId="77777777" w:rsidR="00CB2FF0" w:rsidRPr="005D40D0" w:rsidRDefault="00CB2FF0">
      <w:pPr>
        <w:pStyle w:val="a3"/>
        <w:rPr>
          <w:rFonts w:eastAsia="標楷體"/>
        </w:rPr>
      </w:pPr>
    </w:p>
    <w:p w14:paraId="47FB3B91" w14:textId="77777777" w:rsidR="00CB2FF0" w:rsidRPr="005D40D0" w:rsidRDefault="00CB2FF0">
      <w:pPr>
        <w:pStyle w:val="a3"/>
        <w:rPr>
          <w:rFonts w:eastAsia="標楷體"/>
        </w:rPr>
      </w:pPr>
    </w:p>
    <w:p w14:paraId="0C2906AA" w14:textId="77777777" w:rsidR="00CB2FF0" w:rsidRPr="005D40D0" w:rsidRDefault="00CB2FF0">
      <w:pPr>
        <w:pStyle w:val="a3"/>
        <w:rPr>
          <w:rFonts w:eastAsia="標楷體"/>
        </w:rPr>
      </w:pPr>
    </w:p>
    <w:p w14:paraId="1CF16B32" w14:textId="77777777" w:rsidR="00CB2FF0" w:rsidRPr="005D40D0" w:rsidRDefault="00CB2FF0">
      <w:pPr>
        <w:pStyle w:val="a3"/>
        <w:rPr>
          <w:rFonts w:eastAsia="標楷體"/>
        </w:rPr>
      </w:pPr>
    </w:p>
    <w:p w14:paraId="74AA22EB" w14:textId="77777777" w:rsidR="00CB2FF0" w:rsidRPr="005D40D0" w:rsidRDefault="00CB2FF0">
      <w:pPr>
        <w:pStyle w:val="a3"/>
        <w:rPr>
          <w:rFonts w:eastAsia="標楷體"/>
        </w:rPr>
      </w:pPr>
    </w:p>
    <w:p w14:paraId="3E0A95B2" w14:textId="77777777" w:rsidR="00CB2FF0" w:rsidRPr="005D40D0" w:rsidRDefault="00CB2FF0">
      <w:pPr>
        <w:pStyle w:val="a3"/>
        <w:rPr>
          <w:rFonts w:eastAsia="標楷體"/>
        </w:rPr>
      </w:pPr>
    </w:p>
    <w:p w14:paraId="371D9F1D" w14:textId="77777777" w:rsidR="00CB2FF0" w:rsidRPr="005D40D0" w:rsidRDefault="00CB2FF0">
      <w:pPr>
        <w:pStyle w:val="a3"/>
        <w:rPr>
          <w:rFonts w:eastAsia="標楷體"/>
        </w:rPr>
      </w:pPr>
    </w:p>
    <w:p w14:paraId="066DE006" w14:textId="77777777" w:rsidR="00CB2FF0" w:rsidRPr="005D40D0" w:rsidRDefault="00CB2FF0">
      <w:pPr>
        <w:pStyle w:val="a3"/>
        <w:rPr>
          <w:rFonts w:eastAsia="標楷體"/>
        </w:rPr>
      </w:pPr>
    </w:p>
    <w:p w14:paraId="4037FA68" w14:textId="77777777" w:rsidR="00CB2FF0" w:rsidRPr="005D40D0" w:rsidRDefault="00CB2FF0">
      <w:pPr>
        <w:pStyle w:val="a3"/>
        <w:rPr>
          <w:rFonts w:eastAsia="標楷體"/>
        </w:rPr>
      </w:pPr>
    </w:p>
    <w:p w14:paraId="3E8E3269" w14:textId="77777777" w:rsidR="00CB2FF0" w:rsidRPr="005D40D0" w:rsidRDefault="00CB2FF0">
      <w:pPr>
        <w:pStyle w:val="a3"/>
        <w:rPr>
          <w:rFonts w:eastAsia="標楷體"/>
        </w:rPr>
      </w:pPr>
    </w:p>
    <w:p w14:paraId="7030BCAF" w14:textId="77777777" w:rsidR="00CB2FF0" w:rsidRPr="005D40D0" w:rsidRDefault="00CB2FF0">
      <w:pPr>
        <w:pStyle w:val="a3"/>
        <w:rPr>
          <w:rFonts w:eastAsia="標楷體"/>
        </w:rPr>
      </w:pPr>
    </w:p>
    <w:p w14:paraId="18C37DE9" w14:textId="77777777" w:rsidR="00CB2FF0" w:rsidRPr="005D40D0" w:rsidRDefault="00CB2FF0">
      <w:pPr>
        <w:pStyle w:val="a3"/>
        <w:rPr>
          <w:rFonts w:eastAsia="標楷體"/>
        </w:rPr>
      </w:pPr>
    </w:p>
    <w:p w14:paraId="1EC222B2" w14:textId="77777777" w:rsidR="00CB2FF0" w:rsidRPr="005D40D0" w:rsidRDefault="00CB2FF0">
      <w:pPr>
        <w:pStyle w:val="a3"/>
        <w:spacing w:before="211"/>
        <w:rPr>
          <w:rFonts w:eastAsia="標楷體"/>
        </w:rPr>
      </w:pPr>
    </w:p>
    <w:p w14:paraId="18B9D258" w14:textId="77777777" w:rsidR="00CB2FF0" w:rsidRPr="005D40D0" w:rsidRDefault="00000000">
      <w:pPr>
        <w:pStyle w:val="a3"/>
        <w:tabs>
          <w:tab w:val="left" w:pos="5293"/>
        </w:tabs>
        <w:ind w:left="981"/>
        <w:rPr>
          <w:rFonts w:eastAsia="標楷體"/>
        </w:rPr>
      </w:pPr>
      <w:bookmarkStart w:id="27" w:name="_bookmark27"/>
      <w:bookmarkEnd w:id="27"/>
      <w:r w:rsidRPr="005D40D0">
        <w:rPr>
          <w:rFonts w:eastAsia="標楷體"/>
        </w:rPr>
        <w:t>Figure</w:t>
      </w:r>
      <w:r w:rsidRPr="005D40D0">
        <w:rPr>
          <w:rFonts w:eastAsia="標楷體"/>
          <w:spacing w:val="-5"/>
        </w:rPr>
        <w:t xml:space="preserve"> </w:t>
      </w:r>
      <w:r w:rsidRPr="005D40D0">
        <w:rPr>
          <w:rFonts w:eastAsia="標楷體"/>
        </w:rPr>
        <w:t>4-1</w:t>
      </w:r>
      <w:r w:rsidRPr="005D40D0">
        <w:rPr>
          <w:rFonts w:eastAsia="標楷體"/>
          <w:spacing w:val="2"/>
        </w:rPr>
        <w:t xml:space="preserve"> </w:t>
      </w:r>
      <w:r w:rsidRPr="005D40D0">
        <w:rPr>
          <w:rFonts w:eastAsia="標楷體"/>
        </w:rPr>
        <w:t xml:space="preserve">Log-in </w:t>
      </w:r>
      <w:r w:rsidRPr="005D40D0">
        <w:rPr>
          <w:rFonts w:eastAsia="標楷體"/>
          <w:spacing w:val="-2"/>
        </w:rPr>
        <w:t>Interface</w:t>
      </w:r>
      <w:r w:rsidRPr="005D40D0">
        <w:rPr>
          <w:rFonts w:eastAsia="標楷體"/>
        </w:rPr>
        <w:tab/>
        <w:t>Figure</w:t>
      </w:r>
      <w:r w:rsidRPr="005D40D0">
        <w:rPr>
          <w:rFonts w:eastAsia="標楷體"/>
          <w:spacing w:val="-5"/>
        </w:rPr>
        <w:t xml:space="preserve"> </w:t>
      </w:r>
      <w:r w:rsidRPr="005D40D0">
        <w:rPr>
          <w:rFonts w:eastAsia="標楷體"/>
        </w:rPr>
        <w:t>4-2</w:t>
      </w:r>
      <w:r w:rsidRPr="005D40D0">
        <w:rPr>
          <w:rFonts w:eastAsia="標楷體"/>
          <w:spacing w:val="-1"/>
        </w:rPr>
        <w:t xml:space="preserve"> </w:t>
      </w:r>
      <w:r w:rsidRPr="005D40D0">
        <w:rPr>
          <w:rFonts w:eastAsia="標楷體"/>
        </w:rPr>
        <w:t>Relevant</w:t>
      </w:r>
      <w:r w:rsidRPr="005D40D0">
        <w:rPr>
          <w:rFonts w:eastAsia="標楷體"/>
          <w:spacing w:val="1"/>
        </w:rPr>
        <w:t xml:space="preserve"> </w:t>
      </w:r>
      <w:r w:rsidRPr="005D40D0">
        <w:rPr>
          <w:rFonts w:eastAsia="標楷體"/>
          <w:spacing w:val="-2"/>
        </w:rPr>
        <w:t>Function</w:t>
      </w:r>
    </w:p>
    <w:p w14:paraId="2BC73EFB" w14:textId="77777777" w:rsidR="00CB2FF0" w:rsidRPr="005D40D0" w:rsidRDefault="00000000">
      <w:pPr>
        <w:pStyle w:val="a4"/>
        <w:numPr>
          <w:ilvl w:val="0"/>
          <w:numId w:val="4"/>
        </w:numPr>
        <w:tabs>
          <w:tab w:val="left" w:pos="664"/>
        </w:tabs>
        <w:spacing w:before="264"/>
        <w:ind w:left="664" w:hanging="359"/>
        <w:rPr>
          <w:rFonts w:eastAsia="標楷體"/>
          <w:sz w:val="24"/>
        </w:rPr>
      </w:pPr>
      <w:r w:rsidRPr="005D40D0">
        <w:rPr>
          <w:rFonts w:eastAsia="標楷體"/>
          <w:sz w:val="24"/>
        </w:rPr>
        <w:t>Hot</w:t>
      </w:r>
      <w:r w:rsidRPr="005D40D0">
        <w:rPr>
          <w:rFonts w:eastAsia="標楷體"/>
          <w:spacing w:val="-1"/>
          <w:sz w:val="24"/>
        </w:rPr>
        <w:t xml:space="preserve"> </w:t>
      </w:r>
      <w:r w:rsidRPr="005D40D0">
        <w:rPr>
          <w:rFonts w:eastAsia="標楷體"/>
          <w:sz w:val="24"/>
        </w:rPr>
        <w:t>sales</w:t>
      </w:r>
      <w:r w:rsidRPr="005D40D0">
        <w:rPr>
          <w:rFonts w:eastAsia="標楷體"/>
          <w:spacing w:val="-1"/>
          <w:sz w:val="24"/>
        </w:rPr>
        <w:t xml:space="preserve"> </w:t>
      </w:r>
      <w:r w:rsidRPr="005D40D0">
        <w:rPr>
          <w:rFonts w:eastAsia="標楷體"/>
          <w:sz w:val="24"/>
        </w:rPr>
        <w:t>and</w:t>
      </w:r>
      <w:r w:rsidRPr="005D40D0">
        <w:rPr>
          <w:rFonts w:eastAsia="標楷體"/>
          <w:spacing w:val="-1"/>
          <w:sz w:val="24"/>
        </w:rPr>
        <w:t xml:space="preserve"> </w:t>
      </w:r>
      <w:r w:rsidRPr="005D40D0">
        <w:rPr>
          <w:rFonts w:eastAsia="標楷體"/>
          <w:spacing w:val="-2"/>
          <w:sz w:val="24"/>
        </w:rPr>
        <w:t>coupons</w:t>
      </w:r>
    </w:p>
    <w:p w14:paraId="15C7E1D4" w14:textId="77777777" w:rsidR="00CB2FF0" w:rsidRPr="005D40D0" w:rsidRDefault="00000000">
      <w:pPr>
        <w:pStyle w:val="a3"/>
        <w:spacing w:before="265" w:line="470" w:lineRule="auto"/>
        <w:ind w:left="787" w:right="237" w:firstLine="482"/>
        <w:jc w:val="both"/>
        <w:rPr>
          <w:rFonts w:eastAsia="標楷體"/>
        </w:rPr>
      </w:pPr>
      <w:r w:rsidRPr="005D40D0">
        <w:rPr>
          <w:rFonts w:eastAsia="標楷體"/>
        </w:rPr>
        <w:t>The statistics of all consumers’ shopping data and the analyses of products consumed by different pet owners through the product recommendation system could</w:t>
      </w:r>
      <w:r w:rsidRPr="005D40D0">
        <w:rPr>
          <w:rFonts w:eastAsia="標楷體"/>
          <w:spacing w:val="59"/>
        </w:rPr>
        <w:t xml:space="preserve"> </w:t>
      </w:r>
      <w:r w:rsidRPr="005D40D0">
        <w:rPr>
          <w:rFonts w:eastAsia="標楷體"/>
        </w:rPr>
        <w:t>provide</w:t>
      </w:r>
      <w:r w:rsidRPr="005D40D0">
        <w:rPr>
          <w:rFonts w:eastAsia="標楷體"/>
          <w:spacing w:val="57"/>
        </w:rPr>
        <w:t xml:space="preserve"> </w:t>
      </w:r>
      <w:r w:rsidRPr="005D40D0">
        <w:rPr>
          <w:rFonts w:eastAsia="標楷體"/>
        </w:rPr>
        <w:t>hot-sales</w:t>
      </w:r>
      <w:r w:rsidRPr="005D40D0">
        <w:rPr>
          <w:rFonts w:eastAsia="標楷體"/>
          <w:spacing w:val="60"/>
        </w:rPr>
        <w:t xml:space="preserve"> </w:t>
      </w:r>
      <w:r w:rsidRPr="005D40D0">
        <w:rPr>
          <w:rFonts w:eastAsia="標楷體"/>
        </w:rPr>
        <w:t>product</w:t>
      </w:r>
      <w:r w:rsidRPr="005D40D0">
        <w:rPr>
          <w:rFonts w:eastAsia="標楷體"/>
          <w:spacing w:val="58"/>
        </w:rPr>
        <w:t xml:space="preserve"> </w:t>
      </w:r>
      <w:r w:rsidRPr="005D40D0">
        <w:rPr>
          <w:rFonts w:eastAsia="標楷體"/>
        </w:rPr>
        <w:t>information</w:t>
      </w:r>
      <w:r w:rsidRPr="005D40D0">
        <w:rPr>
          <w:rFonts w:eastAsia="標楷體"/>
          <w:spacing w:val="59"/>
        </w:rPr>
        <w:t xml:space="preserve"> </w:t>
      </w:r>
      <w:r w:rsidRPr="005D40D0">
        <w:rPr>
          <w:rFonts w:eastAsia="標楷體"/>
        </w:rPr>
        <w:t>and</w:t>
      </w:r>
      <w:r w:rsidRPr="005D40D0">
        <w:rPr>
          <w:rFonts w:eastAsia="標楷體"/>
          <w:spacing w:val="58"/>
        </w:rPr>
        <w:t xml:space="preserve"> </w:t>
      </w:r>
      <w:r w:rsidRPr="005D40D0">
        <w:rPr>
          <w:rFonts w:eastAsia="標楷體"/>
        </w:rPr>
        <w:t>coupons</w:t>
      </w:r>
      <w:r w:rsidRPr="005D40D0">
        <w:rPr>
          <w:rFonts w:eastAsia="標楷體"/>
          <w:spacing w:val="59"/>
        </w:rPr>
        <w:t xml:space="preserve"> </w:t>
      </w:r>
      <w:r w:rsidRPr="005D40D0">
        <w:rPr>
          <w:rFonts w:eastAsia="標楷體"/>
        </w:rPr>
        <w:t>aiming</w:t>
      </w:r>
      <w:r w:rsidRPr="005D40D0">
        <w:rPr>
          <w:rFonts w:eastAsia="標楷體"/>
          <w:spacing w:val="57"/>
        </w:rPr>
        <w:t xml:space="preserve"> </w:t>
      </w:r>
      <w:r w:rsidRPr="005D40D0">
        <w:rPr>
          <w:rFonts w:eastAsia="標楷體"/>
        </w:rPr>
        <w:t>at</w:t>
      </w:r>
      <w:r w:rsidRPr="005D40D0">
        <w:rPr>
          <w:rFonts w:eastAsia="標楷體"/>
          <w:spacing w:val="59"/>
        </w:rPr>
        <w:t xml:space="preserve"> </w:t>
      </w:r>
      <w:r w:rsidRPr="005D40D0">
        <w:rPr>
          <w:rFonts w:eastAsia="標楷體"/>
          <w:spacing w:val="-2"/>
        </w:rPr>
        <w:t>individual</w:t>
      </w:r>
    </w:p>
    <w:p w14:paraId="302F2FCC"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1D497E47" w14:textId="77777777" w:rsidR="00CB2FF0" w:rsidRPr="005D40D0" w:rsidRDefault="00000000">
      <w:pPr>
        <w:pStyle w:val="a3"/>
        <w:spacing w:before="71" w:line="470" w:lineRule="auto"/>
        <w:ind w:left="787" w:right="232"/>
        <w:jc w:val="both"/>
        <w:rPr>
          <w:rFonts w:eastAsia="標楷體"/>
        </w:rPr>
      </w:pPr>
      <w:r w:rsidRPr="005D40D0">
        <w:rPr>
          <w:rFonts w:eastAsia="標楷體"/>
          <w:noProof/>
        </w:rPr>
        <w:lastRenderedPageBreak/>
        <w:drawing>
          <wp:anchor distT="0" distB="0" distL="0" distR="0" simplePos="0" relativeHeight="251686400" behindDoc="1" locked="0" layoutInCell="1" allowOverlap="1" wp14:anchorId="12733127" wp14:editId="68314E60">
            <wp:simplePos x="0" y="0"/>
            <wp:positionH relativeFrom="page">
              <wp:posOffset>1652890</wp:posOffset>
            </wp:positionH>
            <wp:positionV relativeFrom="paragraph">
              <wp:posOffset>2013953</wp:posOffset>
            </wp:positionV>
            <wp:extent cx="4628860" cy="4728872"/>
            <wp:effectExtent l="0" t="0" r="0" b="0"/>
            <wp:wrapNone/>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w:drawing>
          <wp:anchor distT="0" distB="0" distL="0" distR="0" simplePos="0" relativeHeight="251592192" behindDoc="0" locked="0" layoutInCell="1" allowOverlap="1" wp14:anchorId="4698B555" wp14:editId="6B714C67">
            <wp:simplePos x="0" y="0"/>
            <wp:positionH relativeFrom="page">
              <wp:posOffset>1275714</wp:posOffset>
            </wp:positionH>
            <wp:positionV relativeFrom="paragraph">
              <wp:posOffset>3748785</wp:posOffset>
            </wp:positionV>
            <wp:extent cx="2447290" cy="4312920"/>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23" cstate="print"/>
                    <a:stretch>
                      <a:fillRect/>
                    </a:stretch>
                  </pic:blipFill>
                  <pic:spPr>
                    <a:xfrm>
                      <a:off x="0" y="0"/>
                      <a:ext cx="2447290" cy="4312920"/>
                    </a:xfrm>
                    <a:prstGeom prst="rect">
                      <a:avLst/>
                    </a:prstGeom>
                  </pic:spPr>
                </pic:pic>
              </a:graphicData>
            </a:graphic>
          </wp:anchor>
        </w:drawing>
      </w:r>
      <w:r w:rsidRPr="005D40D0">
        <w:rPr>
          <w:rFonts w:eastAsia="標楷體"/>
          <w:noProof/>
        </w:rPr>
        <w:drawing>
          <wp:anchor distT="0" distB="0" distL="0" distR="0" simplePos="0" relativeHeight="251594240" behindDoc="0" locked="0" layoutInCell="1" allowOverlap="1" wp14:anchorId="748CF30A" wp14:editId="5E54CEED">
            <wp:simplePos x="0" y="0"/>
            <wp:positionH relativeFrom="page">
              <wp:posOffset>4180332</wp:posOffset>
            </wp:positionH>
            <wp:positionV relativeFrom="paragraph">
              <wp:posOffset>3768852</wp:posOffset>
            </wp:positionV>
            <wp:extent cx="2463800" cy="4292600"/>
            <wp:effectExtent l="0" t="0" r="0" b="0"/>
            <wp:wrapNone/>
            <wp:docPr id="75" name="Image 75" descr="Pet Inform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Pet Information"/>
                    <pic:cNvPicPr/>
                  </pic:nvPicPr>
                  <pic:blipFill>
                    <a:blip r:embed="rId24" cstate="print"/>
                    <a:stretch>
                      <a:fillRect/>
                    </a:stretch>
                  </pic:blipFill>
                  <pic:spPr>
                    <a:xfrm>
                      <a:off x="0" y="0"/>
                      <a:ext cx="2463800" cy="4292600"/>
                    </a:xfrm>
                    <a:prstGeom prst="rect">
                      <a:avLst/>
                    </a:prstGeom>
                  </pic:spPr>
                </pic:pic>
              </a:graphicData>
            </a:graphic>
          </wp:anchor>
        </w:drawing>
      </w:r>
      <w:r w:rsidRPr="005D40D0">
        <w:rPr>
          <w:rFonts w:eastAsia="標楷體"/>
        </w:rPr>
        <w:t>owners. According to the past product information of different pet owners in a pet store as well as an owner’s moving track and the staying time at product selves in the store recorded by iBeacon, the data are analyzed for recommending hot-sales products so that the owner could directly inquire such hot-sales products and information on the mobile phone APP. Besides, according to the location of a pet owner detected by iBeacon, product coupons correspondent to the product shelves are provided for the owner. Meanwhile, according to a pet owner’s purchase records in the store, the consumption behaviors and preference are analyzed for giving the product coupons and offer notice to enhance the incentive to purchase the</w:t>
      </w:r>
      <w:r w:rsidRPr="005D40D0">
        <w:rPr>
          <w:rFonts w:eastAsia="標楷體"/>
          <w:spacing w:val="-1"/>
        </w:rPr>
        <w:t xml:space="preserve"> </w:t>
      </w:r>
      <w:r w:rsidRPr="005D40D0">
        <w:rPr>
          <w:rFonts w:eastAsia="標楷體"/>
        </w:rPr>
        <w:t>products and further promote</w:t>
      </w:r>
      <w:r w:rsidRPr="005D40D0">
        <w:rPr>
          <w:rFonts w:eastAsia="標楷體"/>
          <w:spacing w:val="-1"/>
        </w:rPr>
        <w:t xml:space="preserve"> </w:t>
      </w:r>
      <w:r w:rsidRPr="005D40D0">
        <w:rPr>
          <w:rFonts w:eastAsia="標楷體"/>
        </w:rPr>
        <w:t>the</w:t>
      </w:r>
      <w:r w:rsidRPr="005D40D0">
        <w:rPr>
          <w:rFonts w:eastAsia="標楷體"/>
          <w:spacing w:val="-1"/>
        </w:rPr>
        <w:t xml:space="preserve"> </w:t>
      </w:r>
      <w:r w:rsidRPr="005D40D0">
        <w:rPr>
          <w:rFonts w:eastAsia="標楷體"/>
        </w:rPr>
        <w:t>overall business turnover of</w:t>
      </w:r>
      <w:r w:rsidRPr="005D40D0">
        <w:rPr>
          <w:rFonts w:eastAsia="標楷體"/>
          <w:spacing w:val="-1"/>
        </w:rPr>
        <w:t xml:space="preserve"> </w:t>
      </w:r>
      <w:r w:rsidRPr="005D40D0">
        <w:rPr>
          <w:rFonts w:eastAsia="標楷體"/>
        </w:rPr>
        <w:t>the</w:t>
      </w:r>
      <w:r w:rsidRPr="005D40D0">
        <w:rPr>
          <w:rFonts w:eastAsia="標楷體"/>
          <w:spacing w:val="-1"/>
        </w:rPr>
        <w:t xml:space="preserve"> </w:t>
      </w:r>
      <w:r w:rsidRPr="005D40D0">
        <w:rPr>
          <w:rFonts w:eastAsia="標楷體"/>
        </w:rPr>
        <w:t>store. The hot sales and coupon interface is shown in Figure 4-3.</w:t>
      </w:r>
    </w:p>
    <w:p w14:paraId="277E231D" w14:textId="77777777" w:rsidR="00CB2FF0" w:rsidRPr="005D40D0" w:rsidRDefault="00CB2FF0">
      <w:pPr>
        <w:pStyle w:val="a3"/>
        <w:rPr>
          <w:rFonts w:eastAsia="標楷體"/>
        </w:rPr>
      </w:pPr>
    </w:p>
    <w:p w14:paraId="2D15E7A7" w14:textId="77777777" w:rsidR="00CB2FF0" w:rsidRPr="005D40D0" w:rsidRDefault="00CB2FF0">
      <w:pPr>
        <w:pStyle w:val="a3"/>
        <w:rPr>
          <w:rFonts w:eastAsia="標楷體"/>
        </w:rPr>
      </w:pPr>
    </w:p>
    <w:p w14:paraId="3C64BC86" w14:textId="77777777" w:rsidR="00CB2FF0" w:rsidRPr="005D40D0" w:rsidRDefault="00CB2FF0">
      <w:pPr>
        <w:pStyle w:val="a3"/>
        <w:rPr>
          <w:rFonts w:eastAsia="標楷體"/>
        </w:rPr>
      </w:pPr>
    </w:p>
    <w:p w14:paraId="7FA125C3" w14:textId="77777777" w:rsidR="00CB2FF0" w:rsidRPr="005D40D0" w:rsidRDefault="00CB2FF0">
      <w:pPr>
        <w:pStyle w:val="a3"/>
        <w:rPr>
          <w:rFonts w:eastAsia="標楷體"/>
        </w:rPr>
      </w:pPr>
    </w:p>
    <w:p w14:paraId="643295CF" w14:textId="77777777" w:rsidR="00CB2FF0" w:rsidRPr="005D40D0" w:rsidRDefault="00CB2FF0">
      <w:pPr>
        <w:pStyle w:val="a3"/>
        <w:rPr>
          <w:rFonts w:eastAsia="標楷體"/>
        </w:rPr>
      </w:pPr>
    </w:p>
    <w:p w14:paraId="03AA1CAA" w14:textId="77777777" w:rsidR="00CB2FF0" w:rsidRPr="005D40D0" w:rsidRDefault="00CB2FF0">
      <w:pPr>
        <w:pStyle w:val="a3"/>
        <w:rPr>
          <w:rFonts w:eastAsia="標楷體"/>
        </w:rPr>
      </w:pPr>
    </w:p>
    <w:p w14:paraId="301A5FE7" w14:textId="77777777" w:rsidR="00CB2FF0" w:rsidRPr="005D40D0" w:rsidRDefault="00CB2FF0">
      <w:pPr>
        <w:pStyle w:val="a3"/>
        <w:rPr>
          <w:rFonts w:eastAsia="標楷體"/>
        </w:rPr>
      </w:pPr>
    </w:p>
    <w:p w14:paraId="7EDDF8F5" w14:textId="77777777" w:rsidR="00CB2FF0" w:rsidRPr="005D40D0" w:rsidRDefault="00CB2FF0">
      <w:pPr>
        <w:pStyle w:val="a3"/>
        <w:rPr>
          <w:rFonts w:eastAsia="標楷體"/>
        </w:rPr>
      </w:pPr>
    </w:p>
    <w:p w14:paraId="24A4B941" w14:textId="77777777" w:rsidR="00CB2FF0" w:rsidRPr="005D40D0" w:rsidRDefault="00CB2FF0">
      <w:pPr>
        <w:pStyle w:val="a3"/>
        <w:rPr>
          <w:rFonts w:eastAsia="標楷體"/>
        </w:rPr>
      </w:pPr>
    </w:p>
    <w:p w14:paraId="5E63BBF7" w14:textId="77777777" w:rsidR="00CB2FF0" w:rsidRPr="005D40D0" w:rsidRDefault="00CB2FF0">
      <w:pPr>
        <w:pStyle w:val="a3"/>
        <w:rPr>
          <w:rFonts w:eastAsia="標楷體"/>
        </w:rPr>
      </w:pPr>
    </w:p>
    <w:p w14:paraId="332EEC44" w14:textId="77777777" w:rsidR="00CB2FF0" w:rsidRPr="005D40D0" w:rsidRDefault="00CB2FF0">
      <w:pPr>
        <w:pStyle w:val="a3"/>
        <w:rPr>
          <w:rFonts w:eastAsia="標楷體"/>
        </w:rPr>
      </w:pPr>
    </w:p>
    <w:p w14:paraId="2A2AB802" w14:textId="77777777" w:rsidR="00CB2FF0" w:rsidRPr="005D40D0" w:rsidRDefault="00CB2FF0">
      <w:pPr>
        <w:pStyle w:val="a3"/>
        <w:rPr>
          <w:rFonts w:eastAsia="標楷體"/>
        </w:rPr>
      </w:pPr>
    </w:p>
    <w:p w14:paraId="43E1ED42" w14:textId="77777777" w:rsidR="00CB2FF0" w:rsidRPr="005D40D0" w:rsidRDefault="00CB2FF0">
      <w:pPr>
        <w:pStyle w:val="a3"/>
        <w:rPr>
          <w:rFonts w:eastAsia="標楷體"/>
        </w:rPr>
      </w:pPr>
    </w:p>
    <w:p w14:paraId="4D57D039" w14:textId="77777777" w:rsidR="00CB2FF0" w:rsidRPr="005D40D0" w:rsidRDefault="00CB2FF0">
      <w:pPr>
        <w:pStyle w:val="a3"/>
        <w:rPr>
          <w:rFonts w:eastAsia="標楷體"/>
        </w:rPr>
      </w:pPr>
    </w:p>
    <w:p w14:paraId="3CDBECFB" w14:textId="77777777" w:rsidR="00CB2FF0" w:rsidRPr="005D40D0" w:rsidRDefault="00CB2FF0">
      <w:pPr>
        <w:pStyle w:val="a3"/>
        <w:rPr>
          <w:rFonts w:eastAsia="標楷體"/>
        </w:rPr>
      </w:pPr>
    </w:p>
    <w:p w14:paraId="5C1F1D97" w14:textId="77777777" w:rsidR="00CB2FF0" w:rsidRPr="005D40D0" w:rsidRDefault="00CB2FF0">
      <w:pPr>
        <w:pStyle w:val="a3"/>
        <w:rPr>
          <w:rFonts w:eastAsia="標楷體"/>
        </w:rPr>
      </w:pPr>
    </w:p>
    <w:p w14:paraId="30BF23D7" w14:textId="77777777" w:rsidR="00CB2FF0" w:rsidRPr="005D40D0" w:rsidRDefault="00CB2FF0">
      <w:pPr>
        <w:pStyle w:val="a3"/>
        <w:rPr>
          <w:rFonts w:eastAsia="標楷體"/>
        </w:rPr>
      </w:pPr>
    </w:p>
    <w:p w14:paraId="2FCEBDDB" w14:textId="77777777" w:rsidR="00CB2FF0" w:rsidRPr="005D40D0" w:rsidRDefault="00CB2FF0">
      <w:pPr>
        <w:pStyle w:val="a3"/>
        <w:rPr>
          <w:rFonts w:eastAsia="標楷體"/>
        </w:rPr>
      </w:pPr>
    </w:p>
    <w:p w14:paraId="295650BA" w14:textId="77777777" w:rsidR="00CB2FF0" w:rsidRPr="005D40D0" w:rsidRDefault="00CB2FF0">
      <w:pPr>
        <w:pStyle w:val="a3"/>
        <w:rPr>
          <w:rFonts w:eastAsia="標楷體"/>
        </w:rPr>
      </w:pPr>
    </w:p>
    <w:p w14:paraId="6F63C510" w14:textId="77777777" w:rsidR="00CB2FF0" w:rsidRPr="005D40D0" w:rsidRDefault="00CB2FF0">
      <w:pPr>
        <w:pStyle w:val="a3"/>
        <w:rPr>
          <w:rFonts w:eastAsia="標楷體"/>
        </w:rPr>
      </w:pPr>
    </w:p>
    <w:p w14:paraId="618BDA51" w14:textId="77777777" w:rsidR="00CB2FF0" w:rsidRPr="005D40D0" w:rsidRDefault="00CB2FF0">
      <w:pPr>
        <w:pStyle w:val="a3"/>
        <w:rPr>
          <w:rFonts w:eastAsia="標楷體"/>
        </w:rPr>
      </w:pPr>
    </w:p>
    <w:p w14:paraId="4D4337A8" w14:textId="77777777" w:rsidR="00CB2FF0" w:rsidRPr="005D40D0" w:rsidRDefault="00CB2FF0">
      <w:pPr>
        <w:pStyle w:val="a3"/>
        <w:rPr>
          <w:rFonts w:eastAsia="標楷體"/>
        </w:rPr>
      </w:pPr>
    </w:p>
    <w:p w14:paraId="26BB06E4" w14:textId="77777777" w:rsidR="00CB2FF0" w:rsidRPr="005D40D0" w:rsidRDefault="00CB2FF0">
      <w:pPr>
        <w:pStyle w:val="a3"/>
        <w:rPr>
          <w:rFonts w:eastAsia="標楷體"/>
        </w:rPr>
      </w:pPr>
    </w:p>
    <w:p w14:paraId="70043104" w14:textId="77777777" w:rsidR="00CB2FF0" w:rsidRPr="005D40D0" w:rsidRDefault="00CB2FF0">
      <w:pPr>
        <w:pStyle w:val="a3"/>
        <w:spacing w:before="209"/>
        <w:rPr>
          <w:rFonts w:eastAsia="標楷體"/>
        </w:rPr>
      </w:pPr>
    </w:p>
    <w:p w14:paraId="6BD95EA3" w14:textId="77777777" w:rsidR="00CB2FF0" w:rsidRPr="005D40D0" w:rsidRDefault="00000000">
      <w:pPr>
        <w:pStyle w:val="a3"/>
        <w:tabs>
          <w:tab w:val="left" w:pos="4793"/>
        </w:tabs>
        <w:ind w:right="310"/>
        <w:jc w:val="center"/>
        <w:rPr>
          <w:rFonts w:eastAsia="標楷體"/>
        </w:rPr>
      </w:pPr>
      <w:bookmarkStart w:id="28" w:name="_bookmark28"/>
      <w:bookmarkEnd w:id="28"/>
      <w:r w:rsidRPr="005D40D0">
        <w:rPr>
          <w:rFonts w:eastAsia="標楷體"/>
        </w:rPr>
        <w:t>Figure</w:t>
      </w:r>
      <w:r w:rsidRPr="005D40D0">
        <w:rPr>
          <w:rFonts w:eastAsia="標楷體"/>
          <w:spacing w:val="-3"/>
        </w:rPr>
        <w:t xml:space="preserve"> </w:t>
      </w:r>
      <w:r w:rsidRPr="005D40D0">
        <w:rPr>
          <w:rFonts w:eastAsia="標楷體"/>
        </w:rPr>
        <w:t>4-3</w:t>
      </w:r>
      <w:r w:rsidRPr="005D40D0">
        <w:rPr>
          <w:rFonts w:eastAsia="標楷體"/>
          <w:spacing w:val="-1"/>
        </w:rPr>
        <w:t xml:space="preserve"> </w:t>
      </w:r>
      <w:r w:rsidRPr="005D40D0">
        <w:rPr>
          <w:rFonts w:eastAsia="標楷體"/>
        </w:rPr>
        <w:t>Coupon</w:t>
      </w:r>
      <w:r w:rsidRPr="005D40D0">
        <w:rPr>
          <w:rFonts w:eastAsia="標楷體"/>
          <w:spacing w:val="1"/>
        </w:rPr>
        <w:t xml:space="preserve"> </w:t>
      </w:r>
      <w:r w:rsidRPr="005D40D0">
        <w:rPr>
          <w:rFonts w:eastAsia="標楷體"/>
          <w:spacing w:val="-2"/>
        </w:rPr>
        <w:t>Figure</w:t>
      </w:r>
      <w:r w:rsidRPr="005D40D0">
        <w:rPr>
          <w:rFonts w:eastAsia="標楷體"/>
        </w:rPr>
        <w:tab/>
        <w:t>4-4</w:t>
      </w:r>
      <w:r w:rsidRPr="005D40D0">
        <w:rPr>
          <w:rFonts w:eastAsia="標楷體"/>
          <w:spacing w:val="-3"/>
        </w:rPr>
        <w:t xml:space="preserve"> </w:t>
      </w:r>
      <w:r w:rsidRPr="005D40D0">
        <w:rPr>
          <w:rFonts w:eastAsia="標楷體"/>
        </w:rPr>
        <w:t>Pet</w:t>
      </w:r>
      <w:r w:rsidRPr="005D40D0">
        <w:rPr>
          <w:rFonts w:eastAsia="標楷體"/>
          <w:spacing w:val="1"/>
        </w:rPr>
        <w:t xml:space="preserve"> </w:t>
      </w:r>
      <w:r w:rsidRPr="005D40D0">
        <w:rPr>
          <w:rFonts w:eastAsia="標楷體"/>
          <w:spacing w:val="-2"/>
        </w:rPr>
        <w:t>Information</w:t>
      </w:r>
    </w:p>
    <w:p w14:paraId="0D107A8B" w14:textId="77777777" w:rsidR="00CB2FF0" w:rsidRPr="005D40D0" w:rsidRDefault="00CB2FF0">
      <w:pPr>
        <w:jc w:val="center"/>
        <w:rPr>
          <w:rFonts w:eastAsia="標楷體"/>
        </w:rPr>
        <w:sectPr w:rsidR="00CB2FF0" w:rsidRPr="005D40D0">
          <w:pgSz w:w="11910" w:h="16840"/>
          <w:pgMar w:top="1460" w:right="1180" w:bottom="1200" w:left="1680" w:header="0" w:footer="1017" w:gutter="0"/>
          <w:cols w:space="720"/>
        </w:sectPr>
      </w:pPr>
    </w:p>
    <w:p w14:paraId="4C39EC8E" w14:textId="77777777" w:rsidR="00CB2FF0" w:rsidRPr="005D40D0" w:rsidRDefault="00000000">
      <w:pPr>
        <w:pStyle w:val="a4"/>
        <w:numPr>
          <w:ilvl w:val="0"/>
          <w:numId w:val="4"/>
        </w:numPr>
        <w:tabs>
          <w:tab w:val="left" w:pos="664"/>
        </w:tabs>
        <w:spacing w:before="71"/>
        <w:ind w:left="664" w:hanging="359"/>
        <w:rPr>
          <w:rFonts w:eastAsia="標楷體"/>
          <w:sz w:val="24"/>
        </w:rPr>
      </w:pPr>
      <w:r w:rsidRPr="005D40D0">
        <w:rPr>
          <w:rFonts w:eastAsia="標楷體"/>
          <w:sz w:val="24"/>
        </w:rPr>
        <w:lastRenderedPageBreak/>
        <w:t>Pet</w:t>
      </w:r>
      <w:r w:rsidRPr="005D40D0">
        <w:rPr>
          <w:rFonts w:eastAsia="標楷體"/>
          <w:spacing w:val="-1"/>
          <w:sz w:val="24"/>
        </w:rPr>
        <w:t xml:space="preserve"> </w:t>
      </w:r>
      <w:r w:rsidRPr="005D40D0">
        <w:rPr>
          <w:rFonts w:eastAsia="標楷體"/>
          <w:spacing w:val="-2"/>
          <w:sz w:val="24"/>
        </w:rPr>
        <w:t>information</w:t>
      </w:r>
    </w:p>
    <w:p w14:paraId="6534D70E" w14:textId="77777777" w:rsidR="00CB2FF0" w:rsidRPr="005D40D0" w:rsidRDefault="00000000">
      <w:pPr>
        <w:pStyle w:val="a3"/>
        <w:spacing w:before="264" w:line="470" w:lineRule="auto"/>
        <w:ind w:left="785" w:right="234" w:firstLine="480"/>
        <w:jc w:val="both"/>
        <w:rPr>
          <w:rFonts w:eastAsia="標楷體"/>
        </w:rPr>
      </w:pPr>
      <w:r w:rsidRPr="005D40D0">
        <w:rPr>
          <w:rFonts w:eastAsia="標楷體"/>
          <w:noProof/>
        </w:rPr>
        <w:drawing>
          <wp:anchor distT="0" distB="0" distL="0" distR="0" simplePos="0" relativeHeight="251688448" behindDoc="1" locked="0" layoutInCell="1" allowOverlap="1" wp14:anchorId="76934385" wp14:editId="0A9234F7">
            <wp:simplePos x="0" y="0"/>
            <wp:positionH relativeFrom="page">
              <wp:posOffset>1652890</wp:posOffset>
            </wp:positionH>
            <wp:positionV relativeFrom="paragraph">
              <wp:posOffset>1793623</wp:posOffset>
            </wp:positionV>
            <wp:extent cx="4628860" cy="4728872"/>
            <wp:effectExtent l="0" t="0" r="0" b="0"/>
            <wp:wrapNone/>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A veterinary hospital would store a pet’s medical information to Cloud platform for the owner and the veterinarian trace and inquire the relevant medical information at any time. It could be the reference of a veterinarian’s treatment, allow a pet owner checking on the pet’s physiological message and medical records, and remind the owner of recording the situation and health conditions of the pet after the surgery or general treatment as the important reference for next treatment.</w:t>
      </w:r>
      <w:r w:rsidRPr="005D40D0">
        <w:rPr>
          <w:rFonts w:eastAsia="標楷體"/>
          <w:spacing w:val="-1"/>
        </w:rPr>
        <w:t xml:space="preserve"> </w:t>
      </w:r>
      <w:r w:rsidRPr="005D40D0">
        <w:rPr>
          <w:rFonts w:eastAsia="標楷體"/>
        </w:rPr>
        <w:t>A</w:t>
      </w:r>
      <w:r w:rsidRPr="005D40D0">
        <w:rPr>
          <w:rFonts w:eastAsia="標楷體"/>
          <w:spacing w:val="-15"/>
        </w:rPr>
        <w:t xml:space="preserve"> </w:t>
      </w:r>
      <w:r w:rsidRPr="005D40D0">
        <w:rPr>
          <w:rFonts w:eastAsia="標楷體"/>
        </w:rPr>
        <w:t>veterinary</w:t>
      </w:r>
      <w:r w:rsidRPr="005D40D0">
        <w:rPr>
          <w:rFonts w:eastAsia="標楷體"/>
          <w:spacing w:val="-7"/>
        </w:rPr>
        <w:t xml:space="preserve"> </w:t>
      </w:r>
      <w:r w:rsidRPr="005D40D0">
        <w:rPr>
          <w:rFonts w:eastAsia="標楷體"/>
        </w:rPr>
        <w:t>hospital</w:t>
      </w:r>
      <w:r w:rsidRPr="005D40D0">
        <w:rPr>
          <w:rFonts w:eastAsia="標楷體"/>
          <w:spacing w:val="-2"/>
        </w:rPr>
        <w:t xml:space="preserve"> </w:t>
      </w:r>
      <w:r w:rsidRPr="005D40D0">
        <w:rPr>
          <w:rFonts w:eastAsia="標楷體"/>
        </w:rPr>
        <w:t>could</w:t>
      </w:r>
      <w:r w:rsidRPr="005D40D0">
        <w:rPr>
          <w:rFonts w:eastAsia="標楷體"/>
          <w:spacing w:val="-2"/>
        </w:rPr>
        <w:t xml:space="preserve"> </w:t>
      </w:r>
      <w:r w:rsidRPr="005D40D0">
        <w:rPr>
          <w:rFonts w:eastAsia="標楷體"/>
        </w:rPr>
        <w:t>apply</w:t>
      </w:r>
      <w:r w:rsidRPr="005D40D0">
        <w:rPr>
          <w:rFonts w:eastAsia="標楷體"/>
          <w:spacing w:val="-7"/>
        </w:rPr>
        <w:t xml:space="preserve"> </w:t>
      </w:r>
      <w:r w:rsidRPr="005D40D0">
        <w:rPr>
          <w:rFonts w:eastAsia="標楷體"/>
        </w:rPr>
        <w:t>customized</w:t>
      </w:r>
      <w:r w:rsidRPr="005D40D0">
        <w:rPr>
          <w:rFonts w:eastAsia="標楷體"/>
          <w:spacing w:val="-2"/>
        </w:rPr>
        <w:t xml:space="preserve"> </w:t>
      </w:r>
      <w:r w:rsidRPr="005D40D0">
        <w:rPr>
          <w:rFonts w:eastAsia="標楷體"/>
        </w:rPr>
        <w:t>marketing</w:t>
      </w:r>
      <w:r w:rsidRPr="005D40D0">
        <w:rPr>
          <w:rFonts w:eastAsia="標楷體"/>
          <w:spacing w:val="-3"/>
        </w:rPr>
        <w:t xml:space="preserve"> </w:t>
      </w:r>
      <w:r w:rsidRPr="005D40D0">
        <w:rPr>
          <w:rFonts w:eastAsia="標楷體"/>
        </w:rPr>
        <w:t>according</w:t>
      </w:r>
      <w:r w:rsidRPr="005D40D0">
        <w:rPr>
          <w:rFonts w:eastAsia="標楷體"/>
          <w:spacing w:val="-5"/>
        </w:rPr>
        <w:t xml:space="preserve"> </w:t>
      </w:r>
      <w:r w:rsidRPr="005D40D0">
        <w:rPr>
          <w:rFonts w:eastAsia="標楷體"/>
        </w:rPr>
        <w:t>to</w:t>
      </w:r>
      <w:r w:rsidRPr="005D40D0">
        <w:rPr>
          <w:rFonts w:eastAsia="標楷體"/>
          <w:spacing w:val="-2"/>
        </w:rPr>
        <w:t xml:space="preserve"> </w:t>
      </w:r>
      <w:r w:rsidRPr="005D40D0">
        <w:rPr>
          <w:rFonts w:eastAsia="標楷體"/>
        </w:rPr>
        <w:t>the pet information recorded by the owner, such as notice of return visit, vaccination, and product offers. In addition to the function of transparent medical information,</w:t>
      </w:r>
      <w:r w:rsidRPr="005D40D0">
        <w:rPr>
          <w:rFonts w:eastAsia="標楷體"/>
          <w:spacing w:val="40"/>
        </w:rPr>
        <w:t xml:space="preserve"> </w:t>
      </w:r>
      <w:r w:rsidRPr="005D40D0">
        <w:rPr>
          <w:rFonts w:eastAsia="標楷體"/>
        </w:rPr>
        <w:t>it could provide a pet owner with the pet’s health information at regular time in order to enhance the health recovery of the companion pet. The pet information interface is shown in Figure 4-4.</w:t>
      </w:r>
    </w:p>
    <w:p w14:paraId="372B1B43" w14:textId="77777777" w:rsidR="00CB2FF0" w:rsidRPr="005D40D0" w:rsidRDefault="00000000">
      <w:pPr>
        <w:pStyle w:val="a4"/>
        <w:numPr>
          <w:ilvl w:val="0"/>
          <w:numId w:val="4"/>
        </w:numPr>
        <w:tabs>
          <w:tab w:val="left" w:pos="784"/>
        </w:tabs>
        <w:spacing w:line="266" w:lineRule="exact"/>
        <w:ind w:left="784" w:hanging="479"/>
        <w:rPr>
          <w:rFonts w:eastAsia="標楷體"/>
          <w:sz w:val="24"/>
        </w:rPr>
      </w:pPr>
      <w:r w:rsidRPr="005D40D0">
        <w:rPr>
          <w:rFonts w:eastAsia="標楷體"/>
          <w:sz w:val="24"/>
        </w:rPr>
        <w:t>Real-time</w:t>
      </w:r>
      <w:r w:rsidRPr="005D40D0">
        <w:rPr>
          <w:rFonts w:eastAsia="標楷體"/>
          <w:spacing w:val="-3"/>
          <w:sz w:val="24"/>
        </w:rPr>
        <w:t xml:space="preserve"> </w:t>
      </w:r>
      <w:r w:rsidRPr="005D40D0">
        <w:rPr>
          <w:rFonts w:eastAsia="標楷體"/>
          <w:spacing w:val="-2"/>
          <w:sz w:val="24"/>
        </w:rPr>
        <w:t>image</w:t>
      </w:r>
    </w:p>
    <w:p w14:paraId="0BC1B7C1" w14:textId="77777777" w:rsidR="00CB2FF0" w:rsidRPr="005D40D0" w:rsidRDefault="00000000">
      <w:pPr>
        <w:pStyle w:val="a3"/>
        <w:spacing w:before="264" w:line="470" w:lineRule="auto"/>
        <w:ind w:left="785" w:right="234" w:firstLine="480"/>
        <w:jc w:val="both"/>
        <w:rPr>
          <w:rFonts w:eastAsia="標楷體"/>
        </w:rPr>
      </w:pPr>
      <w:r w:rsidRPr="005D40D0">
        <w:rPr>
          <w:rFonts w:eastAsia="標楷體"/>
        </w:rPr>
        <w:t>When</w:t>
      </w:r>
      <w:r w:rsidRPr="005D40D0">
        <w:rPr>
          <w:rFonts w:eastAsia="標楷體"/>
          <w:spacing w:val="-2"/>
        </w:rPr>
        <w:t xml:space="preserve"> </w:t>
      </w:r>
      <w:r w:rsidRPr="005D40D0">
        <w:rPr>
          <w:rFonts w:eastAsia="標楷體"/>
        </w:rPr>
        <w:t>shopping</w:t>
      </w:r>
      <w:r w:rsidRPr="005D40D0">
        <w:rPr>
          <w:rFonts w:eastAsia="標楷體"/>
          <w:spacing w:val="-5"/>
        </w:rPr>
        <w:t xml:space="preserve"> </w:t>
      </w:r>
      <w:r w:rsidRPr="005D40D0">
        <w:rPr>
          <w:rFonts w:eastAsia="標楷體"/>
        </w:rPr>
        <w:t>in</w:t>
      </w:r>
      <w:r w:rsidRPr="005D40D0">
        <w:rPr>
          <w:rFonts w:eastAsia="標楷體"/>
          <w:spacing w:val="-2"/>
        </w:rPr>
        <w:t xml:space="preserve"> </w:t>
      </w:r>
      <w:r w:rsidRPr="005D40D0">
        <w:rPr>
          <w:rFonts w:eastAsia="標楷體"/>
        </w:rPr>
        <w:t>the</w:t>
      </w:r>
      <w:r w:rsidRPr="005D40D0">
        <w:rPr>
          <w:rFonts w:eastAsia="標楷體"/>
          <w:spacing w:val="-3"/>
        </w:rPr>
        <w:t xml:space="preserve"> </w:t>
      </w:r>
      <w:r w:rsidRPr="005D40D0">
        <w:rPr>
          <w:rFonts w:eastAsia="標楷體"/>
        </w:rPr>
        <w:t>store</w:t>
      </w:r>
      <w:r w:rsidRPr="005D40D0">
        <w:rPr>
          <w:rFonts w:eastAsia="標楷體"/>
          <w:spacing w:val="-4"/>
        </w:rPr>
        <w:t xml:space="preserve"> </w:t>
      </w:r>
      <w:r w:rsidRPr="005D40D0">
        <w:rPr>
          <w:rFonts w:eastAsia="標楷體"/>
        </w:rPr>
        <w:t>or</w:t>
      </w:r>
      <w:r w:rsidRPr="005D40D0">
        <w:rPr>
          <w:rFonts w:eastAsia="標楷體"/>
          <w:spacing w:val="-3"/>
        </w:rPr>
        <w:t xml:space="preserve"> </w:t>
      </w:r>
      <w:r w:rsidRPr="005D40D0">
        <w:rPr>
          <w:rFonts w:eastAsia="標楷體"/>
        </w:rPr>
        <w:t>intending</w:t>
      </w:r>
      <w:r w:rsidRPr="005D40D0">
        <w:rPr>
          <w:rFonts w:eastAsia="標楷體"/>
          <w:spacing w:val="-4"/>
        </w:rPr>
        <w:t xml:space="preserve"> </w:t>
      </w:r>
      <w:r w:rsidRPr="005D40D0">
        <w:rPr>
          <w:rFonts w:eastAsia="標楷體"/>
        </w:rPr>
        <w:t>to</w:t>
      </w:r>
      <w:r w:rsidRPr="005D40D0">
        <w:rPr>
          <w:rFonts w:eastAsia="標楷體"/>
          <w:spacing w:val="-2"/>
        </w:rPr>
        <w:t xml:space="preserve"> </w:t>
      </w:r>
      <w:r w:rsidRPr="005D40D0">
        <w:rPr>
          <w:rFonts w:eastAsia="標楷體"/>
        </w:rPr>
        <w:t>concern</w:t>
      </w:r>
      <w:r w:rsidRPr="005D40D0">
        <w:rPr>
          <w:rFonts w:eastAsia="標楷體"/>
          <w:spacing w:val="-3"/>
        </w:rPr>
        <w:t xml:space="preserve"> </w:t>
      </w:r>
      <w:r w:rsidRPr="005D40D0">
        <w:rPr>
          <w:rFonts w:eastAsia="標楷體"/>
        </w:rPr>
        <w:t>about</w:t>
      </w:r>
      <w:r w:rsidRPr="005D40D0">
        <w:rPr>
          <w:rFonts w:eastAsia="標楷體"/>
          <w:spacing w:val="-2"/>
        </w:rPr>
        <w:t xml:space="preserve"> </w:t>
      </w:r>
      <w:r w:rsidRPr="005D40D0">
        <w:rPr>
          <w:rFonts w:eastAsia="標楷體"/>
        </w:rPr>
        <w:t>the</w:t>
      </w:r>
      <w:r w:rsidRPr="005D40D0">
        <w:rPr>
          <w:rFonts w:eastAsia="標楷體"/>
          <w:spacing w:val="-3"/>
        </w:rPr>
        <w:t xml:space="preserve"> </w:t>
      </w:r>
      <w:r w:rsidRPr="005D40D0">
        <w:rPr>
          <w:rFonts w:eastAsia="標楷體"/>
        </w:rPr>
        <w:t>pet’s</w:t>
      </w:r>
      <w:r w:rsidRPr="005D40D0">
        <w:rPr>
          <w:rFonts w:eastAsia="標楷體"/>
          <w:spacing w:val="-2"/>
        </w:rPr>
        <w:t xml:space="preserve"> </w:t>
      </w:r>
      <w:r w:rsidRPr="005D40D0">
        <w:rPr>
          <w:rFonts w:eastAsia="標楷體"/>
        </w:rPr>
        <w:t>situation</w:t>
      </w:r>
      <w:r w:rsidRPr="005D40D0">
        <w:rPr>
          <w:rFonts w:eastAsia="標楷體"/>
          <w:spacing w:val="-2"/>
        </w:rPr>
        <w:t xml:space="preserve"> </w:t>
      </w:r>
      <w:r w:rsidRPr="005D40D0">
        <w:rPr>
          <w:rFonts w:eastAsia="標楷體"/>
        </w:rPr>
        <w:t>in the</w:t>
      </w:r>
      <w:r w:rsidRPr="005D40D0">
        <w:rPr>
          <w:rFonts w:eastAsia="標楷體"/>
          <w:spacing w:val="-1"/>
        </w:rPr>
        <w:t xml:space="preserve"> </w:t>
      </w:r>
      <w:r w:rsidRPr="005D40D0">
        <w:rPr>
          <w:rFonts w:eastAsia="標楷體"/>
        </w:rPr>
        <w:t>veterinary</w:t>
      </w:r>
      <w:r w:rsidRPr="005D40D0">
        <w:rPr>
          <w:rFonts w:eastAsia="標楷體"/>
          <w:spacing w:val="-5"/>
        </w:rPr>
        <w:t xml:space="preserve"> </w:t>
      </w:r>
      <w:r w:rsidRPr="005D40D0">
        <w:rPr>
          <w:rFonts w:eastAsia="標楷體"/>
        </w:rPr>
        <w:t>hospital, a pet owner could connect to the</w:t>
      </w:r>
      <w:r w:rsidRPr="005D40D0">
        <w:rPr>
          <w:rFonts w:eastAsia="標楷體"/>
          <w:spacing w:val="-1"/>
        </w:rPr>
        <w:t xml:space="preserve"> </w:t>
      </w:r>
      <w:r w:rsidRPr="005D40D0">
        <w:rPr>
          <w:rFonts w:eastAsia="標楷體"/>
        </w:rPr>
        <w:t>real-time</w:t>
      </w:r>
      <w:r w:rsidRPr="005D40D0">
        <w:rPr>
          <w:rFonts w:eastAsia="標楷體"/>
          <w:spacing w:val="-1"/>
        </w:rPr>
        <w:t xml:space="preserve"> </w:t>
      </w:r>
      <w:r w:rsidRPr="005D40D0">
        <w:rPr>
          <w:rFonts w:eastAsia="標楷體"/>
        </w:rPr>
        <w:t>image</w:t>
      </w:r>
      <w:r w:rsidRPr="005D40D0">
        <w:rPr>
          <w:rFonts w:eastAsia="標楷體"/>
          <w:spacing w:val="-1"/>
        </w:rPr>
        <w:t xml:space="preserve"> </w:t>
      </w:r>
      <w:r w:rsidRPr="005D40D0">
        <w:rPr>
          <w:rFonts w:eastAsia="標楷體"/>
        </w:rPr>
        <w:t>system on Cloud platform through the mobile phone APP</w:t>
      </w:r>
      <w:r w:rsidRPr="005D40D0">
        <w:rPr>
          <w:rFonts w:eastAsia="標楷體"/>
          <w:spacing w:val="-7"/>
        </w:rPr>
        <w:t xml:space="preserve"> </w:t>
      </w:r>
      <w:r w:rsidRPr="005D40D0">
        <w:rPr>
          <w:rFonts w:eastAsia="標楷體"/>
        </w:rPr>
        <w:t>to acquire the pet’s online real-time images. A veterinarian, on the other hand, could take care of the pet in the veterinary hospital through the real-time image system to timely discover and handle abnormal conditions. The real-time image interface is shown in Figure 4-5.</w:t>
      </w:r>
    </w:p>
    <w:p w14:paraId="21B3157F"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6E4C6D52" w14:textId="77777777" w:rsidR="00CB2FF0" w:rsidRPr="005D40D0" w:rsidRDefault="00000000">
      <w:pPr>
        <w:pStyle w:val="a3"/>
        <w:ind w:left="2870"/>
        <w:rPr>
          <w:rFonts w:eastAsia="標楷體"/>
          <w:sz w:val="20"/>
        </w:rPr>
      </w:pPr>
      <w:r w:rsidRPr="005D40D0">
        <w:rPr>
          <w:rFonts w:eastAsia="標楷體"/>
          <w:noProof/>
          <w:sz w:val="20"/>
        </w:rPr>
        <w:lastRenderedPageBreak/>
        <w:drawing>
          <wp:inline distT="0" distB="0" distL="0" distR="0" wp14:anchorId="26068DB9" wp14:editId="6477A934">
            <wp:extent cx="2455818" cy="4326826"/>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5" cstate="print"/>
                    <a:stretch>
                      <a:fillRect/>
                    </a:stretch>
                  </pic:blipFill>
                  <pic:spPr>
                    <a:xfrm>
                      <a:off x="0" y="0"/>
                      <a:ext cx="2455818" cy="4326826"/>
                    </a:xfrm>
                    <a:prstGeom prst="rect">
                      <a:avLst/>
                    </a:prstGeom>
                  </pic:spPr>
                </pic:pic>
              </a:graphicData>
            </a:graphic>
          </wp:inline>
        </w:drawing>
      </w:r>
    </w:p>
    <w:p w14:paraId="050AC7DF" w14:textId="77777777" w:rsidR="00CB2FF0" w:rsidRPr="005D40D0" w:rsidRDefault="00000000">
      <w:pPr>
        <w:pStyle w:val="a3"/>
        <w:spacing w:before="138"/>
        <w:ind w:left="850" w:right="502"/>
        <w:jc w:val="center"/>
        <w:rPr>
          <w:rFonts w:eastAsia="標楷體"/>
        </w:rPr>
      </w:pPr>
      <w:r w:rsidRPr="005D40D0">
        <w:rPr>
          <w:rFonts w:eastAsia="標楷體"/>
          <w:noProof/>
        </w:rPr>
        <w:drawing>
          <wp:anchor distT="0" distB="0" distL="0" distR="0" simplePos="0" relativeHeight="251690496" behindDoc="1" locked="0" layoutInCell="1" allowOverlap="1" wp14:anchorId="5DA3162B" wp14:editId="54964723">
            <wp:simplePos x="0" y="0"/>
            <wp:positionH relativeFrom="page">
              <wp:posOffset>1652890</wp:posOffset>
            </wp:positionH>
            <wp:positionV relativeFrom="paragraph">
              <wp:posOffset>-2287536</wp:posOffset>
            </wp:positionV>
            <wp:extent cx="4628860" cy="4728872"/>
            <wp:effectExtent l="0" t="0" r="0" b="0"/>
            <wp:wrapNone/>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 cstate="print"/>
                    <a:stretch>
                      <a:fillRect/>
                    </a:stretch>
                  </pic:blipFill>
                  <pic:spPr>
                    <a:xfrm>
                      <a:off x="0" y="0"/>
                      <a:ext cx="4628860" cy="4728872"/>
                    </a:xfrm>
                    <a:prstGeom prst="rect">
                      <a:avLst/>
                    </a:prstGeom>
                  </pic:spPr>
                </pic:pic>
              </a:graphicData>
            </a:graphic>
          </wp:anchor>
        </w:drawing>
      </w:r>
      <w:bookmarkStart w:id="29" w:name="_bookmark29"/>
      <w:bookmarkEnd w:id="29"/>
      <w:r w:rsidRPr="005D40D0">
        <w:rPr>
          <w:rFonts w:eastAsia="標楷體"/>
        </w:rPr>
        <w:t>Figure</w:t>
      </w:r>
      <w:r w:rsidRPr="005D40D0">
        <w:rPr>
          <w:rFonts w:eastAsia="標楷體"/>
          <w:spacing w:val="-4"/>
        </w:rPr>
        <w:t xml:space="preserve"> </w:t>
      </w:r>
      <w:r w:rsidRPr="005D40D0">
        <w:rPr>
          <w:rFonts w:eastAsia="標楷體"/>
        </w:rPr>
        <w:t>4-5</w:t>
      </w:r>
      <w:r w:rsidRPr="005D40D0">
        <w:rPr>
          <w:rFonts w:eastAsia="標楷體"/>
          <w:spacing w:val="-2"/>
        </w:rPr>
        <w:t xml:space="preserve"> </w:t>
      </w:r>
      <w:r w:rsidRPr="005D40D0">
        <w:rPr>
          <w:rFonts w:eastAsia="標楷體"/>
        </w:rPr>
        <w:t>Real-Time</w:t>
      </w:r>
      <w:r w:rsidRPr="005D40D0">
        <w:rPr>
          <w:rFonts w:eastAsia="標楷體"/>
          <w:spacing w:val="-1"/>
        </w:rPr>
        <w:t xml:space="preserve"> </w:t>
      </w:r>
      <w:r w:rsidRPr="005D40D0">
        <w:rPr>
          <w:rFonts w:eastAsia="標楷體"/>
        </w:rPr>
        <w:t xml:space="preserve">Image </w:t>
      </w:r>
      <w:r w:rsidRPr="005D40D0">
        <w:rPr>
          <w:rFonts w:eastAsia="標楷體"/>
          <w:spacing w:val="-2"/>
        </w:rPr>
        <w:t>Interface</w:t>
      </w:r>
    </w:p>
    <w:p w14:paraId="09A26AD7" w14:textId="77777777" w:rsidR="00CB2FF0" w:rsidRPr="005D40D0" w:rsidRDefault="00000000">
      <w:pPr>
        <w:pStyle w:val="a4"/>
        <w:numPr>
          <w:ilvl w:val="0"/>
          <w:numId w:val="4"/>
        </w:numPr>
        <w:tabs>
          <w:tab w:val="left" w:pos="664"/>
        </w:tabs>
        <w:spacing w:before="264"/>
        <w:ind w:left="664" w:hanging="359"/>
        <w:rPr>
          <w:rFonts w:eastAsia="標楷體"/>
          <w:sz w:val="24"/>
        </w:rPr>
      </w:pPr>
      <w:r w:rsidRPr="005D40D0">
        <w:rPr>
          <w:rFonts w:eastAsia="標楷體"/>
          <w:sz w:val="24"/>
        </w:rPr>
        <w:t>Medical</w:t>
      </w:r>
      <w:r w:rsidRPr="005D40D0">
        <w:rPr>
          <w:rFonts w:eastAsia="標楷體"/>
          <w:spacing w:val="-3"/>
          <w:sz w:val="24"/>
        </w:rPr>
        <w:t xml:space="preserve"> </w:t>
      </w:r>
      <w:r w:rsidRPr="005D40D0">
        <w:rPr>
          <w:rFonts w:eastAsia="標楷體"/>
          <w:sz w:val="24"/>
        </w:rPr>
        <w:t>information</w:t>
      </w:r>
      <w:r w:rsidRPr="005D40D0">
        <w:rPr>
          <w:rFonts w:eastAsia="標楷體"/>
          <w:spacing w:val="-1"/>
          <w:sz w:val="24"/>
        </w:rPr>
        <w:t xml:space="preserve"> </w:t>
      </w:r>
      <w:r w:rsidRPr="005D40D0">
        <w:rPr>
          <w:rFonts w:eastAsia="標楷體"/>
          <w:spacing w:val="-2"/>
          <w:sz w:val="24"/>
        </w:rPr>
        <w:t>enquiry</w:t>
      </w:r>
    </w:p>
    <w:p w14:paraId="36E96FC1" w14:textId="77777777" w:rsidR="00CB2FF0" w:rsidRPr="005D40D0" w:rsidRDefault="00000000">
      <w:pPr>
        <w:pStyle w:val="a3"/>
        <w:spacing w:before="264" w:line="470" w:lineRule="auto"/>
        <w:ind w:left="785" w:right="233" w:firstLine="480"/>
        <w:jc w:val="both"/>
        <w:rPr>
          <w:rFonts w:eastAsia="標楷體"/>
        </w:rPr>
      </w:pPr>
      <w:r w:rsidRPr="005D40D0">
        <w:rPr>
          <w:rFonts w:eastAsia="標楷體"/>
        </w:rPr>
        <w:t>The system function allows pet owners inquiring relevant medical problems, including pet diseases, pet vaccines, pet related knowledge, and disease prevention knowledge. It could also transmit pet owners’ problems, through the message transmission system, to veterinary hospitals for responses. Meanwhile, veterinary hospitals</w:t>
      </w:r>
      <w:r w:rsidRPr="005D40D0">
        <w:rPr>
          <w:rFonts w:eastAsia="標楷體"/>
          <w:spacing w:val="-5"/>
        </w:rPr>
        <w:t xml:space="preserve"> </w:t>
      </w:r>
      <w:r w:rsidRPr="005D40D0">
        <w:rPr>
          <w:rFonts w:eastAsia="標楷體"/>
        </w:rPr>
        <w:t>could</w:t>
      </w:r>
      <w:r w:rsidRPr="005D40D0">
        <w:rPr>
          <w:rFonts w:eastAsia="標楷體"/>
          <w:spacing w:val="-1"/>
        </w:rPr>
        <w:t xml:space="preserve"> </w:t>
      </w:r>
      <w:r w:rsidRPr="005D40D0">
        <w:rPr>
          <w:rFonts w:eastAsia="標楷體"/>
        </w:rPr>
        <w:t>also</w:t>
      </w:r>
      <w:r w:rsidRPr="005D40D0">
        <w:rPr>
          <w:rFonts w:eastAsia="標楷體"/>
          <w:spacing w:val="-1"/>
        </w:rPr>
        <w:t xml:space="preserve"> </w:t>
      </w:r>
      <w:r w:rsidRPr="005D40D0">
        <w:rPr>
          <w:rFonts w:eastAsia="標楷體"/>
        </w:rPr>
        <w:t>send</w:t>
      </w:r>
      <w:r w:rsidRPr="005D40D0">
        <w:rPr>
          <w:rFonts w:eastAsia="標楷體"/>
          <w:spacing w:val="-4"/>
        </w:rPr>
        <w:t xml:space="preserve"> </w:t>
      </w:r>
      <w:r w:rsidRPr="005D40D0">
        <w:rPr>
          <w:rFonts w:eastAsia="標楷體"/>
        </w:rPr>
        <w:t>real-time</w:t>
      </w:r>
      <w:r w:rsidRPr="005D40D0">
        <w:rPr>
          <w:rFonts w:eastAsia="標楷體"/>
          <w:spacing w:val="-2"/>
        </w:rPr>
        <w:t xml:space="preserve"> </w:t>
      </w:r>
      <w:r w:rsidRPr="005D40D0">
        <w:rPr>
          <w:rFonts w:eastAsia="標楷體"/>
        </w:rPr>
        <w:t>message,</w:t>
      </w:r>
      <w:r w:rsidRPr="005D40D0">
        <w:rPr>
          <w:rFonts w:eastAsia="標楷體"/>
          <w:spacing w:val="-1"/>
        </w:rPr>
        <w:t xml:space="preserve"> </w:t>
      </w:r>
      <w:r w:rsidRPr="005D40D0">
        <w:rPr>
          <w:rFonts w:eastAsia="標楷體"/>
        </w:rPr>
        <w:t>e.g.</w:t>
      </w:r>
      <w:r w:rsidRPr="005D40D0">
        <w:rPr>
          <w:rFonts w:eastAsia="標楷體"/>
          <w:spacing w:val="-1"/>
        </w:rPr>
        <w:t xml:space="preserve"> </w:t>
      </w:r>
      <w:r w:rsidRPr="005D40D0">
        <w:rPr>
          <w:rFonts w:eastAsia="標楷體"/>
        </w:rPr>
        <w:t>pets’</w:t>
      </w:r>
      <w:r w:rsidRPr="005D40D0">
        <w:rPr>
          <w:rFonts w:eastAsia="標楷體"/>
          <w:spacing w:val="-15"/>
        </w:rPr>
        <w:t xml:space="preserve"> </w:t>
      </w:r>
      <w:r w:rsidRPr="005D40D0">
        <w:rPr>
          <w:rFonts w:eastAsia="標楷體"/>
        </w:rPr>
        <w:t>abnormal</w:t>
      </w:r>
      <w:r w:rsidRPr="005D40D0">
        <w:rPr>
          <w:rFonts w:eastAsia="標楷體"/>
          <w:spacing w:val="-1"/>
        </w:rPr>
        <w:t xml:space="preserve"> </w:t>
      </w:r>
      <w:r w:rsidRPr="005D40D0">
        <w:rPr>
          <w:rFonts w:eastAsia="標楷體"/>
        </w:rPr>
        <w:t>state</w:t>
      </w:r>
      <w:r w:rsidRPr="005D40D0">
        <w:rPr>
          <w:rFonts w:eastAsia="標楷體"/>
          <w:spacing w:val="-2"/>
        </w:rPr>
        <w:t xml:space="preserve"> </w:t>
      </w:r>
      <w:r w:rsidRPr="005D40D0">
        <w:rPr>
          <w:rFonts w:eastAsia="標楷體"/>
        </w:rPr>
        <w:t>and</w:t>
      </w:r>
      <w:r w:rsidRPr="005D40D0">
        <w:rPr>
          <w:rFonts w:eastAsia="標楷體"/>
          <w:spacing w:val="-1"/>
        </w:rPr>
        <w:t xml:space="preserve"> </w:t>
      </w:r>
      <w:r w:rsidRPr="005D40D0">
        <w:rPr>
          <w:rFonts w:eastAsia="標楷體"/>
        </w:rPr>
        <w:t>treatment results, to pet owners through the system, which then becomes the communication bridge between pet owners and hospitals. It could help a pet owner establish relevant pet knowledge to enhance the pet companion’s quality of life as well as achieve the idea of preventive health care to provide a more complete medical knowledge network.</w:t>
      </w:r>
    </w:p>
    <w:p w14:paraId="34711B0D" w14:textId="77777777" w:rsidR="00CB2FF0" w:rsidRPr="005D40D0" w:rsidRDefault="00CB2FF0">
      <w:pPr>
        <w:spacing w:line="470" w:lineRule="auto"/>
        <w:jc w:val="both"/>
        <w:rPr>
          <w:rFonts w:eastAsia="標楷體"/>
        </w:rPr>
        <w:sectPr w:rsidR="00CB2FF0" w:rsidRPr="005D40D0">
          <w:pgSz w:w="11910" w:h="16840"/>
          <w:pgMar w:top="1420" w:right="1180" w:bottom="1200" w:left="1680" w:header="0" w:footer="1017" w:gutter="0"/>
          <w:cols w:space="720"/>
        </w:sectPr>
      </w:pPr>
    </w:p>
    <w:p w14:paraId="722796B0" w14:textId="77777777" w:rsidR="00CB2FF0" w:rsidRPr="005D40D0" w:rsidRDefault="00000000">
      <w:pPr>
        <w:pStyle w:val="a4"/>
        <w:numPr>
          <w:ilvl w:val="0"/>
          <w:numId w:val="4"/>
        </w:numPr>
        <w:tabs>
          <w:tab w:val="left" w:pos="787"/>
        </w:tabs>
        <w:spacing w:before="71"/>
        <w:ind w:left="787" w:hanging="482"/>
        <w:rPr>
          <w:rFonts w:eastAsia="標楷體"/>
          <w:sz w:val="24"/>
        </w:rPr>
      </w:pPr>
      <w:r w:rsidRPr="005D40D0">
        <w:rPr>
          <w:rFonts w:eastAsia="標楷體"/>
          <w:sz w:val="24"/>
        </w:rPr>
        <w:lastRenderedPageBreak/>
        <w:t>Information</w:t>
      </w:r>
      <w:r w:rsidRPr="005D40D0">
        <w:rPr>
          <w:rFonts w:eastAsia="標楷體"/>
          <w:spacing w:val="-6"/>
          <w:sz w:val="24"/>
        </w:rPr>
        <w:t xml:space="preserve"> </w:t>
      </w:r>
      <w:r w:rsidRPr="005D40D0">
        <w:rPr>
          <w:rFonts w:eastAsia="標楷體"/>
          <w:spacing w:val="-2"/>
          <w:sz w:val="24"/>
        </w:rPr>
        <w:t>sharing</w:t>
      </w:r>
    </w:p>
    <w:p w14:paraId="73CCDD63" w14:textId="77777777" w:rsidR="00CB2FF0" w:rsidRPr="005D40D0" w:rsidRDefault="00000000">
      <w:pPr>
        <w:pStyle w:val="a3"/>
        <w:spacing w:before="264" w:line="470" w:lineRule="auto"/>
        <w:ind w:left="785" w:right="231" w:firstLine="480"/>
        <w:jc w:val="both"/>
        <w:rPr>
          <w:rFonts w:eastAsia="標楷體"/>
        </w:rPr>
      </w:pPr>
      <w:r w:rsidRPr="005D40D0">
        <w:rPr>
          <w:rFonts w:eastAsia="標楷體"/>
          <w:noProof/>
        </w:rPr>
        <w:drawing>
          <wp:anchor distT="0" distB="0" distL="0" distR="0" simplePos="0" relativeHeight="251692544" behindDoc="1" locked="0" layoutInCell="1" allowOverlap="1" wp14:anchorId="2433E98D" wp14:editId="769385E9">
            <wp:simplePos x="0" y="0"/>
            <wp:positionH relativeFrom="page">
              <wp:posOffset>1652890</wp:posOffset>
            </wp:positionH>
            <wp:positionV relativeFrom="paragraph">
              <wp:posOffset>1793623</wp:posOffset>
            </wp:positionV>
            <wp:extent cx="4628860" cy="4728872"/>
            <wp:effectExtent l="0" t="0" r="0" b="0"/>
            <wp:wrapNone/>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In the advanced information technology era, the development of community networks is prosperous and a lot of businesses contain network marketing in the business strategies. Check-in and sharing articles and pictures are the most powerful information communication in network marketing. The function of information sharing is therefore proposed in this study, allowing a pet owner directly using the APP provided by a veterinary hospital and sharing the contents, such as the pet’s real-time images, medical information provided by the medical information enquiry system, and considerate messages sent from the message transmission system. A</w:t>
      </w:r>
      <w:r w:rsidRPr="005D40D0">
        <w:rPr>
          <w:rFonts w:eastAsia="標楷體"/>
          <w:spacing w:val="-9"/>
        </w:rPr>
        <w:t xml:space="preserve"> </w:t>
      </w:r>
      <w:r w:rsidRPr="005D40D0">
        <w:rPr>
          <w:rFonts w:eastAsia="標楷體"/>
        </w:rPr>
        <w:t>pet owner’s sharing could promote the service provided by a veterinary hospital and, coping with the trend of the time, expose good systems and good services in public.</w:t>
      </w:r>
    </w:p>
    <w:p w14:paraId="15561E1F" w14:textId="77777777" w:rsidR="00CB2FF0" w:rsidRPr="005D40D0" w:rsidRDefault="00000000">
      <w:pPr>
        <w:pStyle w:val="a4"/>
        <w:numPr>
          <w:ilvl w:val="0"/>
          <w:numId w:val="4"/>
        </w:numPr>
        <w:tabs>
          <w:tab w:val="left" w:pos="664"/>
        </w:tabs>
        <w:spacing w:line="267" w:lineRule="exact"/>
        <w:ind w:left="664" w:hanging="359"/>
        <w:rPr>
          <w:rFonts w:eastAsia="標楷體"/>
          <w:sz w:val="24"/>
        </w:rPr>
      </w:pPr>
      <w:r w:rsidRPr="005D40D0">
        <w:rPr>
          <w:rFonts w:eastAsia="標楷體"/>
          <w:sz w:val="24"/>
        </w:rPr>
        <w:t>Latest</w:t>
      </w:r>
      <w:r w:rsidRPr="005D40D0">
        <w:rPr>
          <w:rFonts w:eastAsia="標楷體"/>
          <w:spacing w:val="-3"/>
          <w:sz w:val="24"/>
        </w:rPr>
        <w:t xml:space="preserve"> </w:t>
      </w:r>
      <w:r w:rsidRPr="005D40D0">
        <w:rPr>
          <w:rFonts w:eastAsia="標楷體"/>
          <w:spacing w:val="-4"/>
          <w:sz w:val="24"/>
        </w:rPr>
        <w:t>news</w:t>
      </w:r>
    </w:p>
    <w:p w14:paraId="23CE482E" w14:textId="77777777" w:rsidR="00CB2FF0" w:rsidRPr="005D40D0" w:rsidRDefault="00000000">
      <w:pPr>
        <w:pStyle w:val="a3"/>
        <w:spacing w:before="264" w:line="470" w:lineRule="auto"/>
        <w:ind w:left="785" w:right="235" w:firstLine="480"/>
        <w:jc w:val="both"/>
        <w:rPr>
          <w:rFonts w:eastAsia="標楷體"/>
        </w:rPr>
      </w:pPr>
      <w:r w:rsidRPr="005D40D0">
        <w:rPr>
          <w:rFonts w:eastAsia="標楷體"/>
        </w:rPr>
        <w:t>The system proposed in this study presents the function of latest news reminder, which could be set for receiving, so that a pet owner could grasp the latest real-time information of a veterinary hospital and the hospitalized pet, and product and treatment offers of the veterinary hospital could be sent to owners. When there is research on special disease infection, specific owners would be noticed of the relevant pet medical care knowledge, health safety, and health care</w:t>
      </w:r>
      <w:r w:rsidRPr="005D40D0">
        <w:rPr>
          <w:rFonts w:eastAsia="標楷體"/>
          <w:spacing w:val="40"/>
        </w:rPr>
        <w:t xml:space="preserve"> </w:t>
      </w:r>
      <w:r w:rsidRPr="005D40D0">
        <w:rPr>
          <w:rFonts w:eastAsia="標楷體"/>
        </w:rPr>
        <w:t>to achieve the objective of prevention.</w:t>
      </w:r>
    </w:p>
    <w:p w14:paraId="3BB3DA0A" w14:textId="77777777" w:rsidR="00CB2FF0" w:rsidRPr="005D40D0" w:rsidRDefault="00000000">
      <w:pPr>
        <w:pStyle w:val="2"/>
        <w:tabs>
          <w:tab w:val="left" w:pos="2070"/>
        </w:tabs>
        <w:spacing w:before="45"/>
        <w:rPr>
          <w:rFonts w:eastAsia="標楷體"/>
        </w:rPr>
      </w:pPr>
      <w:bookmarkStart w:id="30" w:name="_bookmark30"/>
      <w:bookmarkEnd w:id="30"/>
      <w:r w:rsidRPr="005D40D0">
        <w:rPr>
          <w:rFonts w:eastAsia="標楷體"/>
        </w:rPr>
        <w:t>Section</w:t>
      </w:r>
      <w:r w:rsidRPr="005D40D0">
        <w:rPr>
          <w:rFonts w:eastAsia="標楷體"/>
          <w:spacing w:val="-11"/>
        </w:rPr>
        <w:t xml:space="preserve"> </w:t>
      </w:r>
      <w:r w:rsidRPr="005D40D0">
        <w:rPr>
          <w:rFonts w:eastAsia="標楷體"/>
          <w:spacing w:val="-5"/>
        </w:rPr>
        <w:t>III</w:t>
      </w:r>
      <w:r w:rsidRPr="005D40D0">
        <w:rPr>
          <w:rFonts w:eastAsia="標楷體"/>
        </w:rPr>
        <w:tab/>
        <w:t>Manager</w:t>
      </w:r>
      <w:r w:rsidRPr="005D40D0">
        <w:rPr>
          <w:rFonts w:eastAsia="標楷體"/>
          <w:spacing w:val="-13"/>
        </w:rPr>
        <w:t xml:space="preserve"> </w:t>
      </w:r>
      <w:r w:rsidRPr="005D40D0">
        <w:rPr>
          <w:rFonts w:eastAsia="標楷體"/>
        </w:rPr>
        <w:t>System</w:t>
      </w:r>
      <w:r w:rsidRPr="005D40D0">
        <w:rPr>
          <w:rFonts w:eastAsia="標楷體"/>
          <w:spacing w:val="-13"/>
        </w:rPr>
        <w:t xml:space="preserve"> </w:t>
      </w:r>
      <w:r w:rsidRPr="005D40D0">
        <w:rPr>
          <w:rFonts w:eastAsia="標楷體"/>
          <w:spacing w:val="-2"/>
        </w:rPr>
        <w:t>Function</w:t>
      </w:r>
    </w:p>
    <w:p w14:paraId="7DC0767D" w14:textId="77777777" w:rsidR="00CB2FF0" w:rsidRPr="005D40D0" w:rsidRDefault="00000000">
      <w:pPr>
        <w:pStyle w:val="a3"/>
        <w:spacing w:before="302" w:line="470" w:lineRule="auto"/>
        <w:ind w:left="305" w:right="237" w:firstLine="479"/>
        <w:jc w:val="both"/>
        <w:rPr>
          <w:rFonts w:eastAsia="標楷體"/>
        </w:rPr>
      </w:pPr>
      <w:r w:rsidRPr="005D40D0">
        <w:rPr>
          <w:rFonts w:eastAsia="標楷體"/>
        </w:rPr>
        <w:t>Cloud</w:t>
      </w:r>
      <w:r w:rsidRPr="005D40D0">
        <w:rPr>
          <w:rFonts w:eastAsia="標楷體"/>
          <w:spacing w:val="-1"/>
        </w:rPr>
        <w:t xml:space="preserve"> </w:t>
      </w:r>
      <w:r w:rsidRPr="005D40D0">
        <w:rPr>
          <w:rFonts w:eastAsia="標楷體"/>
        </w:rPr>
        <w:t>service</w:t>
      </w:r>
      <w:r w:rsidRPr="005D40D0">
        <w:rPr>
          <w:rFonts w:eastAsia="標楷體"/>
          <w:spacing w:val="-1"/>
        </w:rPr>
        <w:t xml:space="preserve"> </w:t>
      </w:r>
      <w:r w:rsidRPr="005D40D0">
        <w:rPr>
          <w:rFonts w:eastAsia="標楷體"/>
        </w:rPr>
        <w:t>platform has</w:t>
      </w:r>
      <w:r w:rsidRPr="005D40D0">
        <w:rPr>
          <w:rFonts w:eastAsia="標楷體"/>
          <w:spacing w:val="-1"/>
        </w:rPr>
        <w:t xml:space="preserve"> </w:t>
      </w:r>
      <w:r w:rsidRPr="005D40D0">
        <w:rPr>
          <w:rFonts w:eastAsia="標楷體"/>
        </w:rPr>
        <w:t>been broadly</w:t>
      </w:r>
      <w:r w:rsidRPr="005D40D0">
        <w:rPr>
          <w:rFonts w:eastAsia="標楷體"/>
          <w:spacing w:val="-3"/>
        </w:rPr>
        <w:t xml:space="preserve"> </w:t>
      </w:r>
      <w:r w:rsidRPr="005D40D0">
        <w:rPr>
          <w:rFonts w:eastAsia="標楷體"/>
        </w:rPr>
        <w:t>applied</w:t>
      </w:r>
      <w:r w:rsidRPr="005D40D0">
        <w:rPr>
          <w:rFonts w:eastAsia="標楷體"/>
          <w:spacing w:val="-1"/>
        </w:rPr>
        <w:t xml:space="preserve"> </w:t>
      </w:r>
      <w:r w:rsidRPr="005D40D0">
        <w:rPr>
          <w:rFonts w:eastAsia="標楷體"/>
        </w:rPr>
        <w:t>currently,</w:t>
      </w:r>
      <w:r w:rsidRPr="005D40D0">
        <w:rPr>
          <w:rFonts w:eastAsia="標楷體"/>
          <w:spacing w:val="-1"/>
        </w:rPr>
        <w:t xml:space="preserve"> </w:t>
      </w:r>
      <w:r w:rsidRPr="005D40D0">
        <w:rPr>
          <w:rFonts w:eastAsia="標楷體"/>
        </w:rPr>
        <w:t>and a</w:t>
      </w:r>
      <w:r w:rsidRPr="005D40D0">
        <w:rPr>
          <w:rFonts w:eastAsia="標楷體"/>
          <w:spacing w:val="-1"/>
        </w:rPr>
        <w:t xml:space="preserve"> </w:t>
      </w:r>
      <w:r w:rsidRPr="005D40D0">
        <w:rPr>
          <w:rFonts w:eastAsia="標楷體"/>
        </w:rPr>
        <w:t>lot</w:t>
      </w:r>
      <w:r w:rsidRPr="005D40D0">
        <w:rPr>
          <w:rFonts w:eastAsia="標楷體"/>
          <w:spacing w:val="-1"/>
        </w:rPr>
        <w:t xml:space="preserve"> </w:t>
      </w:r>
      <w:r w:rsidRPr="005D40D0">
        <w:rPr>
          <w:rFonts w:eastAsia="標楷體"/>
        </w:rPr>
        <w:t>of system</w:t>
      </w:r>
      <w:r w:rsidRPr="005D40D0">
        <w:rPr>
          <w:rFonts w:eastAsia="標楷體"/>
          <w:spacing w:val="-1"/>
        </w:rPr>
        <w:t xml:space="preserve"> </w:t>
      </w:r>
      <w:r w:rsidRPr="005D40D0">
        <w:rPr>
          <w:rFonts w:eastAsia="標楷體"/>
        </w:rPr>
        <w:t>data and functions have been integrated to existing systems through Cloud service. Cloud service platform provides information and system services so that veterinarians, veterinary</w:t>
      </w:r>
      <w:r w:rsidRPr="005D40D0">
        <w:rPr>
          <w:rFonts w:eastAsia="標楷體"/>
          <w:spacing w:val="23"/>
        </w:rPr>
        <w:t xml:space="preserve"> </w:t>
      </w:r>
      <w:r w:rsidRPr="005D40D0">
        <w:rPr>
          <w:rFonts w:eastAsia="標楷體"/>
        </w:rPr>
        <w:t>hospital</w:t>
      </w:r>
      <w:r w:rsidRPr="005D40D0">
        <w:rPr>
          <w:rFonts w:eastAsia="標楷體"/>
          <w:spacing w:val="30"/>
        </w:rPr>
        <w:t xml:space="preserve"> </w:t>
      </w:r>
      <w:r w:rsidRPr="005D40D0">
        <w:rPr>
          <w:rFonts w:eastAsia="標楷體"/>
        </w:rPr>
        <w:t>operators,</w:t>
      </w:r>
      <w:r w:rsidRPr="005D40D0">
        <w:rPr>
          <w:rFonts w:eastAsia="標楷體"/>
          <w:spacing w:val="30"/>
        </w:rPr>
        <w:t xml:space="preserve"> </w:t>
      </w:r>
      <w:r w:rsidRPr="005D40D0">
        <w:rPr>
          <w:rFonts w:eastAsia="標楷體"/>
        </w:rPr>
        <w:t>and</w:t>
      </w:r>
      <w:r w:rsidRPr="005D40D0">
        <w:rPr>
          <w:rFonts w:eastAsia="標楷體"/>
          <w:spacing w:val="30"/>
        </w:rPr>
        <w:t xml:space="preserve"> </w:t>
      </w:r>
      <w:r w:rsidRPr="005D40D0">
        <w:rPr>
          <w:rFonts w:eastAsia="標楷體"/>
        </w:rPr>
        <w:t>system</w:t>
      </w:r>
      <w:r w:rsidRPr="005D40D0">
        <w:rPr>
          <w:rFonts w:eastAsia="標楷體"/>
          <w:spacing w:val="30"/>
        </w:rPr>
        <w:t xml:space="preserve"> </w:t>
      </w:r>
      <w:r w:rsidRPr="005D40D0">
        <w:rPr>
          <w:rFonts w:eastAsia="標楷體"/>
        </w:rPr>
        <w:t>managers</w:t>
      </w:r>
      <w:r w:rsidRPr="005D40D0">
        <w:rPr>
          <w:rFonts w:eastAsia="標楷體"/>
          <w:spacing w:val="30"/>
        </w:rPr>
        <w:t xml:space="preserve"> </w:t>
      </w:r>
      <w:r w:rsidRPr="005D40D0">
        <w:rPr>
          <w:rFonts w:eastAsia="標楷體"/>
        </w:rPr>
        <w:t>could</w:t>
      </w:r>
      <w:r w:rsidRPr="005D40D0">
        <w:rPr>
          <w:rFonts w:eastAsia="標楷體"/>
          <w:spacing w:val="31"/>
        </w:rPr>
        <w:t xml:space="preserve"> </w:t>
      </w:r>
      <w:r w:rsidRPr="005D40D0">
        <w:rPr>
          <w:rFonts w:eastAsia="標楷體"/>
        </w:rPr>
        <w:t>operate</w:t>
      </w:r>
      <w:r w:rsidRPr="005D40D0">
        <w:rPr>
          <w:rFonts w:eastAsia="標楷體"/>
          <w:spacing w:val="30"/>
        </w:rPr>
        <w:t xml:space="preserve"> </w:t>
      </w:r>
      <w:r w:rsidRPr="005D40D0">
        <w:rPr>
          <w:rFonts w:eastAsia="標楷體"/>
        </w:rPr>
        <w:t>veterinary</w:t>
      </w:r>
      <w:r w:rsidRPr="005D40D0">
        <w:rPr>
          <w:rFonts w:eastAsia="標楷體"/>
          <w:spacing w:val="26"/>
        </w:rPr>
        <w:t xml:space="preserve"> </w:t>
      </w:r>
      <w:r w:rsidRPr="005D40D0">
        <w:rPr>
          <w:rFonts w:eastAsia="標楷體"/>
          <w:spacing w:val="-2"/>
        </w:rPr>
        <w:t>hospitals</w:t>
      </w:r>
    </w:p>
    <w:p w14:paraId="5B8E96D7"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083D92A5" w14:textId="77777777" w:rsidR="00CB2FF0" w:rsidRPr="005D40D0" w:rsidRDefault="00000000">
      <w:pPr>
        <w:pStyle w:val="a3"/>
        <w:spacing w:before="71" w:line="470" w:lineRule="auto"/>
        <w:ind w:left="305" w:right="236"/>
        <w:jc w:val="both"/>
        <w:rPr>
          <w:rFonts w:eastAsia="標楷體"/>
        </w:rPr>
      </w:pPr>
      <w:r w:rsidRPr="005D40D0">
        <w:rPr>
          <w:rFonts w:eastAsia="標楷體"/>
        </w:rPr>
        <w:lastRenderedPageBreak/>
        <w:t>through Cloud system and manage the synchrony of veterinarian and owner (customer) systems. Aiming at different roles and functions, including veterinarians, operators, and system managers, the proposed system is demonstrated as follows:</w:t>
      </w:r>
    </w:p>
    <w:p w14:paraId="3D2F83EE" w14:textId="77777777" w:rsidR="00CB2FF0" w:rsidRPr="005D40D0" w:rsidRDefault="00000000">
      <w:pPr>
        <w:pStyle w:val="a4"/>
        <w:numPr>
          <w:ilvl w:val="1"/>
          <w:numId w:val="4"/>
        </w:numPr>
        <w:tabs>
          <w:tab w:val="left" w:pos="948"/>
        </w:tabs>
        <w:spacing w:line="273" w:lineRule="exact"/>
        <w:rPr>
          <w:rFonts w:eastAsia="標楷體"/>
          <w:sz w:val="24"/>
        </w:rPr>
      </w:pPr>
      <w:r w:rsidRPr="005D40D0">
        <w:rPr>
          <w:rFonts w:eastAsia="標楷體"/>
          <w:spacing w:val="-2"/>
          <w:sz w:val="24"/>
        </w:rPr>
        <w:t>Veterinarian</w:t>
      </w:r>
    </w:p>
    <w:p w14:paraId="62E51FF2" w14:textId="77777777" w:rsidR="00CB2FF0" w:rsidRPr="005D40D0" w:rsidRDefault="00000000">
      <w:pPr>
        <w:pStyle w:val="a3"/>
        <w:spacing w:before="264" w:line="470" w:lineRule="auto"/>
        <w:ind w:left="1265" w:right="235" w:firstLine="480"/>
        <w:jc w:val="both"/>
        <w:rPr>
          <w:rFonts w:eastAsia="標楷體"/>
        </w:rPr>
      </w:pPr>
      <w:r w:rsidRPr="005D40D0">
        <w:rPr>
          <w:rFonts w:eastAsia="標楷體"/>
          <w:noProof/>
        </w:rPr>
        <w:drawing>
          <wp:anchor distT="0" distB="0" distL="0" distR="0" simplePos="0" relativeHeight="251694592" behindDoc="1" locked="0" layoutInCell="1" allowOverlap="1" wp14:anchorId="1485249F" wp14:editId="52DAADAB">
            <wp:simplePos x="0" y="0"/>
            <wp:positionH relativeFrom="page">
              <wp:posOffset>1652890</wp:posOffset>
            </wp:positionH>
            <wp:positionV relativeFrom="paragraph">
              <wp:posOffset>764923</wp:posOffset>
            </wp:positionV>
            <wp:extent cx="4628860" cy="4728872"/>
            <wp:effectExtent l="0" t="0" r="0" b="0"/>
            <wp:wrapNone/>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Veterinarians are those engaging in veterinary hospital related affairs, including veterinarians, assistants, and nurses. Pet medical staff mainly</w:t>
      </w:r>
      <w:r w:rsidRPr="005D40D0">
        <w:rPr>
          <w:rFonts w:eastAsia="標楷體"/>
          <w:spacing w:val="-3"/>
        </w:rPr>
        <w:t xml:space="preserve"> </w:t>
      </w:r>
      <w:r w:rsidRPr="005D40D0">
        <w:rPr>
          <w:rFonts w:eastAsia="標楷體"/>
        </w:rPr>
        <w:t xml:space="preserve">serves clients and satisfy clients’ needs. This system provides relevant functions for medical staff assisting veterinarians in taking care of pets’ medical practice, grasping the health conditions, and immediately and professionally dealing with pets’ physiological problems. Figure 4-6 shows the veterinarian system </w:t>
      </w:r>
      <w:r w:rsidRPr="005D40D0">
        <w:rPr>
          <w:rFonts w:eastAsia="標楷體"/>
          <w:spacing w:val="-2"/>
        </w:rPr>
        <w:t>functions.</w:t>
      </w:r>
    </w:p>
    <w:p w14:paraId="0B0762A1" w14:textId="77777777" w:rsidR="00CB2FF0" w:rsidRPr="005D40D0" w:rsidRDefault="00000000">
      <w:pPr>
        <w:pStyle w:val="a3"/>
        <w:ind w:left="310"/>
        <w:rPr>
          <w:rFonts w:eastAsia="標楷體"/>
          <w:sz w:val="20"/>
        </w:rPr>
      </w:pPr>
      <w:r w:rsidRPr="005D40D0">
        <w:rPr>
          <w:rFonts w:eastAsia="標楷體"/>
          <w:noProof/>
          <w:sz w:val="20"/>
        </w:rPr>
        <w:drawing>
          <wp:inline distT="0" distB="0" distL="0" distR="0" wp14:anchorId="2A456505" wp14:editId="434139DF">
            <wp:extent cx="5389354" cy="2569464"/>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26" cstate="print"/>
                    <a:stretch>
                      <a:fillRect/>
                    </a:stretch>
                  </pic:blipFill>
                  <pic:spPr>
                    <a:xfrm>
                      <a:off x="0" y="0"/>
                      <a:ext cx="5389354" cy="2569464"/>
                    </a:xfrm>
                    <a:prstGeom prst="rect">
                      <a:avLst/>
                    </a:prstGeom>
                  </pic:spPr>
                </pic:pic>
              </a:graphicData>
            </a:graphic>
          </wp:inline>
        </w:drawing>
      </w:r>
    </w:p>
    <w:p w14:paraId="355F7A8E" w14:textId="77777777" w:rsidR="00CB2FF0" w:rsidRPr="005D40D0" w:rsidRDefault="00000000">
      <w:pPr>
        <w:pStyle w:val="a3"/>
        <w:spacing w:before="268"/>
        <w:ind w:left="853" w:right="502"/>
        <w:jc w:val="center"/>
        <w:rPr>
          <w:rFonts w:eastAsia="標楷體"/>
        </w:rPr>
      </w:pPr>
      <w:bookmarkStart w:id="31" w:name="_bookmark31"/>
      <w:bookmarkEnd w:id="31"/>
      <w:r w:rsidRPr="005D40D0">
        <w:rPr>
          <w:rFonts w:eastAsia="標楷體"/>
        </w:rPr>
        <w:t>Figure</w:t>
      </w:r>
      <w:r w:rsidRPr="005D40D0">
        <w:rPr>
          <w:rFonts w:eastAsia="標楷體"/>
          <w:spacing w:val="-5"/>
        </w:rPr>
        <w:t xml:space="preserve"> </w:t>
      </w:r>
      <w:r w:rsidRPr="005D40D0">
        <w:rPr>
          <w:rFonts w:eastAsia="標楷體"/>
        </w:rPr>
        <w:t>4-6 Veterinarian</w:t>
      </w:r>
      <w:r w:rsidRPr="005D40D0">
        <w:rPr>
          <w:rFonts w:eastAsia="標楷體"/>
          <w:spacing w:val="-1"/>
        </w:rPr>
        <w:t xml:space="preserve"> </w:t>
      </w:r>
      <w:r w:rsidRPr="005D40D0">
        <w:rPr>
          <w:rFonts w:eastAsia="標楷體"/>
        </w:rPr>
        <w:t>System</w:t>
      </w:r>
      <w:r w:rsidRPr="005D40D0">
        <w:rPr>
          <w:rFonts w:eastAsia="標楷體"/>
          <w:spacing w:val="-1"/>
        </w:rPr>
        <w:t xml:space="preserve"> </w:t>
      </w:r>
      <w:r w:rsidRPr="005D40D0">
        <w:rPr>
          <w:rFonts w:eastAsia="標楷體"/>
          <w:spacing w:val="-2"/>
        </w:rPr>
        <w:t>Functions</w:t>
      </w:r>
    </w:p>
    <w:p w14:paraId="2AED58AD" w14:textId="77777777" w:rsidR="00CB2FF0" w:rsidRPr="005D40D0" w:rsidRDefault="00000000">
      <w:pPr>
        <w:pStyle w:val="a4"/>
        <w:numPr>
          <w:ilvl w:val="2"/>
          <w:numId w:val="4"/>
        </w:numPr>
        <w:tabs>
          <w:tab w:val="left" w:pos="1580"/>
        </w:tabs>
        <w:spacing w:before="264"/>
        <w:ind w:left="1580" w:hanging="359"/>
        <w:rPr>
          <w:rFonts w:eastAsia="標楷體"/>
          <w:sz w:val="24"/>
        </w:rPr>
      </w:pPr>
      <w:r w:rsidRPr="005D40D0">
        <w:rPr>
          <w:rFonts w:eastAsia="標楷體"/>
          <w:sz w:val="24"/>
        </w:rPr>
        <w:t>Pet</w:t>
      </w:r>
      <w:r w:rsidRPr="005D40D0">
        <w:rPr>
          <w:rFonts w:eastAsia="標楷體"/>
          <w:spacing w:val="-2"/>
          <w:sz w:val="24"/>
        </w:rPr>
        <w:t xml:space="preserve"> </w:t>
      </w:r>
      <w:r w:rsidRPr="005D40D0">
        <w:rPr>
          <w:rFonts w:eastAsia="標楷體"/>
          <w:sz w:val="24"/>
        </w:rPr>
        <w:t>medical</w:t>
      </w:r>
      <w:r w:rsidRPr="005D40D0">
        <w:rPr>
          <w:rFonts w:eastAsia="標楷體"/>
          <w:spacing w:val="-2"/>
          <w:sz w:val="24"/>
        </w:rPr>
        <w:t xml:space="preserve"> </w:t>
      </w:r>
      <w:r w:rsidRPr="005D40D0">
        <w:rPr>
          <w:rFonts w:eastAsia="標楷體"/>
          <w:sz w:val="24"/>
        </w:rPr>
        <w:t>care</w:t>
      </w:r>
      <w:r w:rsidRPr="005D40D0">
        <w:rPr>
          <w:rFonts w:eastAsia="標楷體"/>
          <w:spacing w:val="-1"/>
          <w:sz w:val="24"/>
        </w:rPr>
        <w:t xml:space="preserve"> </w:t>
      </w:r>
      <w:r w:rsidRPr="005D40D0">
        <w:rPr>
          <w:rFonts w:eastAsia="標楷體"/>
          <w:spacing w:val="-2"/>
          <w:sz w:val="24"/>
        </w:rPr>
        <w:t>record</w:t>
      </w:r>
    </w:p>
    <w:p w14:paraId="6E6FBC70" w14:textId="77777777" w:rsidR="00CB2FF0" w:rsidRPr="005D40D0" w:rsidRDefault="00000000">
      <w:pPr>
        <w:pStyle w:val="a3"/>
        <w:spacing w:before="265" w:line="470" w:lineRule="auto"/>
        <w:ind w:left="1265" w:right="232" w:firstLine="458"/>
        <w:jc w:val="both"/>
        <w:rPr>
          <w:rFonts w:eastAsia="標楷體"/>
        </w:rPr>
      </w:pPr>
      <w:r w:rsidRPr="005D40D0">
        <w:rPr>
          <w:rFonts w:eastAsia="標楷體"/>
        </w:rPr>
        <w:t>Pet medical care record system mainly records pet-related medical information. Pet diseases and prescriptions recorded by veterinarians are transmitted to the Cloud server database, including pet’s chip number, owner, variety, figure, size, illness factor, medical records, and veterinarian’s data. The</w:t>
      </w:r>
      <w:r w:rsidRPr="005D40D0">
        <w:rPr>
          <w:rFonts w:eastAsia="標楷體"/>
          <w:spacing w:val="69"/>
        </w:rPr>
        <w:t xml:space="preserve"> </w:t>
      </w:r>
      <w:r w:rsidRPr="005D40D0">
        <w:rPr>
          <w:rFonts w:eastAsia="標楷體"/>
        </w:rPr>
        <w:t>system</w:t>
      </w:r>
      <w:r w:rsidRPr="005D40D0">
        <w:rPr>
          <w:rFonts w:eastAsia="標楷體"/>
          <w:spacing w:val="75"/>
        </w:rPr>
        <w:t xml:space="preserve"> </w:t>
      </w:r>
      <w:r w:rsidRPr="005D40D0">
        <w:rPr>
          <w:rFonts w:eastAsia="標楷體"/>
        </w:rPr>
        <w:t>would</w:t>
      </w:r>
      <w:r w:rsidRPr="005D40D0">
        <w:rPr>
          <w:rFonts w:eastAsia="標楷體"/>
          <w:spacing w:val="73"/>
        </w:rPr>
        <w:t xml:space="preserve"> </w:t>
      </w:r>
      <w:r w:rsidRPr="005D40D0">
        <w:rPr>
          <w:rFonts w:eastAsia="標楷體"/>
        </w:rPr>
        <w:t>record</w:t>
      </w:r>
      <w:r w:rsidRPr="005D40D0">
        <w:rPr>
          <w:rFonts w:eastAsia="標楷體"/>
          <w:spacing w:val="74"/>
        </w:rPr>
        <w:t xml:space="preserve"> </w:t>
      </w:r>
      <w:r w:rsidRPr="005D40D0">
        <w:rPr>
          <w:rFonts w:eastAsia="標楷體"/>
        </w:rPr>
        <w:t>a</w:t>
      </w:r>
      <w:r w:rsidRPr="005D40D0">
        <w:rPr>
          <w:rFonts w:eastAsia="標楷體"/>
          <w:spacing w:val="72"/>
        </w:rPr>
        <w:t xml:space="preserve"> </w:t>
      </w:r>
      <w:r w:rsidRPr="005D40D0">
        <w:rPr>
          <w:rFonts w:eastAsia="標楷體"/>
        </w:rPr>
        <w:t>pet’s</w:t>
      </w:r>
      <w:r w:rsidRPr="005D40D0">
        <w:rPr>
          <w:rFonts w:eastAsia="標楷體"/>
          <w:spacing w:val="73"/>
        </w:rPr>
        <w:t xml:space="preserve"> </w:t>
      </w:r>
      <w:r w:rsidRPr="005D40D0">
        <w:rPr>
          <w:rFonts w:eastAsia="標楷體"/>
        </w:rPr>
        <w:t>diseases</w:t>
      </w:r>
      <w:r w:rsidRPr="005D40D0">
        <w:rPr>
          <w:rFonts w:eastAsia="標楷體"/>
          <w:spacing w:val="73"/>
        </w:rPr>
        <w:t xml:space="preserve"> </w:t>
      </w:r>
      <w:r w:rsidRPr="005D40D0">
        <w:rPr>
          <w:rFonts w:eastAsia="標楷體"/>
        </w:rPr>
        <w:t>and</w:t>
      </w:r>
      <w:r w:rsidRPr="005D40D0">
        <w:rPr>
          <w:rFonts w:eastAsia="標楷體"/>
          <w:spacing w:val="75"/>
        </w:rPr>
        <w:t xml:space="preserve"> </w:t>
      </w:r>
      <w:r w:rsidRPr="005D40D0">
        <w:rPr>
          <w:rFonts w:eastAsia="標楷體"/>
        </w:rPr>
        <w:t>the</w:t>
      </w:r>
      <w:r w:rsidRPr="005D40D0">
        <w:rPr>
          <w:rFonts w:eastAsia="標楷體"/>
          <w:spacing w:val="72"/>
        </w:rPr>
        <w:t xml:space="preserve"> </w:t>
      </w:r>
      <w:r w:rsidRPr="005D40D0">
        <w:rPr>
          <w:rFonts w:eastAsia="標楷體"/>
        </w:rPr>
        <w:t>prescriptions</w:t>
      </w:r>
      <w:r w:rsidRPr="005D40D0">
        <w:rPr>
          <w:rFonts w:eastAsia="標楷體"/>
          <w:spacing w:val="73"/>
        </w:rPr>
        <w:t xml:space="preserve"> </w:t>
      </w:r>
      <w:r w:rsidRPr="005D40D0">
        <w:rPr>
          <w:rFonts w:eastAsia="標楷體"/>
        </w:rPr>
        <w:t>for</w:t>
      </w:r>
      <w:r w:rsidRPr="005D40D0">
        <w:rPr>
          <w:rFonts w:eastAsia="標楷體"/>
          <w:spacing w:val="71"/>
        </w:rPr>
        <w:t xml:space="preserve"> </w:t>
      </w:r>
      <w:r w:rsidRPr="005D40D0">
        <w:rPr>
          <w:rFonts w:eastAsia="標楷體"/>
          <w:spacing w:val="-5"/>
        </w:rPr>
        <w:t>the</w:t>
      </w:r>
    </w:p>
    <w:p w14:paraId="4F9CFB7D"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5468CC57" w14:textId="77777777" w:rsidR="00CB2FF0" w:rsidRPr="005D40D0" w:rsidRDefault="00000000">
      <w:pPr>
        <w:pStyle w:val="a3"/>
        <w:spacing w:before="71" w:line="470" w:lineRule="auto"/>
        <w:ind w:left="1265" w:right="234"/>
        <w:jc w:val="both"/>
        <w:rPr>
          <w:rFonts w:eastAsia="標楷體"/>
        </w:rPr>
      </w:pPr>
      <w:r w:rsidRPr="005D40D0">
        <w:rPr>
          <w:rFonts w:eastAsia="標楷體"/>
        </w:rPr>
        <w:lastRenderedPageBreak/>
        <w:t>reference of the owner and the veterinarian at the next visit. A pet owner, on the other hand, could acquire the pet’s medical records through the mobile phone APP.</w:t>
      </w:r>
    </w:p>
    <w:p w14:paraId="53740EF4" w14:textId="77777777" w:rsidR="00CB2FF0" w:rsidRPr="005D40D0" w:rsidRDefault="00000000">
      <w:pPr>
        <w:pStyle w:val="a4"/>
        <w:numPr>
          <w:ilvl w:val="2"/>
          <w:numId w:val="4"/>
        </w:numPr>
        <w:tabs>
          <w:tab w:val="left" w:pos="1580"/>
        </w:tabs>
        <w:spacing w:line="273" w:lineRule="exact"/>
        <w:ind w:left="1580" w:hanging="359"/>
        <w:rPr>
          <w:rFonts w:eastAsia="標楷體"/>
          <w:sz w:val="24"/>
        </w:rPr>
      </w:pPr>
      <w:r w:rsidRPr="005D40D0">
        <w:rPr>
          <w:rFonts w:eastAsia="標楷體"/>
          <w:sz w:val="24"/>
        </w:rPr>
        <w:t>Real-time</w:t>
      </w:r>
      <w:r w:rsidRPr="005D40D0">
        <w:rPr>
          <w:rFonts w:eastAsia="標楷體"/>
          <w:spacing w:val="-2"/>
          <w:sz w:val="24"/>
        </w:rPr>
        <w:t xml:space="preserve"> video</w:t>
      </w:r>
    </w:p>
    <w:p w14:paraId="266E8F51" w14:textId="77777777" w:rsidR="00CB2FF0" w:rsidRPr="005D40D0" w:rsidRDefault="00000000">
      <w:pPr>
        <w:pStyle w:val="a3"/>
        <w:spacing w:before="264" w:line="470" w:lineRule="auto"/>
        <w:ind w:left="1241" w:right="233" w:firstLine="482"/>
        <w:jc w:val="both"/>
        <w:rPr>
          <w:rFonts w:eastAsia="標楷體"/>
        </w:rPr>
      </w:pPr>
      <w:r w:rsidRPr="005D40D0">
        <w:rPr>
          <w:rFonts w:eastAsia="標楷體"/>
          <w:noProof/>
        </w:rPr>
        <w:drawing>
          <wp:anchor distT="0" distB="0" distL="0" distR="0" simplePos="0" relativeHeight="251696640" behindDoc="1" locked="0" layoutInCell="1" allowOverlap="1" wp14:anchorId="3855FDAC" wp14:editId="55F18B45">
            <wp:simplePos x="0" y="0"/>
            <wp:positionH relativeFrom="page">
              <wp:posOffset>1652890</wp:posOffset>
            </wp:positionH>
            <wp:positionV relativeFrom="paragraph">
              <wp:posOffset>764923</wp:posOffset>
            </wp:positionV>
            <wp:extent cx="4628860" cy="4728872"/>
            <wp:effectExtent l="0" t="0" r="0" b="0"/>
            <wp:wrapNone/>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By equipping real-time video equipment in pet medical care wards and medical rooms for veterinarians monitoring pets’ living situations and recovery conditions could effectively reduce the time and process of</w:t>
      </w:r>
      <w:r w:rsidRPr="005D40D0">
        <w:rPr>
          <w:rFonts w:eastAsia="標楷體"/>
          <w:spacing w:val="40"/>
        </w:rPr>
        <w:t xml:space="preserve"> </w:t>
      </w:r>
      <w:r w:rsidRPr="005D40D0">
        <w:rPr>
          <w:rFonts w:eastAsia="標楷體"/>
        </w:rPr>
        <w:t>inspection by people. Meanwhile, the abnormal state of a pet could be observed through the real-time video equipment. When problems occur, it could reduce delay treatment caused by inadequate information resulting in a pet not being timely placed. Veterinarians, on the other hand, could manage wards through the system to promote the service quality of the hospitals.</w:t>
      </w:r>
    </w:p>
    <w:p w14:paraId="7A7CE6BF" w14:textId="77777777" w:rsidR="00CB2FF0" w:rsidRPr="005D40D0" w:rsidRDefault="00000000">
      <w:pPr>
        <w:pStyle w:val="a4"/>
        <w:numPr>
          <w:ilvl w:val="2"/>
          <w:numId w:val="4"/>
        </w:numPr>
        <w:tabs>
          <w:tab w:val="left" w:pos="1580"/>
        </w:tabs>
        <w:spacing w:line="270" w:lineRule="exact"/>
        <w:ind w:left="1580" w:hanging="359"/>
        <w:rPr>
          <w:rFonts w:eastAsia="標楷體"/>
          <w:sz w:val="24"/>
        </w:rPr>
      </w:pPr>
      <w:r w:rsidRPr="005D40D0">
        <w:rPr>
          <w:rFonts w:eastAsia="標楷體"/>
          <w:sz w:val="24"/>
        </w:rPr>
        <w:t>Registration</w:t>
      </w:r>
      <w:r w:rsidRPr="005D40D0">
        <w:rPr>
          <w:rFonts w:eastAsia="標楷體"/>
          <w:spacing w:val="-8"/>
          <w:sz w:val="24"/>
        </w:rPr>
        <w:t xml:space="preserve"> </w:t>
      </w:r>
      <w:r w:rsidRPr="005D40D0">
        <w:rPr>
          <w:rFonts w:eastAsia="標楷體"/>
          <w:spacing w:val="-2"/>
          <w:sz w:val="24"/>
        </w:rPr>
        <w:t>system</w:t>
      </w:r>
    </w:p>
    <w:p w14:paraId="24AD22CD" w14:textId="77777777" w:rsidR="00CB2FF0" w:rsidRPr="005D40D0" w:rsidRDefault="00000000">
      <w:pPr>
        <w:pStyle w:val="a3"/>
        <w:spacing w:before="264" w:line="470" w:lineRule="auto"/>
        <w:ind w:left="1241" w:right="234" w:firstLine="482"/>
        <w:jc w:val="both"/>
        <w:rPr>
          <w:rFonts w:eastAsia="標楷體"/>
        </w:rPr>
      </w:pPr>
      <w:r w:rsidRPr="005D40D0">
        <w:rPr>
          <w:rFonts w:eastAsia="標楷體"/>
        </w:rPr>
        <w:t>Online registration system is the trend of a hospital’s informatization. A pet owner could log in the bound identity account and password through the mobile phone and precede online registration for the pet, instead of waiting in line and going through complicated registration procedures. The owner then could take the pet to the veterinary hospital in the arranged time interval. For filing the registration system database, a pet owner’s personal basic data and the pet’s data are required, such as name, address, pet’s name, and pet’s variety. A veterinary hospital could effectively release the flow of people and manage the number of registering people through the system to enhance the administration</w:t>
      </w:r>
      <w:r w:rsidRPr="005D40D0">
        <w:rPr>
          <w:rFonts w:eastAsia="標楷體"/>
          <w:spacing w:val="-1"/>
        </w:rPr>
        <w:t xml:space="preserve"> </w:t>
      </w:r>
      <w:r w:rsidRPr="005D40D0">
        <w:rPr>
          <w:rFonts w:eastAsia="標楷體"/>
        </w:rPr>
        <w:t>and</w:t>
      </w:r>
      <w:r w:rsidRPr="005D40D0">
        <w:rPr>
          <w:rFonts w:eastAsia="標楷體"/>
          <w:spacing w:val="-1"/>
        </w:rPr>
        <w:t xml:space="preserve"> </w:t>
      </w:r>
      <w:r w:rsidRPr="005D40D0">
        <w:rPr>
          <w:rFonts w:eastAsia="標楷體"/>
        </w:rPr>
        <w:t>management</w:t>
      </w:r>
      <w:r w:rsidRPr="005D40D0">
        <w:rPr>
          <w:rFonts w:eastAsia="標楷體"/>
          <w:spacing w:val="-1"/>
        </w:rPr>
        <w:t xml:space="preserve"> </w:t>
      </w:r>
      <w:r w:rsidRPr="005D40D0">
        <w:rPr>
          <w:rFonts w:eastAsia="標楷體"/>
        </w:rPr>
        <w:t>efficiency</w:t>
      </w:r>
      <w:r w:rsidRPr="005D40D0">
        <w:rPr>
          <w:rFonts w:eastAsia="標楷體"/>
          <w:spacing w:val="-6"/>
        </w:rPr>
        <w:t xml:space="preserve"> </w:t>
      </w:r>
      <w:r w:rsidRPr="005D40D0">
        <w:rPr>
          <w:rFonts w:eastAsia="標楷體"/>
        </w:rPr>
        <w:t>as</w:t>
      </w:r>
      <w:r w:rsidRPr="005D40D0">
        <w:rPr>
          <w:rFonts w:eastAsia="標楷體"/>
          <w:spacing w:val="-1"/>
        </w:rPr>
        <w:t xml:space="preserve"> </w:t>
      </w:r>
      <w:r w:rsidRPr="005D40D0">
        <w:rPr>
          <w:rFonts w:eastAsia="標楷體"/>
        </w:rPr>
        <w:t>well</w:t>
      </w:r>
      <w:r w:rsidRPr="005D40D0">
        <w:rPr>
          <w:rFonts w:eastAsia="標楷體"/>
          <w:spacing w:val="-1"/>
        </w:rPr>
        <w:t xml:space="preserve"> </w:t>
      </w:r>
      <w:r w:rsidRPr="005D40D0">
        <w:rPr>
          <w:rFonts w:eastAsia="標楷體"/>
        </w:rPr>
        <w:t>as</w:t>
      </w:r>
      <w:r w:rsidRPr="005D40D0">
        <w:rPr>
          <w:rFonts w:eastAsia="標楷體"/>
          <w:spacing w:val="-1"/>
        </w:rPr>
        <w:t xml:space="preserve"> </w:t>
      </w:r>
      <w:r w:rsidRPr="005D40D0">
        <w:rPr>
          <w:rFonts w:eastAsia="標楷體"/>
        </w:rPr>
        <w:t>maximize</w:t>
      </w:r>
      <w:r w:rsidRPr="005D40D0">
        <w:rPr>
          <w:rFonts w:eastAsia="標楷體"/>
          <w:spacing w:val="-2"/>
        </w:rPr>
        <w:t xml:space="preserve"> </w:t>
      </w:r>
      <w:r w:rsidRPr="005D40D0">
        <w:rPr>
          <w:rFonts w:eastAsia="標楷體"/>
        </w:rPr>
        <w:t>the</w:t>
      </w:r>
      <w:r w:rsidRPr="005D40D0">
        <w:rPr>
          <w:rFonts w:eastAsia="標楷體"/>
          <w:spacing w:val="-2"/>
        </w:rPr>
        <w:t xml:space="preserve"> </w:t>
      </w:r>
      <w:r w:rsidRPr="005D40D0">
        <w:rPr>
          <w:rFonts w:eastAsia="標楷體"/>
        </w:rPr>
        <w:t>time</w:t>
      </w:r>
      <w:r w:rsidRPr="005D40D0">
        <w:rPr>
          <w:rFonts w:eastAsia="標楷體"/>
          <w:spacing w:val="-2"/>
        </w:rPr>
        <w:t xml:space="preserve"> </w:t>
      </w:r>
      <w:r w:rsidRPr="005D40D0">
        <w:rPr>
          <w:rFonts w:eastAsia="標楷體"/>
        </w:rPr>
        <w:t>to</w:t>
      </w:r>
      <w:r w:rsidRPr="005D40D0">
        <w:rPr>
          <w:rFonts w:eastAsia="標楷體"/>
          <w:spacing w:val="-3"/>
        </w:rPr>
        <w:t xml:space="preserve"> </w:t>
      </w:r>
      <w:r w:rsidRPr="005D40D0">
        <w:rPr>
          <w:rFonts w:eastAsia="標楷體"/>
        </w:rPr>
        <w:t xml:space="preserve">see </w:t>
      </w:r>
      <w:r w:rsidRPr="005D40D0">
        <w:rPr>
          <w:rFonts w:eastAsia="標楷體"/>
          <w:spacing w:val="-2"/>
        </w:rPr>
        <w:t>pets.</w:t>
      </w:r>
    </w:p>
    <w:p w14:paraId="211CDE3A" w14:textId="77777777" w:rsidR="00CB2FF0" w:rsidRPr="005D40D0" w:rsidRDefault="00000000">
      <w:pPr>
        <w:pStyle w:val="a4"/>
        <w:numPr>
          <w:ilvl w:val="2"/>
          <w:numId w:val="4"/>
        </w:numPr>
        <w:tabs>
          <w:tab w:val="left" w:pos="1580"/>
        </w:tabs>
        <w:spacing w:line="267" w:lineRule="exact"/>
        <w:ind w:left="1580" w:hanging="359"/>
        <w:rPr>
          <w:rFonts w:eastAsia="標楷體"/>
          <w:sz w:val="24"/>
        </w:rPr>
      </w:pPr>
      <w:r w:rsidRPr="005D40D0">
        <w:rPr>
          <w:rFonts w:eastAsia="標楷體"/>
          <w:sz w:val="24"/>
        </w:rPr>
        <w:t>Medical</w:t>
      </w:r>
      <w:r w:rsidRPr="005D40D0">
        <w:rPr>
          <w:rFonts w:eastAsia="標楷體"/>
          <w:spacing w:val="-2"/>
          <w:sz w:val="24"/>
        </w:rPr>
        <w:t xml:space="preserve"> </w:t>
      </w:r>
      <w:r w:rsidRPr="005D40D0">
        <w:rPr>
          <w:rFonts w:eastAsia="標楷體"/>
          <w:sz w:val="24"/>
        </w:rPr>
        <w:t>consultation</w:t>
      </w:r>
      <w:r w:rsidRPr="005D40D0">
        <w:rPr>
          <w:rFonts w:eastAsia="標楷體"/>
          <w:spacing w:val="-2"/>
          <w:sz w:val="24"/>
        </w:rPr>
        <w:t xml:space="preserve"> system</w:t>
      </w:r>
    </w:p>
    <w:p w14:paraId="6B86230C" w14:textId="77777777" w:rsidR="00CB2FF0" w:rsidRPr="005D40D0" w:rsidRDefault="00000000">
      <w:pPr>
        <w:pStyle w:val="a3"/>
        <w:spacing w:before="264"/>
        <w:ind w:left="1723"/>
        <w:rPr>
          <w:rFonts w:eastAsia="標楷體"/>
        </w:rPr>
      </w:pPr>
      <w:r w:rsidRPr="005D40D0">
        <w:rPr>
          <w:rFonts w:eastAsia="標楷體"/>
        </w:rPr>
        <w:t>Medical</w:t>
      </w:r>
      <w:r w:rsidRPr="005D40D0">
        <w:rPr>
          <w:rFonts w:eastAsia="標楷體"/>
          <w:spacing w:val="-1"/>
        </w:rPr>
        <w:t xml:space="preserve"> </w:t>
      </w:r>
      <w:r w:rsidRPr="005D40D0">
        <w:rPr>
          <w:rFonts w:eastAsia="標楷體"/>
        </w:rPr>
        <w:t>consultation</w:t>
      </w:r>
      <w:r w:rsidRPr="005D40D0">
        <w:rPr>
          <w:rFonts w:eastAsia="標楷體"/>
          <w:spacing w:val="1"/>
        </w:rPr>
        <w:t xml:space="preserve"> </w:t>
      </w:r>
      <w:r w:rsidRPr="005D40D0">
        <w:rPr>
          <w:rFonts w:eastAsia="標楷體"/>
        </w:rPr>
        <w:t>system</w:t>
      </w:r>
      <w:r w:rsidRPr="005D40D0">
        <w:rPr>
          <w:rFonts w:eastAsia="標楷體"/>
          <w:spacing w:val="3"/>
        </w:rPr>
        <w:t xml:space="preserve"> </w:t>
      </w:r>
      <w:r w:rsidRPr="005D40D0">
        <w:rPr>
          <w:rFonts w:eastAsia="標楷體"/>
        </w:rPr>
        <w:t>is</w:t>
      </w:r>
      <w:r w:rsidRPr="005D40D0">
        <w:rPr>
          <w:rFonts w:eastAsia="標楷體"/>
          <w:spacing w:val="1"/>
        </w:rPr>
        <w:t xml:space="preserve"> </w:t>
      </w:r>
      <w:r w:rsidRPr="005D40D0">
        <w:rPr>
          <w:rFonts w:eastAsia="標楷體"/>
        </w:rPr>
        <w:t>a bidirectional</w:t>
      </w:r>
      <w:r w:rsidRPr="005D40D0">
        <w:rPr>
          <w:rFonts w:eastAsia="標楷體"/>
          <w:spacing w:val="1"/>
        </w:rPr>
        <w:t xml:space="preserve"> </w:t>
      </w:r>
      <w:r w:rsidRPr="005D40D0">
        <w:rPr>
          <w:rFonts w:eastAsia="標楷體"/>
        </w:rPr>
        <w:t>system.</w:t>
      </w:r>
      <w:r w:rsidRPr="005D40D0">
        <w:rPr>
          <w:rFonts w:eastAsia="標楷體"/>
          <w:spacing w:val="2"/>
        </w:rPr>
        <w:t xml:space="preserve"> </w:t>
      </w:r>
      <w:r w:rsidRPr="005D40D0">
        <w:rPr>
          <w:rFonts w:eastAsia="標楷體"/>
        </w:rPr>
        <w:t>When</w:t>
      </w:r>
      <w:r w:rsidRPr="005D40D0">
        <w:rPr>
          <w:rFonts w:eastAsia="標楷體"/>
          <w:spacing w:val="1"/>
        </w:rPr>
        <w:t xml:space="preserve"> </w:t>
      </w:r>
      <w:r w:rsidRPr="005D40D0">
        <w:rPr>
          <w:rFonts w:eastAsia="標楷體"/>
        </w:rPr>
        <w:t>a</w:t>
      </w:r>
      <w:r w:rsidRPr="005D40D0">
        <w:rPr>
          <w:rFonts w:eastAsia="標楷體"/>
          <w:spacing w:val="1"/>
        </w:rPr>
        <w:t xml:space="preserve"> </w:t>
      </w:r>
      <w:r w:rsidRPr="005D40D0">
        <w:rPr>
          <w:rFonts w:eastAsia="標楷體"/>
        </w:rPr>
        <w:t>pet</w:t>
      </w:r>
      <w:r w:rsidRPr="005D40D0">
        <w:rPr>
          <w:rFonts w:eastAsia="標楷體"/>
          <w:spacing w:val="1"/>
        </w:rPr>
        <w:t xml:space="preserve"> </w:t>
      </w:r>
      <w:r w:rsidRPr="005D40D0">
        <w:rPr>
          <w:rFonts w:eastAsia="標楷體"/>
          <w:spacing w:val="-2"/>
        </w:rPr>
        <w:t>owner,</w:t>
      </w:r>
    </w:p>
    <w:p w14:paraId="13FB643F" w14:textId="77777777" w:rsidR="00CB2FF0" w:rsidRPr="005D40D0" w:rsidRDefault="00CB2FF0">
      <w:pPr>
        <w:rPr>
          <w:rFonts w:eastAsia="標楷體"/>
        </w:rPr>
        <w:sectPr w:rsidR="00CB2FF0" w:rsidRPr="005D40D0">
          <w:pgSz w:w="11910" w:h="16840"/>
          <w:pgMar w:top="1460" w:right="1180" w:bottom="1200" w:left="1680" w:header="0" w:footer="1017" w:gutter="0"/>
          <w:cols w:space="720"/>
        </w:sectPr>
      </w:pPr>
    </w:p>
    <w:p w14:paraId="2E41731E" w14:textId="77777777" w:rsidR="00CB2FF0" w:rsidRPr="005D40D0" w:rsidRDefault="00000000">
      <w:pPr>
        <w:pStyle w:val="a3"/>
        <w:spacing w:before="71" w:line="470" w:lineRule="auto"/>
        <w:ind w:left="1241" w:right="230"/>
        <w:jc w:val="both"/>
        <w:rPr>
          <w:rFonts w:eastAsia="標楷體"/>
        </w:rPr>
      </w:pPr>
      <w:r w:rsidRPr="005D40D0">
        <w:rPr>
          <w:rFonts w:eastAsia="標楷體"/>
          <w:noProof/>
        </w:rPr>
        <w:lastRenderedPageBreak/>
        <w:drawing>
          <wp:anchor distT="0" distB="0" distL="0" distR="0" simplePos="0" relativeHeight="251698688" behindDoc="1" locked="0" layoutInCell="1" allowOverlap="1" wp14:anchorId="2E78C377" wp14:editId="69EF6732">
            <wp:simplePos x="0" y="0"/>
            <wp:positionH relativeFrom="page">
              <wp:posOffset>1652890</wp:posOffset>
            </wp:positionH>
            <wp:positionV relativeFrom="paragraph">
              <wp:posOffset>2013953</wp:posOffset>
            </wp:positionV>
            <wp:extent cx="4628860" cy="4728872"/>
            <wp:effectExtent l="0" t="0" r="0" b="0"/>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with the medical information enquiry or message delivery system on the mobile phone APP, sends problems related to pet medical care, disease prevention, pet health care, and others to a veterinary hospital’ system, the system would automatically notice the veterinarian of such medical enquiry service. The veterinarian, on the other hand, could directly respond to the owner’s mobile phone APP through the system in order to maintain the communication between the hospital and the owner.</w:t>
      </w:r>
    </w:p>
    <w:p w14:paraId="1FEA2283" w14:textId="77777777" w:rsidR="00CB2FF0" w:rsidRPr="005D40D0" w:rsidRDefault="00000000">
      <w:pPr>
        <w:pStyle w:val="a4"/>
        <w:numPr>
          <w:ilvl w:val="1"/>
          <w:numId w:val="4"/>
        </w:numPr>
        <w:tabs>
          <w:tab w:val="left" w:pos="948"/>
        </w:tabs>
        <w:spacing w:line="270" w:lineRule="exact"/>
        <w:rPr>
          <w:rFonts w:eastAsia="標楷體"/>
          <w:sz w:val="24"/>
        </w:rPr>
      </w:pPr>
      <w:r w:rsidRPr="005D40D0">
        <w:rPr>
          <w:rFonts w:eastAsia="標楷體"/>
          <w:spacing w:val="-2"/>
          <w:sz w:val="24"/>
        </w:rPr>
        <w:t>Operator</w:t>
      </w:r>
    </w:p>
    <w:p w14:paraId="743AC28B" w14:textId="77777777" w:rsidR="00CB2FF0" w:rsidRPr="005D40D0" w:rsidRDefault="00000000">
      <w:pPr>
        <w:pStyle w:val="a3"/>
        <w:spacing w:before="264" w:after="7" w:line="470" w:lineRule="auto"/>
        <w:ind w:left="1066" w:right="234" w:firstLine="482"/>
        <w:jc w:val="both"/>
        <w:rPr>
          <w:rFonts w:eastAsia="標楷體"/>
        </w:rPr>
      </w:pPr>
      <w:r w:rsidRPr="005D40D0">
        <w:rPr>
          <w:rFonts w:eastAsia="標楷體"/>
        </w:rPr>
        <w:t>An operator grasps the business direction of the veterinary</w:t>
      </w:r>
      <w:r w:rsidRPr="005D40D0">
        <w:rPr>
          <w:rFonts w:eastAsia="標楷體"/>
          <w:spacing w:val="-1"/>
        </w:rPr>
        <w:t xml:space="preserve"> </w:t>
      </w:r>
      <w:r w:rsidRPr="005D40D0">
        <w:rPr>
          <w:rFonts w:eastAsia="標楷體"/>
        </w:rPr>
        <w:t>hospital and the store and presents the key role in the future strategies of the veterinary hospital. Sufficient information is required for judging the direction of a veterinary hospital and the problem handling method. For this reason, the establishment of a complete information decision-making network is the key to an operator managing the overall quality of a hospital. Figure 4-7 shows the operator management platform interface. All data, images, and medical records are covered in the operator’s system authority.</w:t>
      </w:r>
    </w:p>
    <w:p w14:paraId="0D464F3A" w14:textId="77777777" w:rsidR="00CB2FF0" w:rsidRPr="005D40D0" w:rsidRDefault="00000000">
      <w:pPr>
        <w:pStyle w:val="a3"/>
        <w:ind w:left="310"/>
        <w:rPr>
          <w:rFonts w:eastAsia="標楷體"/>
          <w:sz w:val="20"/>
        </w:rPr>
      </w:pPr>
      <w:r w:rsidRPr="005D40D0">
        <w:rPr>
          <w:rFonts w:eastAsia="標楷體"/>
          <w:noProof/>
          <w:sz w:val="20"/>
        </w:rPr>
        <w:drawing>
          <wp:inline distT="0" distB="0" distL="0" distR="0" wp14:anchorId="2056E77F" wp14:editId="40FBB00E">
            <wp:extent cx="5435910" cy="2577465"/>
            <wp:effectExtent l="0" t="0" r="0" b="0"/>
            <wp:docPr id="84" name="Image 84" descr="圖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descr="圖16"/>
                    <pic:cNvPicPr/>
                  </pic:nvPicPr>
                  <pic:blipFill>
                    <a:blip r:embed="rId27" cstate="print"/>
                    <a:stretch>
                      <a:fillRect/>
                    </a:stretch>
                  </pic:blipFill>
                  <pic:spPr>
                    <a:xfrm>
                      <a:off x="0" y="0"/>
                      <a:ext cx="5435910" cy="2577465"/>
                    </a:xfrm>
                    <a:prstGeom prst="rect">
                      <a:avLst/>
                    </a:prstGeom>
                  </pic:spPr>
                </pic:pic>
              </a:graphicData>
            </a:graphic>
          </wp:inline>
        </w:drawing>
      </w:r>
    </w:p>
    <w:p w14:paraId="5D5A19F1" w14:textId="77777777" w:rsidR="00CB2FF0" w:rsidRPr="005D40D0" w:rsidRDefault="00000000">
      <w:pPr>
        <w:pStyle w:val="a3"/>
        <w:spacing w:before="248"/>
        <w:ind w:left="848" w:right="502"/>
        <w:jc w:val="center"/>
        <w:rPr>
          <w:rFonts w:eastAsia="標楷體"/>
        </w:rPr>
      </w:pPr>
      <w:bookmarkStart w:id="32" w:name="_bookmark32"/>
      <w:bookmarkEnd w:id="32"/>
      <w:r w:rsidRPr="005D40D0">
        <w:rPr>
          <w:rFonts w:eastAsia="標楷體"/>
        </w:rPr>
        <w:t>Figure</w:t>
      </w:r>
      <w:r w:rsidRPr="005D40D0">
        <w:rPr>
          <w:rFonts w:eastAsia="標楷體"/>
          <w:spacing w:val="-4"/>
        </w:rPr>
        <w:t xml:space="preserve"> </w:t>
      </w:r>
      <w:r w:rsidRPr="005D40D0">
        <w:rPr>
          <w:rFonts w:eastAsia="標楷體"/>
        </w:rPr>
        <w:t>4-7 Operator</w:t>
      </w:r>
      <w:r w:rsidRPr="005D40D0">
        <w:rPr>
          <w:rFonts w:eastAsia="標楷體"/>
          <w:spacing w:val="-1"/>
        </w:rPr>
        <w:t xml:space="preserve"> </w:t>
      </w:r>
      <w:r w:rsidRPr="005D40D0">
        <w:rPr>
          <w:rFonts w:eastAsia="標楷體"/>
        </w:rPr>
        <w:t>Management</w:t>
      </w:r>
      <w:r w:rsidRPr="005D40D0">
        <w:rPr>
          <w:rFonts w:eastAsia="標楷體"/>
          <w:spacing w:val="-2"/>
        </w:rPr>
        <w:t xml:space="preserve"> </w:t>
      </w:r>
      <w:r w:rsidRPr="005D40D0">
        <w:rPr>
          <w:rFonts w:eastAsia="標楷體"/>
        </w:rPr>
        <w:t>Platform</w:t>
      </w:r>
      <w:r w:rsidRPr="005D40D0">
        <w:rPr>
          <w:rFonts w:eastAsia="標楷體"/>
          <w:spacing w:val="1"/>
        </w:rPr>
        <w:t xml:space="preserve"> </w:t>
      </w:r>
      <w:r w:rsidRPr="005D40D0">
        <w:rPr>
          <w:rFonts w:eastAsia="標楷體"/>
          <w:spacing w:val="-2"/>
        </w:rPr>
        <w:t>Interface</w:t>
      </w:r>
    </w:p>
    <w:p w14:paraId="64A22364" w14:textId="77777777" w:rsidR="00CB2FF0" w:rsidRPr="005D40D0" w:rsidRDefault="00CB2FF0">
      <w:pPr>
        <w:jc w:val="center"/>
        <w:rPr>
          <w:rFonts w:eastAsia="標楷體"/>
        </w:rPr>
        <w:sectPr w:rsidR="00CB2FF0" w:rsidRPr="005D40D0">
          <w:pgSz w:w="11910" w:h="16840"/>
          <w:pgMar w:top="1460" w:right="1180" w:bottom="1200" w:left="1680" w:header="0" w:footer="1017" w:gutter="0"/>
          <w:cols w:space="720"/>
        </w:sectPr>
      </w:pPr>
    </w:p>
    <w:p w14:paraId="3B34A24C" w14:textId="77777777" w:rsidR="00CB2FF0" w:rsidRPr="005D40D0" w:rsidRDefault="00000000">
      <w:pPr>
        <w:pStyle w:val="a4"/>
        <w:numPr>
          <w:ilvl w:val="2"/>
          <w:numId w:val="4"/>
        </w:numPr>
        <w:tabs>
          <w:tab w:val="left" w:pos="1427"/>
        </w:tabs>
        <w:spacing w:before="71"/>
        <w:ind w:left="1427" w:hanging="359"/>
        <w:rPr>
          <w:rFonts w:eastAsia="標楷體"/>
          <w:sz w:val="24"/>
        </w:rPr>
      </w:pPr>
      <w:r w:rsidRPr="005D40D0">
        <w:rPr>
          <w:rFonts w:eastAsia="標楷體"/>
          <w:sz w:val="24"/>
        </w:rPr>
        <w:lastRenderedPageBreak/>
        <w:t>Store</w:t>
      </w:r>
      <w:r w:rsidRPr="005D40D0">
        <w:rPr>
          <w:rFonts w:eastAsia="標楷體"/>
          <w:spacing w:val="-4"/>
          <w:sz w:val="24"/>
        </w:rPr>
        <w:t xml:space="preserve"> </w:t>
      </w:r>
      <w:r w:rsidRPr="005D40D0">
        <w:rPr>
          <w:rFonts w:eastAsia="標楷體"/>
          <w:sz w:val="24"/>
        </w:rPr>
        <w:t>product</w:t>
      </w:r>
      <w:r w:rsidRPr="005D40D0">
        <w:rPr>
          <w:rFonts w:eastAsia="標楷體"/>
          <w:spacing w:val="-2"/>
          <w:sz w:val="24"/>
        </w:rPr>
        <w:t xml:space="preserve"> </w:t>
      </w:r>
      <w:r w:rsidRPr="005D40D0">
        <w:rPr>
          <w:rFonts w:eastAsia="標楷體"/>
          <w:sz w:val="24"/>
        </w:rPr>
        <w:t>statistical</w:t>
      </w:r>
      <w:r w:rsidRPr="005D40D0">
        <w:rPr>
          <w:rFonts w:eastAsia="標楷體"/>
          <w:spacing w:val="-1"/>
          <w:sz w:val="24"/>
        </w:rPr>
        <w:t xml:space="preserve"> </w:t>
      </w:r>
      <w:r w:rsidRPr="005D40D0">
        <w:rPr>
          <w:rFonts w:eastAsia="標楷體"/>
          <w:spacing w:val="-2"/>
          <w:sz w:val="24"/>
        </w:rPr>
        <w:t>information</w:t>
      </w:r>
    </w:p>
    <w:p w14:paraId="6D4317D2" w14:textId="77777777" w:rsidR="00CB2FF0" w:rsidRPr="005D40D0" w:rsidRDefault="00000000">
      <w:pPr>
        <w:pStyle w:val="a3"/>
        <w:spacing w:before="264" w:line="470" w:lineRule="auto"/>
        <w:ind w:left="1066" w:right="230" w:firstLine="482"/>
        <w:jc w:val="both"/>
        <w:rPr>
          <w:rFonts w:eastAsia="標楷體"/>
        </w:rPr>
      </w:pPr>
      <w:r w:rsidRPr="005D40D0">
        <w:rPr>
          <w:rFonts w:eastAsia="標楷體"/>
          <w:noProof/>
        </w:rPr>
        <w:drawing>
          <wp:anchor distT="0" distB="0" distL="0" distR="0" simplePos="0" relativeHeight="251700736" behindDoc="1" locked="0" layoutInCell="1" allowOverlap="1" wp14:anchorId="129DD66A" wp14:editId="4C37655E">
            <wp:simplePos x="0" y="0"/>
            <wp:positionH relativeFrom="page">
              <wp:posOffset>1652890</wp:posOffset>
            </wp:positionH>
            <wp:positionV relativeFrom="paragraph">
              <wp:posOffset>1793623</wp:posOffset>
            </wp:positionV>
            <wp:extent cx="4628860" cy="4728872"/>
            <wp:effectExtent l="0" t="0" r="0" b="0"/>
            <wp:wrapNone/>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The integrated system proposed in this study</w:t>
      </w:r>
      <w:r w:rsidRPr="005D40D0">
        <w:rPr>
          <w:rFonts w:eastAsia="標楷體"/>
          <w:spacing w:val="-3"/>
        </w:rPr>
        <w:t xml:space="preserve"> </w:t>
      </w:r>
      <w:r w:rsidRPr="005D40D0">
        <w:rPr>
          <w:rFonts w:eastAsia="標楷體"/>
        </w:rPr>
        <w:t>would generate large quantity of data because of the integration of system procedures, including product sales information in the veterinary hospital store, indoor positioning information of pet owners, real-time video images, medical records, and hospitals’ accounts of receipts and payments. An operator could analyze relevant statistical</w:t>
      </w:r>
      <w:r w:rsidRPr="005D40D0">
        <w:rPr>
          <w:rFonts w:eastAsia="標楷體"/>
          <w:spacing w:val="40"/>
        </w:rPr>
        <w:t xml:space="preserve"> </w:t>
      </w:r>
      <w:r w:rsidRPr="005D40D0">
        <w:rPr>
          <w:rFonts w:eastAsia="標楷體"/>
        </w:rPr>
        <w:t>information for the reference of business decision-making. With the data analysis, the average time for surgery, data mining results of products,</w:t>
      </w:r>
      <w:r w:rsidRPr="005D40D0">
        <w:rPr>
          <w:rFonts w:eastAsia="標楷體"/>
          <w:spacing w:val="80"/>
        </w:rPr>
        <w:t xml:space="preserve"> </w:t>
      </w:r>
      <w:r w:rsidRPr="005D40D0">
        <w:rPr>
          <w:rFonts w:eastAsia="標楷體"/>
        </w:rPr>
        <w:t>consumer</w:t>
      </w:r>
      <w:r w:rsidRPr="005D40D0">
        <w:rPr>
          <w:rFonts w:eastAsia="標楷體"/>
          <w:spacing w:val="-2"/>
        </w:rPr>
        <w:t xml:space="preserve"> </w:t>
      </w:r>
      <w:r w:rsidRPr="005D40D0">
        <w:rPr>
          <w:rFonts w:eastAsia="標楷體"/>
        </w:rPr>
        <w:t>behaviors, and the</w:t>
      </w:r>
      <w:r w:rsidRPr="005D40D0">
        <w:rPr>
          <w:rFonts w:eastAsia="標楷體"/>
          <w:spacing w:val="-2"/>
        </w:rPr>
        <w:t xml:space="preserve"> </w:t>
      </w:r>
      <w:r w:rsidRPr="005D40D0">
        <w:rPr>
          <w:rFonts w:eastAsia="標楷體"/>
        </w:rPr>
        <w:t>operating</w:t>
      </w:r>
      <w:r w:rsidRPr="005D40D0">
        <w:rPr>
          <w:rFonts w:eastAsia="標楷體"/>
          <w:spacing w:val="-4"/>
        </w:rPr>
        <w:t xml:space="preserve"> </w:t>
      </w:r>
      <w:r w:rsidRPr="005D40D0">
        <w:rPr>
          <w:rFonts w:eastAsia="標楷體"/>
        </w:rPr>
        <w:t>income</w:t>
      </w:r>
      <w:r w:rsidRPr="005D40D0">
        <w:rPr>
          <w:rFonts w:eastAsia="標楷體"/>
          <w:spacing w:val="-2"/>
        </w:rPr>
        <w:t xml:space="preserve"> </w:t>
      </w:r>
      <w:r w:rsidRPr="005D40D0">
        <w:rPr>
          <w:rFonts w:eastAsia="標楷體"/>
        </w:rPr>
        <w:t>and</w:t>
      </w:r>
      <w:r w:rsidRPr="005D40D0">
        <w:rPr>
          <w:rFonts w:eastAsia="標楷體"/>
          <w:spacing w:val="-1"/>
        </w:rPr>
        <w:t xml:space="preserve"> </w:t>
      </w:r>
      <w:r w:rsidRPr="005D40D0">
        <w:rPr>
          <w:rFonts w:eastAsia="標楷體"/>
        </w:rPr>
        <w:t>expenditure</w:t>
      </w:r>
      <w:r w:rsidRPr="005D40D0">
        <w:rPr>
          <w:rFonts w:eastAsia="標楷體"/>
          <w:spacing w:val="-3"/>
        </w:rPr>
        <w:t xml:space="preserve"> </w:t>
      </w:r>
      <w:r w:rsidRPr="005D40D0">
        <w:rPr>
          <w:rFonts w:eastAsia="標楷體"/>
        </w:rPr>
        <w:t>of the</w:t>
      </w:r>
      <w:r w:rsidRPr="005D40D0">
        <w:rPr>
          <w:rFonts w:eastAsia="標楷體"/>
          <w:spacing w:val="-1"/>
        </w:rPr>
        <w:t xml:space="preserve"> </w:t>
      </w:r>
      <w:r w:rsidRPr="005D40D0">
        <w:rPr>
          <w:rFonts w:eastAsia="標楷體"/>
        </w:rPr>
        <w:t>veterinary hospital could be acquired.</w:t>
      </w:r>
    </w:p>
    <w:p w14:paraId="41F5C7CE" w14:textId="77777777" w:rsidR="00CB2FF0" w:rsidRPr="005D40D0" w:rsidRDefault="00000000">
      <w:pPr>
        <w:pStyle w:val="a4"/>
        <w:numPr>
          <w:ilvl w:val="2"/>
          <w:numId w:val="4"/>
        </w:numPr>
        <w:tabs>
          <w:tab w:val="left" w:pos="1427"/>
        </w:tabs>
        <w:spacing w:line="268" w:lineRule="exact"/>
        <w:ind w:left="1427" w:hanging="359"/>
        <w:rPr>
          <w:rFonts w:eastAsia="標楷體"/>
          <w:sz w:val="24"/>
        </w:rPr>
      </w:pPr>
      <w:r w:rsidRPr="005D40D0">
        <w:rPr>
          <w:rFonts w:eastAsia="標楷體"/>
          <w:sz w:val="24"/>
        </w:rPr>
        <w:t>Accounting</w:t>
      </w:r>
      <w:r w:rsidRPr="005D40D0">
        <w:rPr>
          <w:rFonts w:eastAsia="標楷體"/>
          <w:spacing w:val="-4"/>
          <w:sz w:val="24"/>
        </w:rPr>
        <w:t xml:space="preserve"> </w:t>
      </w:r>
      <w:r w:rsidRPr="005D40D0">
        <w:rPr>
          <w:rFonts w:eastAsia="標楷體"/>
          <w:spacing w:val="-2"/>
          <w:sz w:val="24"/>
        </w:rPr>
        <w:t>system</w:t>
      </w:r>
    </w:p>
    <w:p w14:paraId="0CFEEEB3" w14:textId="77777777" w:rsidR="00CB2FF0" w:rsidRPr="005D40D0" w:rsidRDefault="00000000">
      <w:pPr>
        <w:pStyle w:val="a3"/>
        <w:spacing w:before="264" w:line="470" w:lineRule="auto"/>
        <w:ind w:left="1066" w:right="233" w:firstLine="482"/>
        <w:jc w:val="both"/>
        <w:rPr>
          <w:rFonts w:eastAsia="標楷體"/>
        </w:rPr>
      </w:pPr>
      <w:r w:rsidRPr="005D40D0">
        <w:rPr>
          <w:rFonts w:eastAsia="標楷體"/>
        </w:rPr>
        <w:t>Accounting</w:t>
      </w:r>
      <w:r w:rsidRPr="005D40D0">
        <w:rPr>
          <w:rFonts w:eastAsia="標楷體"/>
          <w:spacing w:val="-2"/>
        </w:rPr>
        <w:t xml:space="preserve"> </w:t>
      </w:r>
      <w:r w:rsidRPr="005D40D0">
        <w:rPr>
          <w:rFonts w:eastAsia="標楷體"/>
        </w:rPr>
        <w:t>system is integrated into Cloud platform in this study. Besides, the combination with the statistical analysis system allows an operator directly viewing the operating situation and accounting financial statements of balance</w:t>
      </w:r>
      <w:r w:rsidRPr="005D40D0">
        <w:rPr>
          <w:rFonts w:eastAsia="標楷體"/>
          <w:spacing w:val="40"/>
        </w:rPr>
        <w:t xml:space="preserve"> </w:t>
      </w:r>
      <w:r w:rsidRPr="005D40D0">
        <w:rPr>
          <w:rFonts w:eastAsia="標楷體"/>
        </w:rPr>
        <w:t>of account, balance sheet, cash flow statement, income statement, and statement of changes in equity of the veterinary hospital to inspect the financial situation</w:t>
      </w:r>
      <w:r w:rsidRPr="005D40D0">
        <w:rPr>
          <w:rFonts w:eastAsia="標楷體"/>
          <w:spacing w:val="40"/>
        </w:rPr>
        <w:t xml:space="preserve"> </w:t>
      </w:r>
      <w:r w:rsidRPr="005D40D0">
        <w:rPr>
          <w:rFonts w:eastAsia="標楷體"/>
        </w:rPr>
        <w:t>of the veterinary hospital for judging the future business.</w:t>
      </w:r>
    </w:p>
    <w:p w14:paraId="2B17F9BB" w14:textId="77777777" w:rsidR="00CB2FF0" w:rsidRPr="005D40D0" w:rsidRDefault="00000000">
      <w:pPr>
        <w:pStyle w:val="a4"/>
        <w:numPr>
          <w:ilvl w:val="2"/>
          <w:numId w:val="4"/>
        </w:numPr>
        <w:tabs>
          <w:tab w:val="left" w:pos="1427"/>
        </w:tabs>
        <w:spacing w:line="271" w:lineRule="exact"/>
        <w:ind w:left="1427" w:hanging="359"/>
        <w:rPr>
          <w:rFonts w:eastAsia="標楷體"/>
          <w:sz w:val="24"/>
        </w:rPr>
      </w:pPr>
      <w:r w:rsidRPr="005D40D0">
        <w:rPr>
          <w:rFonts w:eastAsia="標楷體"/>
          <w:sz w:val="24"/>
        </w:rPr>
        <w:t>Hospital</w:t>
      </w:r>
      <w:r w:rsidRPr="005D40D0">
        <w:rPr>
          <w:rFonts w:eastAsia="標楷體"/>
          <w:spacing w:val="-2"/>
          <w:sz w:val="24"/>
        </w:rPr>
        <w:t xml:space="preserve"> </w:t>
      </w:r>
      <w:r w:rsidRPr="005D40D0">
        <w:rPr>
          <w:rFonts w:eastAsia="標楷體"/>
          <w:sz w:val="24"/>
        </w:rPr>
        <w:t>medical</w:t>
      </w:r>
      <w:r w:rsidRPr="005D40D0">
        <w:rPr>
          <w:rFonts w:eastAsia="標楷體"/>
          <w:spacing w:val="-1"/>
          <w:sz w:val="24"/>
        </w:rPr>
        <w:t xml:space="preserve"> </w:t>
      </w:r>
      <w:r w:rsidRPr="005D40D0">
        <w:rPr>
          <w:rFonts w:eastAsia="標楷體"/>
          <w:spacing w:val="-2"/>
          <w:sz w:val="24"/>
        </w:rPr>
        <w:t>certificate</w:t>
      </w:r>
    </w:p>
    <w:p w14:paraId="51D45752" w14:textId="77777777" w:rsidR="00CB2FF0" w:rsidRPr="005D40D0" w:rsidRDefault="00000000">
      <w:pPr>
        <w:pStyle w:val="a3"/>
        <w:spacing w:before="264" w:line="470" w:lineRule="auto"/>
        <w:ind w:left="1066" w:right="232" w:firstLine="482"/>
        <w:jc w:val="both"/>
        <w:rPr>
          <w:rFonts w:eastAsia="標楷體"/>
        </w:rPr>
      </w:pPr>
      <w:r w:rsidRPr="005D40D0">
        <w:rPr>
          <w:rFonts w:eastAsia="標楷體"/>
        </w:rPr>
        <w:t>When pet owners or the outside world question about improper surgery processes, improper pet treatment processes, and improper care from veterinarians, veterinary hospitals could provide real-time video images of pets in pet wards and surgery rooms as well as relevant medical certificates and records stored in Cloud platform as the effective and direct medical evidence to reduce medical disputes.</w:t>
      </w:r>
    </w:p>
    <w:p w14:paraId="5A26BD34"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1B355A9F" w14:textId="77777777" w:rsidR="00CB2FF0" w:rsidRPr="005D40D0" w:rsidRDefault="00000000">
      <w:pPr>
        <w:pStyle w:val="a4"/>
        <w:numPr>
          <w:ilvl w:val="2"/>
          <w:numId w:val="4"/>
        </w:numPr>
        <w:tabs>
          <w:tab w:val="left" w:pos="1427"/>
        </w:tabs>
        <w:spacing w:before="71"/>
        <w:ind w:left="1427" w:hanging="359"/>
        <w:rPr>
          <w:rFonts w:eastAsia="標楷體"/>
          <w:sz w:val="24"/>
        </w:rPr>
      </w:pPr>
      <w:r w:rsidRPr="005D40D0">
        <w:rPr>
          <w:rFonts w:eastAsia="標楷體"/>
          <w:sz w:val="24"/>
        </w:rPr>
        <w:lastRenderedPageBreak/>
        <w:t>Video</w:t>
      </w:r>
      <w:r w:rsidRPr="005D40D0">
        <w:rPr>
          <w:rFonts w:eastAsia="標楷體"/>
          <w:spacing w:val="-1"/>
          <w:sz w:val="24"/>
        </w:rPr>
        <w:t xml:space="preserve"> </w:t>
      </w:r>
      <w:r w:rsidRPr="005D40D0">
        <w:rPr>
          <w:rFonts w:eastAsia="標楷體"/>
          <w:sz w:val="24"/>
        </w:rPr>
        <w:t>image</w:t>
      </w:r>
      <w:r w:rsidRPr="005D40D0">
        <w:rPr>
          <w:rFonts w:eastAsia="標楷體"/>
          <w:spacing w:val="-2"/>
          <w:sz w:val="24"/>
        </w:rPr>
        <w:t xml:space="preserve"> management</w:t>
      </w:r>
    </w:p>
    <w:p w14:paraId="68E23A5C" w14:textId="77777777" w:rsidR="00CB2FF0" w:rsidRPr="005D40D0" w:rsidRDefault="00000000">
      <w:pPr>
        <w:pStyle w:val="a3"/>
        <w:spacing w:before="264" w:line="470" w:lineRule="auto"/>
        <w:ind w:left="1066" w:right="235" w:firstLine="482"/>
        <w:jc w:val="both"/>
        <w:rPr>
          <w:rFonts w:eastAsia="標楷體"/>
        </w:rPr>
      </w:pPr>
      <w:r w:rsidRPr="005D40D0">
        <w:rPr>
          <w:rFonts w:eastAsia="標楷體"/>
          <w:noProof/>
        </w:rPr>
        <w:drawing>
          <wp:anchor distT="0" distB="0" distL="0" distR="0" simplePos="0" relativeHeight="251702784" behindDoc="1" locked="0" layoutInCell="1" allowOverlap="1" wp14:anchorId="04389E38" wp14:editId="0B1A805F">
            <wp:simplePos x="0" y="0"/>
            <wp:positionH relativeFrom="page">
              <wp:posOffset>1652890</wp:posOffset>
            </wp:positionH>
            <wp:positionV relativeFrom="paragraph">
              <wp:posOffset>1793623</wp:posOffset>
            </wp:positionV>
            <wp:extent cx="4628860" cy="4728872"/>
            <wp:effectExtent l="0" t="0" r="0" b="0"/>
            <wp:wrapNone/>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Managers</w:t>
      </w:r>
      <w:r w:rsidRPr="005D40D0">
        <w:rPr>
          <w:rFonts w:eastAsia="標楷體"/>
          <w:spacing w:val="-2"/>
        </w:rPr>
        <w:t xml:space="preserve"> </w:t>
      </w:r>
      <w:r w:rsidRPr="005D40D0">
        <w:rPr>
          <w:rFonts w:eastAsia="標楷體"/>
        </w:rPr>
        <w:t>could</w:t>
      </w:r>
      <w:r w:rsidRPr="005D40D0">
        <w:rPr>
          <w:rFonts w:eastAsia="標楷體"/>
          <w:spacing w:val="-2"/>
        </w:rPr>
        <w:t xml:space="preserve"> </w:t>
      </w:r>
      <w:r w:rsidRPr="005D40D0">
        <w:rPr>
          <w:rFonts w:eastAsia="標楷體"/>
        </w:rPr>
        <w:t>select</w:t>
      </w:r>
      <w:r w:rsidRPr="005D40D0">
        <w:rPr>
          <w:rFonts w:eastAsia="標楷體"/>
          <w:spacing w:val="-2"/>
        </w:rPr>
        <w:t xml:space="preserve"> </w:t>
      </w:r>
      <w:r w:rsidRPr="005D40D0">
        <w:rPr>
          <w:rFonts w:eastAsia="標楷體"/>
        </w:rPr>
        <w:t>the</w:t>
      </w:r>
      <w:r w:rsidRPr="005D40D0">
        <w:rPr>
          <w:rFonts w:eastAsia="標楷體"/>
          <w:spacing w:val="-3"/>
        </w:rPr>
        <w:t xml:space="preserve"> </w:t>
      </w:r>
      <w:r w:rsidRPr="005D40D0">
        <w:rPr>
          <w:rFonts w:eastAsia="標楷體"/>
        </w:rPr>
        <w:t>real-time</w:t>
      </w:r>
      <w:r w:rsidRPr="005D40D0">
        <w:rPr>
          <w:rFonts w:eastAsia="標楷體"/>
          <w:spacing w:val="-3"/>
        </w:rPr>
        <w:t xml:space="preserve"> </w:t>
      </w:r>
      <w:r w:rsidRPr="005D40D0">
        <w:rPr>
          <w:rFonts w:eastAsia="標楷體"/>
        </w:rPr>
        <w:t>images</w:t>
      </w:r>
      <w:r w:rsidRPr="005D40D0">
        <w:rPr>
          <w:rFonts w:eastAsia="標楷體"/>
          <w:spacing w:val="-2"/>
        </w:rPr>
        <w:t xml:space="preserve"> </w:t>
      </w:r>
      <w:r w:rsidRPr="005D40D0">
        <w:rPr>
          <w:rFonts w:eastAsia="標楷體"/>
        </w:rPr>
        <w:t>in</w:t>
      </w:r>
      <w:r w:rsidRPr="005D40D0">
        <w:rPr>
          <w:rFonts w:eastAsia="標楷體"/>
          <w:spacing w:val="-2"/>
        </w:rPr>
        <w:t xml:space="preserve"> </w:t>
      </w:r>
      <w:r w:rsidRPr="005D40D0">
        <w:rPr>
          <w:rFonts w:eastAsia="標楷體"/>
        </w:rPr>
        <w:t>a</w:t>
      </w:r>
      <w:r w:rsidRPr="005D40D0">
        <w:rPr>
          <w:rFonts w:eastAsia="標楷體"/>
          <w:spacing w:val="-3"/>
        </w:rPr>
        <w:t xml:space="preserve"> </w:t>
      </w:r>
      <w:r w:rsidRPr="005D40D0">
        <w:rPr>
          <w:rFonts w:eastAsia="標楷體"/>
        </w:rPr>
        <w:t>ward</w:t>
      </w:r>
      <w:r w:rsidRPr="005D40D0">
        <w:rPr>
          <w:rFonts w:eastAsia="標楷體"/>
          <w:spacing w:val="-3"/>
        </w:rPr>
        <w:t xml:space="preserve"> </w:t>
      </w:r>
      <w:r w:rsidRPr="005D40D0">
        <w:rPr>
          <w:rFonts w:eastAsia="標楷體"/>
        </w:rPr>
        <w:t>through</w:t>
      </w:r>
      <w:r w:rsidRPr="005D40D0">
        <w:rPr>
          <w:rFonts w:eastAsia="標楷體"/>
          <w:spacing w:val="-2"/>
        </w:rPr>
        <w:t xml:space="preserve"> </w:t>
      </w:r>
      <w:r w:rsidRPr="005D40D0">
        <w:rPr>
          <w:rFonts w:eastAsia="標楷體"/>
        </w:rPr>
        <w:t>the treatment ward list. The function could be used for inspecting the pet care situations in various areas and monitoring improper care from veterinarians, if any. Meanwhile, operators could grasp the firsthand message, control the situation, and urgently handle crises when emergent situations or exceptional events appear in hospitals.</w:t>
      </w:r>
    </w:p>
    <w:p w14:paraId="49E5C8E4" w14:textId="77777777" w:rsidR="00CB2FF0" w:rsidRPr="005D40D0" w:rsidRDefault="00000000">
      <w:pPr>
        <w:pStyle w:val="a4"/>
        <w:numPr>
          <w:ilvl w:val="1"/>
          <w:numId w:val="4"/>
        </w:numPr>
        <w:tabs>
          <w:tab w:val="left" w:pos="948"/>
        </w:tabs>
        <w:spacing w:line="271" w:lineRule="exact"/>
        <w:rPr>
          <w:rFonts w:eastAsia="標楷體"/>
          <w:sz w:val="24"/>
        </w:rPr>
      </w:pPr>
      <w:r w:rsidRPr="005D40D0">
        <w:rPr>
          <w:rFonts w:eastAsia="標楷體"/>
          <w:sz w:val="24"/>
        </w:rPr>
        <w:t>Information</w:t>
      </w:r>
      <w:r w:rsidRPr="005D40D0">
        <w:rPr>
          <w:rFonts w:eastAsia="標楷體"/>
          <w:spacing w:val="-2"/>
          <w:sz w:val="24"/>
        </w:rPr>
        <w:t xml:space="preserve"> </w:t>
      </w:r>
      <w:r w:rsidRPr="005D40D0">
        <w:rPr>
          <w:rFonts w:eastAsia="標楷體"/>
          <w:sz w:val="24"/>
        </w:rPr>
        <w:t>system</w:t>
      </w:r>
      <w:r w:rsidRPr="005D40D0">
        <w:rPr>
          <w:rFonts w:eastAsia="標楷體"/>
          <w:spacing w:val="-2"/>
          <w:sz w:val="24"/>
        </w:rPr>
        <w:t xml:space="preserve"> manager</w:t>
      </w:r>
    </w:p>
    <w:p w14:paraId="0F58BB22" w14:textId="77777777" w:rsidR="00CB2FF0" w:rsidRPr="005D40D0" w:rsidRDefault="00000000">
      <w:pPr>
        <w:pStyle w:val="a3"/>
        <w:spacing w:before="264" w:line="470" w:lineRule="auto"/>
        <w:ind w:left="1066" w:right="232" w:firstLine="482"/>
        <w:jc w:val="both"/>
        <w:rPr>
          <w:rFonts w:eastAsia="標楷體"/>
        </w:rPr>
      </w:pPr>
      <w:r w:rsidRPr="005D40D0">
        <w:rPr>
          <w:rFonts w:eastAsia="標楷體"/>
        </w:rPr>
        <w:t>Information system manager is the platform technology and maintenance staff of a veterinary hospital, mainly in charge of maintaining the system operation and dealing with exceptional events and maintaining information security</w:t>
      </w:r>
      <w:r w:rsidRPr="005D40D0">
        <w:rPr>
          <w:rFonts w:eastAsia="標楷體"/>
          <w:spacing w:val="-7"/>
        </w:rPr>
        <w:t xml:space="preserve"> </w:t>
      </w:r>
      <w:r w:rsidRPr="005D40D0">
        <w:rPr>
          <w:rFonts w:eastAsia="標楷體"/>
        </w:rPr>
        <w:t>to</w:t>
      </w:r>
      <w:r w:rsidRPr="005D40D0">
        <w:rPr>
          <w:rFonts w:eastAsia="標楷體"/>
          <w:spacing w:val="-2"/>
        </w:rPr>
        <w:t xml:space="preserve"> </w:t>
      </w:r>
      <w:r w:rsidRPr="005D40D0">
        <w:rPr>
          <w:rFonts w:eastAsia="標楷體"/>
        </w:rPr>
        <w:t>prevent</w:t>
      </w:r>
      <w:r w:rsidRPr="005D40D0">
        <w:rPr>
          <w:rFonts w:eastAsia="標楷體"/>
          <w:spacing w:val="-2"/>
        </w:rPr>
        <w:t xml:space="preserve"> </w:t>
      </w:r>
      <w:r w:rsidRPr="005D40D0">
        <w:rPr>
          <w:rFonts w:eastAsia="標楷體"/>
        </w:rPr>
        <w:t>from Internet</w:t>
      </w:r>
      <w:r w:rsidRPr="005D40D0">
        <w:rPr>
          <w:rFonts w:eastAsia="標楷體"/>
          <w:spacing w:val="-2"/>
        </w:rPr>
        <w:t xml:space="preserve"> </w:t>
      </w:r>
      <w:r w:rsidRPr="005D40D0">
        <w:rPr>
          <w:rFonts w:eastAsia="標楷體"/>
        </w:rPr>
        <w:t>attacks</w:t>
      </w:r>
      <w:r w:rsidRPr="005D40D0">
        <w:rPr>
          <w:rFonts w:eastAsia="標楷體"/>
          <w:spacing w:val="-2"/>
        </w:rPr>
        <w:t xml:space="preserve"> </w:t>
      </w:r>
      <w:r w:rsidRPr="005D40D0">
        <w:rPr>
          <w:rFonts w:eastAsia="標楷體"/>
        </w:rPr>
        <w:t>causing</w:t>
      </w:r>
      <w:r w:rsidRPr="005D40D0">
        <w:rPr>
          <w:rFonts w:eastAsia="標楷體"/>
          <w:spacing w:val="-5"/>
        </w:rPr>
        <w:t xml:space="preserve"> </w:t>
      </w:r>
      <w:r w:rsidRPr="005D40D0">
        <w:rPr>
          <w:rFonts w:eastAsia="標楷體"/>
        </w:rPr>
        <w:t>the</w:t>
      </w:r>
      <w:r w:rsidRPr="005D40D0">
        <w:rPr>
          <w:rFonts w:eastAsia="標楷體"/>
          <w:spacing w:val="-3"/>
        </w:rPr>
        <w:t xml:space="preserve"> </w:t>
      </w:r>
      <w:r w:rsidRPr="005D40D0">
        <w:rPr>
          <w:rFonts w:eastAsia="標楷體"/>
        </w:rPr>
        <w:t>collapse</w:t>
      </w:r>
      <w:r w:rsidRPr="005D40D0">
        <w:rPr>
          <w:rFonts w:eastAsia="標楷體"/>
          <w:spacing w:val="-3"/>
        </w:rPr>
        <w:t xml:space="preserve"> </w:t>
      </w:r>
      <w:r w:rsidRPr="005D40D0">
        <w:rPr>
          <w:rFonts w:eastAsia="標楷體"/>
        </w:rPr>
        <w:t>of</w:t>
      </w:r>
      <w:r w:rsidRPr="005D40D0">
        <w:rPr>
          <w:rFonts w:eastAsia="標楷體"/>
          <w:spacing w:val="-2"/>
        </w:rPr>
        <w:t xml:space="preserve"> </w:t>
      </w:r>
      <w:r w:rsidRPr="005D40D0">
        <w:rPr>
          <w:rFonts w:eastAsia="標楷體"/>
        </w:rPr>
        <w:t>hospital</w:t>
      </w:r>
      <w:r w:rsidRPr="005D40D0">
        <w:rPr>
          <w:rFonts w:eastAsia="標楷體"/>
          <w:spacing w:val="-2"/>
        </w:rPr>
        <w:t xml:space="preserve"> </w:t>
      </w:r>
      <w:r w:rsidRPr="005D40D0">
        <w:rPr>
          <w:rFonts w:eastAsia="標楷體"/>
        </w:rPr>
        <w:t>systems and the loss of hospitals. Regular data backup in Cloud and redundancy could prevent data from loss caused by natural disasters and unpredictable disasters. Since the development of Cloud platform is mature, system maintenance and management of Cloud platform entrusted to Cloud service suppliers could effectively reduce hospital’s costs. However, information staff in hospitals should be able to understand the maintenance of information systems, data security, incident handling, and regular data backup as well as contact with Cloud service suppliers for the normal operation of veterinary hospitals. Figure 4-8 shows the information system manager function.</w:t>
      </w:r>
    </w:p>
    <w:p w14:paraId="5A0FB4D5"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27993309" w14:textId="77777777" w:rsidR="00CB2FF0" w:rsidRPr="005D40D0" w:rsidRDefault="00000000">
      <w:pPr>
        <w:pStyle w:val="a3"/>
        <w:ind w:left="1200"/>
        <w:rPr>
          <w:rFonts w:eastAsia="標楷體"/>
          <w:sz w:val="20"/>
        </w:rPr>
      </w:pPr>
      <w:r w:rsidRPr="005D40D0">
        <w:rPr>
          <w:rFonts w:eastAsia="標楷體"/>
          <w:noProof/>
          <w:sz w:val="20"/>
        </w:rPr>
        <w:lastRenderedPageBreak/>
        <w:drawing>
          <wp:inline distT="0" distB="0" distL="0" distR="0" wp14:anchorId="12BB6E91" wp14:editId="3B8D710A">
            <wp:extent cx="4289272" cy="3219830"/>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28" cstate="print"/>
                    <a:stretch>
                      <a:fillRect/>
                    </a:stretch>
                  </pic:blipFill>
                  <pic:spPr>
                    <a:xfrm>
                      <a:off x="0" y="0"/>
                      <a:ext cx="4289272" cy="3219830"/>
                    </a:xfrm>
                    <a:prstGeom prst="rect">
                      <a:avLst/>
                    </a:prstGeom>
                  </pic:spPr>
                </pic:pic>
              </a:graphicData>
            </a:graphic>
          </wp:inline>
        </w:drawing>
      </w:r>
    </w:p>
    <w:p w14:paraId="3B47AA13" w14:textId="77777777" w:rsidR="00CB2FF0" w:rsidRPr="005D40D0" w:rsidRDefault="00000000">
      <w:pPr>
        <w:pStyle w:val="a3"/>
        <w:spacing w:before="101"/>
        <w:ind w:left="848" w:right="502"/>
        <w:jc w:val="center"/>
        <w:rPr>
          <w:rFonts w:eastAsia="標楷體"/>
        </w:rPr>
      </w:pPr>
      <w:r w:rsidRPr="005D40D0">
        <w:rPr>
          <w:rFonts w:eastAsia="標楷體"/>
          <w:noProof/>
        </w:rPr>
        <w:drawing>
          <wp:anchor distT="0" distB="0" distL="0" distR="0" simplePos="0" relativeHeight="251704832" behindDoc="1" locked="0" layoutInCell="1" allowOverlap="1" wp14:anchorId="3C366799" wp14:editId="0E311FB1">
            <wp:simplePos x="0" y="0"/>
            <wp:positionH relativeFrom="page">
              <wp:posOffset>1652890</wp:posOffset>
            </wp:positionH>
            <wp:positionV relativeFrom="paragraph">
              <wp:posOffset>-1168031</wp:posOffset>
            </wp:positionV>
            <wp:extent cx="4628860" cy="4728872"/>
            <wp:effectExtent l="0" t="0" r="0" b="0"/>
            <wp:wrapNone/>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8" cstate="print"/>
                    <a:stretch>
                      <a:fillRect/>
                    </a:stretch>
                  </pic:blipFill>
                  <pic:spPr>
                    <a:xfrm>
                      <a:off x="0" y="0"/>
                      <a:ext cx="4628860" cy="4728872"/>
                    </a:xfrm>
                    <a:prstGeom prst="rect">
                      <a:avLst/>
                    </a:prstGeom>
                  </pic:spPr>
                </pic:pic>
              </a:graphicData>
            </a:graphic>
          </wp:anchor>
        </w:drawing>
      </w:r>
      <w:bookmarkStart w:id="33" w:name="_bookmark33"/>
      <w:bookmarkEnd w:id="33"/>
      <w:r w:rsidRPr="005D40D0">
        <w:rPr>
          <w:rFonts w:eastAsia="標楷體"/>
        </w:rPr>
        <w:t>Figure</w:t>
      </w:r>
      <w:r w:rsidRPr="005D40D0">
        <w:rPr>
          <w:rFonts w:eastAsia="標楷體"/>
          <w:spacing w:val="-5"/>
        </w:rPr>
        <w:t xml:space="preserve"> </w:t>
      </w:r>
      <w:r w:rsidRPr="005D40D0">
        <w:rPr>
          <w:rFonts w:eastAsia="標楷體"/>
        </w:rPr>
        <w:t>4-8</w:t>
      </w:r>
      <w:r w:rsidRPr="005D40D0">
        <w:rPr>
          <w:rFonts w:eastAsia="標楷體"/>
          <w:spacing w:val="1"/>
        </w:rPr>
        <w:t xml:space="preserve"> </w:t>
      </w:r>
      <w:r w:rsidRPr="005D40D0">
        <w:rPr>
          <w:rFonts w:eastAsia="標楷體"/>
        </w:rPr>
        <w:t>Information</w:t>
      </w:r>
      <w:r w:rsidRPr="005D40D0">
        <w:rPr>
          <w:rFonts w:eastAsia="標楷體"/>
          <w:spacing w:val="-2"/>
        </w:rPr>
        <w:t xml:space="preserve"> </w:t>
      </w:r>
      <w:r w:rsidRPr="005D40D0">
        <w:rPr>
          <w:rFonts w:eastAsia="標楷體"/>
        </w:rPr>
        <w:t>System</w:t>
      </w:r>
      <w:r w:rsidRPr="005D40D0">
        <w:rPr>
          <w:rFonts w:eastAsia="標楷體"/>
          <w:spacing w:val="-3"/>
        </w:rPr>
        <w:t xml:space="preserve"> </w:t>
      </w:r>
      <w:r w:rsidRPr="005D40D0">
        <w:rPr>
          <w:rFonts w:eastAsia="標楷體"/>
        </w:rPr>
        <w:t>Manager</w:t>
      </w:r>
      <w:r w:rsidRPr="005D40D0">
        <w:rPr>
          <w:rFonts w:eastAsia="標楷體"/>
          <w:spacing w:val="-1"/>
        </w:rPr>
        <w:t xml:space="preserve"> </w:t>
      </w:r>
      <w:r w:rsidRPr="005D40D0">
        <w:rPr>
          <w:rFonts w:eastAsia="標楷體"/>
          <w:spacing w:val="-2"/>
        </w:rPr>
        <w:t>Function</w:t>
      </w:r>
    </w:p>
    <w:p w14:paraId="47547185" w14:textId="77777777" w:rsidR="00CB2FF0" w:rsidRPr="005D40D0" w:rsidRDefault="00000000">
      <w:pPr>
        <w:pStyle w:val="a4"/>
        <w:numPr>
          <w:ilvl w:val="2"/>
          <w:numId w:val="4"/>
        </w:numPr>
        <w:tabs>
          <w:tab w:val="left" w:pos="1427"/>
        </w:tabs>
        <w:spacing w:before="264"/>
        <w:ind w:left="1427" w:hanging="359"/>
        <w:rPr>
          <w:rFonts w:eastAsia="標楷體"/>
          <w:sz w:val="24"/>
        </w:rPr>
      </w:pPr>
      <w:r w:rsidRPr="005D40D0">
        <w:rPr>
          <w:rFonts w:eastAsia="標楷體"/>
          <w:sz w:val="24"/>
        </w:rPr>
        <w:t>System</w:t>
      </w:r>
      <w:r w:rsidRPr="005D40D0">
        <w:rPr>
          <w:rFonts w:eastAsia="標楷體"/>
          <w:spacing w:val="-2"/>
          <w:sz w:val="24"/>
        </w:rPr>
        <w:t xml:space="preserve"> maintenance</w:t>
      </w:r>
    </w:p>
    <w:p w14:paraId="0D93D442" w14:textId="77777777" w:rsidR="00CB2FF0" w:rsidRPr="005D40D0" w:rsidRDefault="00000000">
      <w:pPr>
        <w:pStyle w:val="a3"/>
        <w:spacing w:before="264" w:line="470" w:lineRule="auto"/>
        <w:ind w:left="1066" w:right="232" w:firstLine="482"/>
        <w:jc w:val="both"/>
        <w:rPr>
          <w:rFonts w:eastAsia="標楷體"/>
        </w:rPr>
      </w:pPr>
      <w:r w:rsidRPr="005D40D0">
        <w:rPr>
          <w:rFonts w:eastAsia="標楷體"/>
        </w:rPr>
        <w:t>Maintaining the stability of information management system could reduce unnecessary loss that a major duty of an information system manager is to maintain the stable operation of systems. System managers therefore have to understand the operating principle and operation of systems as it relies on the crisis processing capability and spontaneous responses of system managers</w:t>
      </w:r>
      <w:r w:rsidRPr="005D40D0">
        <w:rPr>
          <w:rFonts w:eastAsia="標楷體"/>
          <w:spacing w:val="40"/>
        </w:rPr>
        <w:t xml:space="preserve"> </w:t>
      </w:r>
      <w:r w:rsidRPr="005D40D0">
        <w:rPr>
          <w:rFonts w:eastAsia="標楷體"/>
        </w:rPr>
        <w:t xml:space="preserve">when problems occur. Particularly, the fluency and function of mobile phone APP and the operation of information system in veterinary hospitals should be kept fluent to ensure the service quality and enhance the customer satisfaction. Data loss resulted from unstable information systems and the effect on the operating loss of hospitals could be reduced while enhancing customer </w:t>
      </w:r>
      <w:r w:rsidRPr="005D40D0">
        <w:rPr>
          <w:rFonts w:eastAsia="標楷體"/>
          <w:spacing w:val="-2"/>
        </w:rPr>
        <w:t>satisfaction.</w:t>
      </w:r>
    </w:p>
    <w:p w14:paraId="7B42B2C0" w14:textId="77777777" w:rsidR="00CB2FF0" w:rsidRPr="005D40D0" w:rsidRDefault="00000000">
      <w:pPr>
        <w:pStyle w:val="a4"/>
        <w:numPr>
          <w:ilvl w:val="2"/>
          <w:numId w:val="4"/>
        </w:numPr>
        <w:tabs>
          <w:tab w:val="left" w:pos="1427"/>
        </w:tabs>
        <w:spacing w:line="267" w:lineRule="exact"/>
        <w:ind w:left="1427" w:hanging="359"/>
        <w:rPr>
          <w:rFonts w:eastAsia="標楷體"/>
          <w:sz w:val="24"/>
        </w:rPr>
      </w:pPr>
      <w:r w:rsidRPr="005D40D0">
        <w:rPr>
          <w:rFonts w:eastAsia="標楷體"/>
          <w:sz w:val="24"/>
        </w:rPr>
        <w:t>Information</w:t>
      </w:r>
      <w:r w:rsidRPr="005D40D0">
        <w:rPr>
          <w:rFonts w:eastAsia="標楷體"/>
          <w:spacing w:val="-4"/>
          <w:sz w:val="24"/>
        </w:rPr>
        <w:t xml:space="preserve"> </w:t>
      </w:r>
      <w:r w:rsidRPr="005D40D0">
        <w:rPr>
          <w:rFonts w:eastAsia="標楷體"/>
          <w:spacing w:val="-2"/>
          <w:sz w:val="24"/>
        </w:rPr>
        <w:t>security</w:t>
      </w:r>
    </w:p>
    <w:p w14:paraId="48D07A98" w14:textId="77777777" w:rsidR="00CB2FF0" w:rsidRPr="005D40D0" w:rsidRDefault="00000000">
      <w:pPr>
        <w:pStyle w:val="a3"/>
        <w:spacing w:before="265" w:line="470" w:lineRule="auto"/>
        <w:ind w:left="1066" w:right="238" w:firstLine="482"/>
        <w:jc w:val="both"/>
        <w:rPr>
          <w:rFonts w:eastAsia="標楷體"/>
        </w:rPr>
      </w:pPr>
      <w:r w:rsidRPr="005D40D0">
        <w:rPr>
          <w:rFonts w:eastAsia="標楷體"/>
        </w:rPr>
        <w:t>Current Cloud computing technology still exists in security risks. Data security</w:t>
      </w:r>
      <w:r w:rsidRPr="005D40D0">
        <w:rPr>
          <w:rFonts w:eastAsia="標楷體"/>
          <w:spacing w:val="22"/>
        </w:rPr>
        <w:t xml:space="preserve"> </w:t>
      </w:r>
      <w:r w:rsidRPr="005D40D0">
        <w:rPr>
          <w:rFonts w:eastAsia="標楷體"/>
        </w:rPr>
        <w:t>and</w:t>
      </w:r>
      <w:r w:rsidRPr="005D40D0">
        <w:rPr>
          <w:rFonts w:eastAsia="標楷體"/>
          <w:spacing w:val="28"/>
        </w:rPr>
        <w:t xml:space="preserve"> </w:t>
      </w:r>
      <w:r w:rsidRPr="005D40D0">
        <w:rPr>
          <w:rFonts w:eastAsia="標楷體"/>
        </w:rPr>
        <w:t>privacy,</w:t>
      </w:r>
      <w:r w:rsidRPr="005D40D0">
        <w:rPr>
          <w:rFonts w:eastAsia="標楷體"/>
          <w:spacing w:val="30"/>
        </w:rPr>
        <w:t xml:space="preserve"> </w:t>
      </w:r>
      <w:r w:rsidRPr="005D40D0">
        <w:rPr>
          <w:rFonts w:eastAsia="標楷體"/>
        </w:rPr>
        <w:t>which</w:t>
      </w:r>
      <w:r w:rsidRPr="005D40D0">
        <w:rPr>
          <w:rFonts w:eastAsia="標楷體"/>
          <w:spacing w:val="27"/>
        </w:rPr>
        <w:t xml:space="preserve"> </w:t>
      </w:r>
      <w:r w:rsidRPr="005D40D0">
        <w:rPr>
          <w:rFonts w:eastAsia="標楷體"/>
        </w:rPr>
        <w:t>could</w:t>
      </w:r>
      <w:r w:rsidRPr="005D40D0">
        <w:rPr>
          <w:rFonts w:eastAsia="標楷體"/>
          <w:spacing w:val="29"/>
        </w:rPr>
        <w:t xml:space="preserve"> </w:t>
      </w:r>
      <w:r w:rsidRPr="005D40D0">
        <w:rPr>
          <w:rFonts w:eastAsia="標楷體"/>
        </w:rPr>
        <w:t>result</w:t>
      </w:r>
      <w:r w:rsidRPr="005D40D0">
        <w:rPr>
          <w:rFonts w:eastAsia="標楷體"/>
          <w:spacing w:val="29"/>
        </w:rPr>
        <w:t xml:space="preserve"> </w:t>
      </w:r>
      <w:r w:rsidRPr="005D40D0">
        <w:rPr>
          <w:rFonts w:eastAsia="標楷體"/>
        </w:rPr>
        <w:t>in</w:t>
      </w:r>
      <w:r w:rsidRPr="005D40D0">
        <w:rPr>
          <w:rFonts w:eastAsia="標楷體"/>
          <w:spacing w:val="28"/>
        </w:rPr>
        <w:t xml:space="preserve"> </w:t>
      </w:r>
      <w:r w:rsidRPr="005D40D0">
        <w:rPr>
          <w:rFonts w:eastAsia="標楷體"/>
        </w:rPr>
        <w:t>serious</w:t>
      </w:r>
      <w:r w:rsidRPr="005D40D0">
        <w:rPr>
          <w:rFonts w:eastAsia="標楷體"/>
          <w:spacing w:val="28"/>
        </w:rPr>
        <w:t xml:space="preserve"> </w:t>
      </w:r>
      <w:r w:rsidRPr="005D40D0">
        <w:rPr>
          <w:rFonts w:eastAsia="標楷體"/>
        </w:rPr>
        <w:t>loss</w:t>
      </w:r>
      <w:r w:rsidRPr="005D40D0">
        <w:rPr>
          <w:rFonts w:eastAsia="標楷體"/>
          <w:spacing w:val="29"/>
        </w:rPr>
        <w:t xml:space="preserve"> </w:t>
      </w:r>
      <w:r w:rsidRPr="005D40D0">
        <w:rPr>
          <w:rFonts w:eastAsia="標楷體"/>
        </w:rPr>
        <w:t>of</w:t>
      </w:r>
      <w:r w:rsidRPr="005D40D0">
        <w:rPr>
          <w:rFonts w:eastAsia="標楷體"/>
          <w:spacing w:val="26"/>
        </w:rPr>
        <w:t xml:space="preserve"> </w:t>
      </w:r>
      <w:r w:rsidRPr="005D40D0">
        <w:rPr>
          <w:rFonts w:eastAsia="標楷體"/>
        </w:rPr>
        <w:t>an</w:t>
      </w:r>
      <w:r w:rsidRPr="005D40D0">
        <w:rPr>
          <w:rFonts w:eastAsia="標楷體"/>
          <w:spacing w:val="28"/>
        </w:rPr>
        <w:t xml:space="preserve"> </w:t>
      </w:r>
      <w:r w:rsidRPr="005D40D0">
        <w:rPr>
          <w:rFonts w:eastAsia="標楷體"/>
        </w:rPr>
        <w:t>enterprise</w:t>
      </w:r>
      <w:r w:rsidRPr="005D40D0">
        <w:rPr>
          <w:rFonts w:eastAsia="標楷體"/>
          <w:spacing w:val="32"/>
        </w:rPr>
        <w:t xml:space="preserve"> </w:t>
      </w:r>
      <w:r w:rsidRPr="005D40D0">
        <w:rPr>
          <w:rFonts w:eastAsia="標楷體"/>
          <w:spacing w:val="-4"/>
        </w:rPr>
        <w:t>when</w:t>
      </w:r>
    </w:p>
    <w:p w14:paraId="00FBE307" w14:textId="77777777" w:rsidR="00CB2FF0" w:rsidRPr="005D40D0" w:rsidRDefault="00CB2FF0">
      <w:pPr>
        <w:spacing w:line="470" w:lineRule="auto"/>
        <w:jc w:val="both"/>
        <w:rPr>
          <w:rFonts w:eastAsia="標楷體"/>
        </w:rPr>
        <w:sectPr w:rsidR="00CB2FF0" w:rsidRPr="005D40D0">
          <w:pgSz w:w="11910" w:h="16840"/>
          <w:pgMar w:top="1400" w:right="1180" w:bottom="1200" w:left="1680" w:header="0" w:footer="1017" w:gutter="0"/>
          <w:cols w:space="720"/>
        </w:sectPr>
      </w:pPr>
    </w:p>
    <w:p w14:paraId="5A4133CC" w14:textId="77777777" w:rsidR="00CB2FF0" w:rsidRPr="005D40D0" w:rsidRDefault="00000000">
      <w:pPr>
        <w:pStyle w:val="a3"/>
        <w:spacing w:before="71" w:line="470" w:lineRule="auto"/>
        <w:ind w:left="1066" w:right="178"/>
        <w:jc w:val="both"/>
        <w:rPr>
          <w:rFonts w:eastAsia="標楷體"/>
        </w:rPr>
      </w:pPr>
      <w:r w:rsidRPr="005D40D0">
        <w:rPr>
          <w:rFonts w:eastAsia="標楷體"/>
          <w:noProof/>
        </w:rPr>
        <w:lastRenderedPageBreak/>
        <w:drawing>
          <wp:anchor distT="0" distB="0" distL="0" distR="0" simplePos="0" relativeHeight="251706880" behindDoc="1" locked="0" layoutInCell="1" allowOverlap="1" wp14:anchorId="0D998B3E" wp14:editId="567F7701">
            <wp:simplePos x="0" y="0"/>
            <wp:positionH relativeFrom="page">
              <wp:posOffset>1652890</wp:posOffset>
            </wp:positionH>
            <wp:positionV relativeFrom="paragraph">
              <wp:posOffset>2013953</wp:posOffset>
            </wp:positionV>
            <wp:extent cx="4628860" cy="4728872"/>
            <wp:effectExtent l="0" t="0" r="0" b="0"/>
            <wp:wrapNone/>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being stolen or damaged, need reinforce the protection. In physical information environment, information managers could apply other methods to maintain or remedy afterwards to reduce the damage down to the lowest. However, information security problems caused by Cloud service suppliers would be hard to</w:t>
      </w:r>
      <w:r w:rsidRPr="005D40D0">
        <w:rPr>
          <w:rFonts w:eastAsia="標楷體"/>
          <w:spacing w:val="40"/>
        </w:rPr>
        <w:t xml:space="preserve"> </w:t>
      </w:r>
      <w:r w:rsidRPr="005D40D0">
        <w:rPr>
          <w:rFonts w:eastAsia="標楷體"/>
        </w:rPr>
        <w:t>remedy under</w:t>
      </w:r>
      <w:r w:rsidRPr="005D40D0">
        <w:rPr>
          <w:rFonts w:eastAsia="標楷體"/>
          <w:spacing w:val="40"/>
        </w:rPr>
        <w:t xml:space="preserve"> </w:t>
      </w:r>
      <w:r w:rsidRPr="005D40D0">
        <w:rPr>
          <w:rFonts w:eastAsia="標楷體"/>
        </w:rPr>
        <w:t>the structure</w:t>
      </w:r>
      <w:r w:rsidRPr="005D40D0">
        <w:rPr>
          <w:rFonts w:eastAsia="標楷體"/>
          <w:spacing w:val="40"/>
        </w:rPr>
        <w:t xml:space="preserve"> </w:t>
      </w:r>
      <w:r w:rsidRPr="005D40D0">
        <w:rPr>
          <w:rFonts w:eastAsia="標楷體"/>
        </w:rPr>
        <w:t>of Cloud</w:t>
      </w:r>
      <w:r w:rsidRPr="005D40D0">
        <w:rPr>
          <w:rFonts w:eastAsia="標楷體"/>
          <w:spacing w:val="40"/>
        </w:rPr>
        <w:t xml:space="preserve"> </w:t>
      </w:r>
      <w:r w:rsidRPr="005D40D0">
        <w:rPr>
          <w:rFonts w:eastAsia="標楷體"/>
        </w:rPr>
        <w:t>computing. Relatively,</w:t>
      </w:r>
      <w:r w:rsidRPr="005D40D0">
        <w:rPr>
          <w:rFonts w:eastAsia="標楷體"/>
          <w:spacing w:val="40"/>
        </w:rPr>
        <w:t xml:space="preserve"> </w:t>
      </w:r>
      <w:r w:rsidRPr="005D40D0">
        <w:rPr>
          <w:rFonts w:eastAsia="標楷體"/>
        </w:rPr>
        <w:t>enterprises would</w:t>
      </w:r>
      <w:r w:rsidRPr="005D40D0">
        <w:rPr>
          <w:rFonts w:eastAsia="標楷體"/>
          <w:spacing w:val="-2"/>
        </w:rPr>
        <w:t xml:space="preserve"> </w:t>
      </w:r>
      <w:r w:rsidRPr="005D40D0">
        <w:rPr>
          <w:rFonts w:eastAsia="標楷體"/>
        </w:rPr>
        <w:t>spend</w:t>
      </w:r>
      <w:r w:rsidRPr="005D40D0">
        <w:rPr>
          <w:rFonts w:eastAsia="標楷體"/>
          <w:spacing w:val="-2"/>
        </w:rPr>
        <w:t xml:space="preserve"> </w:t>
      </w:r>
      <w:r w:rsidRPr="005D40D0">
        <w:rPr>
          <w:rFonts w:eastAsia="標楷體"/>
        </w:rPr>
        <w:t>higher</w:t>
      </w:r>
      <w:r w:rsidRPr="005D40D0">
        <w:rPr>
          <w:rFonts w:eastAsia="標楷體"/>
          <w:spacing w:val="-1"/>
        </w:rPr>
        <w:t xml:space="preserve"> </w:t>
      </w:r>
      <w:r w:rsidRPr="005D40D0">
        <w:rPr>
          <w:rFonts w:eastAsia="標楷體"/>
        </w:rPr>
        <w:t>costs</w:t>
      </w:r>
      <w:r w:rsidRPr="005D40D0">
        <w:rPr>
          <w:rFonts w:eastAsia="標楷體"/>
          <w:spacing w:val="-2"/>
        </w:rPr>
        <w:t xml:space="preserve"> </w:t>
      </w:r>
      <w:r w:rsidRPr="005D40D0">
        <w:rPr>
          <w:rFonts w:eastAsia="標楷體"/>
        </w:rPr>
        <w:t>on</w:t>
      </w:r>
      <w:r w:rsidRPr="005D40D0">
        <w:rPr>
          <w:rFonts w:eastAsia="標楷體"/>
          <w:spacing w:val="-2"/>
        </w:rPr>
        <w:t xml:space="preserve"> </w:t>
      </w:r>
      <w:r w:rsidRPr="005D40D0">
        <w:rPr>
          <w:rFonts w:eastAsia="標楷體"/>
        </w:rPr>
        <w:t>information</w:t>
      </w:r>
      <w:r w:rsidRPr="005D40D0">
        <w:rPr>
          <w:rFonts w:eastAsia="標楷體"/>
          <w:spacing w:val="-2"/>
        </w:rPr>
        <w:t xml:space="preserve"> </w:t>
      </w:r>
      <w:r w:rsidRPr="005D40D0">
        <w:rPr>
          <w:rFonts w:eastAsia="標楷體"/>
        </w:rPr>
        <w:t>security</w:t>
      </w:r>
      <w:r w:rsidRPr="005D40D0">
        <w:rPr>
          <w:rFonts w:eastAsia="標楷體"/>
          <w:spacing w:val="-2"/>
        </w:rPr>
        <w:t xml:space="preserve"> </w:t>
      </w:r>
      <w:r w:rsidRPr="005D40D0">
        <w:rPr>
          <w:rFonts w:eastAsia="標楷體"/>
        </w:rPr>
        <w:t>maintenance</w:t>
      </w:r>
      <w:r w:rsidRPr="005D40D0">
        <w:rPr>
          <w:rFonts w:eastAsia="標楷體"/>
          <w:spacing w:val="-1"/>
        </w:rPr>
        <w:t xml:space="preserve"> </w:t>
      </w:r>
      <w:r w:rsidRPr="005D40D0">
        <w:rPr>
          <w:rFonts w:eastAsia="標楷體"/>
        </w:rPr>
        <w:t>and management. In this case, information managers should present sufficient knowledge and technologies on information security protection to prevent from the loss caused by information security problems. The transmission of hospital data to Cloud platform should be ensured of virus-free, and system managers have to establish antivirus protection mechanisms and the network section of firewall.</w:t>
      </w:r>
    </w:p>
    <w:p w14:paraId="126CF20E" w14:textId="77777777" w:rsidR="00CB2FF0" w:rsidRPr="005D40D0" w:rsidRDefault="00000000">
      <w:pPr>
        <w:pStyle w:val="a4"/>
        <w:numPr>
          <w:ilvl w:val="2"/>
          <w:numId w:val="4"/>
        </w:numPr>
        <w:tabs>
          <w:tab w:val="left" w:pos="1427"/>
        </w:tabs>
        <w:spacing w:line="267" w:lineRule="exact"/>
        <w:ind w:left="1427" w:hanging="359"/>
        <w:rPr>
          <w:rFonts w:eastAsia="標楷體"/>
          <w:sz w:val="24"/>
        </w:rPr>
      </w:pPr>
      <w:r w:rsidRPr="005D40D0">
        <w:rPr>
          <w:rFonts w:eastAsia="標楷體"/>
          <w:sz w:val="24"/>
        </w:rPr>
        <w:t>Exceptional</w:t>
      </w:r>
      <w:r w:rsidRPr="005D40D0">
        <w:rPr>
          <w:rFonts w:eastAsia="標楷體"/>
          <w:spacing w:val="-2"/>
          <w:sz w:val="24"/>
        </w:rPr>
        <w:t xml:space="preserve"> event</w:t>
      </w:r>
    </w:p>
    <w:p w14:paraId="788EB2F6" w14:textId="77777777" w:rsidR="00CB2FF0" w:rsidRPr="005D40D0" w:rsidRDefault="00000000">
      <w:pPr>
        <w:pStyle w:val="a3"/>
        <w:spacing w:before="265" w:line="470" w:lineRule="auto"/>
        <w:ind w:left="1066" w:right="234" w:firstLine="482"/>
        <w:jc w:val="both"/>
        <w:rPr>
          <w:rFonts w:eastAsia="標楷體"/>
        </w:rPr>
      </w:pPr>
      <w:r w:rsidRPr="005D40D0">
        <w:rPr>
          <w:rFonts w:eastAsia="標楷體"/>
        </w:rPr>
        <w:t>System management tool would alert with sound and window, when the system appears abnormality, to remind information system managers and relevant technicians of confirming the exceptional event and solving the abnormal problems to maintain the system stability.</w:t>
      </w:r>
    </w:p>
    <w:p w14:paraId="15748A32" w14:textId="77777777" w:rsidR="00CB2FF0" w:rsidRPr="005D40D0" w:rsidRDefault="00000000">
      <w:pPr>
        <w:pStyle w:val="a4"/>
        <w:numPr>
          <w:ilvl w:val="2"/>
          <w:numId w:val="4"/>
        </w:numPr>
        <w:tabs>
          <w:tab w:val="left" w:pos="1427"/>
        </w:tabs>
        <w:spacing w:line="272" w:lineRule="exact"/>
        <w:ind w:left="1427" w:hanging="359"/>
        <w:rPr>
          <w:rFonts w:eastAsia="標楷體"/>
          <w:sz w:val="24"/>
        </w:rPr>
      </w:pPr>
      <w:r w:rsidRPr="005D40D0">
        <w:rPr>
          <w:rFonts w:eastAsia="標楷體"/>
          <w:sz w:val="24"/>
        </w:rPr>
        <w:t>Data</w:t>
      </w:r>
      <w:r w:rsidRPr="005D40D0">
        <w:rPr>
          <w:rFonts w:eastAsia="標楷體"/>
          <w:spacing w:val="-4"/>
          <w:sz w:val="24"/>
        </w:rPr>
        <w:t xml:space="preserve"> </w:t>
      </w:r>
      <w:r w:rsidRPr="005D40D0">
        <w:rPr>
          <w:rFonts w:eastAsia="標楷體"/>
          <w:spacing w:val="-2"/>
          <w:sz w:val="24"/>
        </w:rPr>
        <w:t>backup</w:t>
      </w:r>
    </w:p>
    <w:p w14:paraId="32E65956" w14:textId="77777777" w:rsidR="00CB2FF0" w:rsidRPr="005D40D0" w:rsidRDefault="00000000">
      <w:pPr>
        <w:pStyle w:val="a3"/>
        <w:spacing w:before="264" w:line="470" w:lineRule="auto"/>
        <w:ind w:left="1066" w:right="232" w:firstLine="482"/>
        <w:jc w:val="both"/>
        <w:rPr>
          <w:rFonts w:eastAsia="標楷體"/>
        </w:rPr>
      </w:pPr>
      <w:r w:rsidRPr="005D40D0">
        <w:rPr>
          <w:rFonts w:eastAsia="標楷體"/>
        </w:rPr>
        <w:t>Veterinary hospital related data are the important asset of a veterinary hospital. As a result, backup is an important investment. When the system appears problems, the data could be timely searched back to prevent from loss caused by disasters or error operation.</w:t>
      </w:r>
    </w:p>
    <w:p w14:paraId="49FE026C"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30AFBC55" w14:textId="77777777" w:rsidR="00CB2FF0" w:rsidRPr="005D40D0" w:rsidRDefault="00000000">
      <w:pPr>
        <w:pStyle w:val="1"/>
        <w:tabs>
          <w:tab w:val="left" w:pos="2039"/>
        </w:tabs>
        <w:rPr>
          <w:rFonts w:eastAsia="標楷體"/>
        </w:rPr>
      </w:pPr>
      <w:bookmarkStart w:id="34" w:name="_bookmark34"/>
      <w:bookmarkEnd w:id="34"/>
      <w:r w:rsidRPr="005D40D0">
        <w:rPr>
          <w:rFonts w:eastAsia="標楷體"/>
        </w:rPr>
        <w:lastRenderedPageBreak/>
        <w:t>Chapter</w:t>
      </w:r>
      <w:r w:rsidRPr="005D40D0">
        <w:rPr>
          <w:rFonts w:eastAsia="標楷體"/>
          <w:spacing w:val="-14"/>
        </w:rPr>
        <w:t xml:space="preserve"> </w:t>
      </w:r>
      <w:r w:rsidRPr="005D40D0">
        <w:rPr>
          <w:rFonts w:eastAsia="標楷體"/>
          <w:spacing w:val="-10"/>
        </w:rPr>
        <w:t>V</w:t>
      </w:r>
      <w:r w:rsidRPr="005D40D0">
        <w:rPr>
          <w:rFonts w:eastAsia="標楷體"/>
        </w:rPr>
        <w:tab/>
        <w:t>Conclusion</w:t>
      </w:r>
      <w:r w:rsidRPr="005D40D0">
        <w:rPr>
          <w:rFonts w:eastAsia="標楷體"/>
          <w:spacing w:val="-4"/>
        </w:rPr>
        <w:t xml:space="preserve"> </w:t>
      </w:r>
      <w:r w:rsidRPr="005D40D0">
        <w:rPr>
          <w:rFonts w:eastAsia="標楷體"/>
        </w:rPr>
        <w:t>and</w:t>
      </w:r>
      <w:r w:rsidRPr="005D40D0">
        <w:rPr>
          <w:rFonts w:eastAsia="標楷體"/>
          <w:spacing w:val="-4"/>
        </w:rPr>
        <w:t xml:space="preserve"> </w:t>
      </w:r>
      <w:r w:rsidRPr="005D40D0">
        <w:rPr>
          <w:rFonts w:eastAsia="標楷體"/>
        </w:rPr>
        <w:t>Future</w:t>
      </w:r>
      <w:r w:rsidRPr="005D40D0">
        <w:rPr>
          <w:rFonts w:eastAsia="標楷體"/>
          <w:spacing w:val="-9"/>
        </w:rPr>
        <w:t xml:space="preserve"> </w:t>
      </w:r>
      <w:r w:rsidRPr="005D40D0">
        <w:rPr>
          <w:rFonts w:eastAsia="標楷體"/>
          <w:spacing w:val="-4"/>
        </w:rPr>
        <w:t>Work</w:t>
      </w:r>
    </w:p>
    <w:p w14:paraId="60D8CD36" w14:textId="77777777" w:rsidR="00CB2FF0" w:rsidRPr="005D40D0" w:rsidRDefault="00000000">
      <w:pPr>
        <w:pStyle w:val="2"/>
        <w:tabs>
          <w:tab w:val="left" w:pos="1823"/>
        </w:tabs>
        <w:rPr>
          <w:rFonts w:eastAsia="標楷體"/>
        </w:rPr>
      </w:pPr>
      <w:bookmarkStart w:id="35" w:name="_bookmark35"/>
      <w:bookmarkEnd w:id="35"/>
      <w:r w:rsidRPr="005D40D0">
        <w:rPr>
          <w:rFonts w:eastAsia="標楷體"/>
        </w:rPr>
        <w:t>Section</w:t>
      </w:r>
      <w:r w:rsidRPr="005D40D0">
        <w:rPr>
          <w:rFonts w:eastAsia="標楷體"/>
          <w:spacing w:val="-11"/>
        </w:rPr>
        <w:t xml:space="preserve"> </w:t>
      </w:r>
      <w:r w:rsidRPr="005D40D0">
        <w:rPr>
          <w:rFonts w:eastAsia="標楷體"/>
          <w:spacing w:val="-10"/>
        </w:rPr>
        <w:t>I</w:t>
      </w:r>
      <w:r w:rsidRPr="005D40D0">
        <w:rPr>
          <w:rFonts w:eastAsia="標楷體"/>
        </w:rPr>
        <w:tab/>
        <w:t>Research</w:t>
      </w:r>
      <w:r w:rsidRPr="005D40D0">
        <w:rPr>
          <w:rFonts w:eastAsia="標楷體"/>
          <w:spacing w:val="-16"/>
        </w:rPr>
        <w:t xml:space="preserve"> </w:t>
      </w:r>
      <w:r w:rsidRPr="005D40D0">
        <w:rPr>
          <w:rFonts w:eastAsia="標楷體"/>
          <w:spacing w:val="-2"/>
        </w:rPr>
        <w:t>Conclusion</w:t>
      </w:r>
    </w:p>
    <w:p w14:paraId="784583A1" w14:textId="77777777" w:rsidR="00CB2FF0" w:rsidRPr="005D40D0" w:rsidRDefault="00000000">
      <w:pPr>
        <w:pStyle w:val="a3"/>
        <w:spacing w:before="302" w:line="470" w:lineRule="auto"/>
        <w:ind w:left="305" w:right="234" w:firstLine="479"/>
        <w:jc w:val="both"/>
        <w:rPr>
          <w:rFonts w:eastAsia="標楷體"/>
        </w:rPr>
      </w:pPr>
      <w:r w:rsidRPr="005D40D0">
        <w:rPr>
          <w:rFonts w:eastAsia="標楷體"/>
          <w:noProof/>
        </w:rPr>
        <w:drawing>
          <wp:anchor distT="0" distB="0" distL="0" distR="0" simplePos="0" relativeHeight="251708928" behindDoc="1" locked="0" layoutInCell="1" allowOverlap="1" wp14:anchorId="73054504" wp14:editId="2C359A9F">
            <wp:simplePos x="0" y="0"/>
            <wp:positionH relativeFrom="page">
              <wp:posOffset>1652890</wp:posOffset>
            </wp:positionH>
            <wp:positionV relativeFrom="paragraph">
              <wp:posOffset>1246280</wp:posOffset>
            </wp:positionV>
            <wp:extent cx="4628860" cy="4728872"/>
            <wp:effectExtent l="0" t="0" r="0" b="0"/>
            <wp:wrapNone/>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Following the changing family structure in the society, a lot of people entrust the mind to pets. Some scholars even promote the name as companion animal. The enhancing</w:t>
      </w:r>
      <w:r w:rsidRPr="005D40D0">
        <w:rPr>
          <w:rFonts w:eastAsia="標楷體"/>
          <w:spacing w:val="-2"/>
        </w:rPr>
        <w:t xml:space="preserve"> </w:t>
      </w:r>
      <w:r w:rsidRPr="005D40D0">
        <w:rPr>
          <w:rFonts w:eastAsia="標楷體"/>
        </w:rPr>
        <w:t>status of pets in a family</w:t>
      </w:r>
      <w:r w:rsidRPr="005D40D0">
        <w:rPr>
          <w:rFonts w:eastAsia="標楷體"/>
          <w:spacing w:val="-4"/>
        </w:rPr>
        <w:t xml:space="preserve"> </w:t>
      </w:r>
      <w:r w:rsidRPr="005D40D0">
        <w:rPr>
          <w:rFonts w:eastAsia="標楷體"/>
        </w:rPr>
        <w:t>has the family</w:t>
      </w:r>
      <w:r w:rsidRPr="005D40D0">
        <w:rPr>
          <w:rFonts w:eastAsia="標楷體"/>
          <w:spacing w:val="-2"/>
        </w:rPr>
        <w:t xml:space="preserve"> </w:t>
      </w:r>
      <w:r w:rsidRPr="005D40D0">
        <w:rPr>
          <w:rFonts w:eastAsia="標楷體"/>
        </w:rPr>
        <w:t>members increase the concerns about pets, regard them as family members, and expect to treat them as people. It therefore enhances the development of pet industry, including pet medical care, pet beauty, pet stores, and pet hotels. Compound veterinary hospitals developed in the past years combine veterinary hospitals or beauty shops with pet stores to provide innovative business model, in which operating costs are reduced by bulk purchase and the overall service quality is enhanced by the application of complete pet service procedures to attract customers. Nonetheless, the application of information technology to veterinary hospitals has not been popularized. Meanwhile, the business model in pet industry is changing constantly. A lot of veterinary hospitals could not catch up with the business trend. This study therefore expects to provide veterinary hospitals with the integrated information technology to promote the capacity and reinforce the competitiveness.</w:t>
      </w:r>
    </w:p>
    <w:p w14:paraId="1DD7B0BA" w14:textId="77777777" w:rsidR="00CB2FF0" w:rsidRPr="005D40D0" w:rsidRDefault="00000000">
      <w:pPr>
        <w:pStyle w:val="a3"/>
        <w:spacing w:line="470" w:lineRule="auto"/>
        <w:ind w:left="305" w:right="235" w:firstLine="479"/>
        <w:jc w:val="both"/>
        <w:rPr>
          <w:rFonts w:eastAsia="標楷體"/>
        </w:rPr>
      </w:pPr>
      <w:r w:rsidRPr="005D40D0">
        <w:rPr>
          <w:rFonts w:eastAsia="標楷體"/>
        </w:rPr>
        <w:t>The system proposed in this study combines iBeacon, the indoor positioning technology, with the medical care system applied in Cloud service platform and provides an integrated system for compound veterinary hospitals to enhance the management efficiency and the overall business turnover. iBeacon is applied to acquire the real-time location of a pet owner and provides the correspondent product</w:t>
      </w:r>
      <w:r w:rsidRPr="005D40D0">
        <w:rPr>
          <w:rFonts w:eastAsia="標楷體"/>
          <w:spacing w:val="40"/>
        </w:rPr>
        <w:t xml:space="preserve"> </w:t>
      </w:r>
      <w:r w:rsidRPr="005D40D0">
        <w:rPr>
          <w:rFonts w:eastAsia="標楷體"/>
        </w:rPr>
        <w:t>information and product offer news. With the combination of Cloud platform and information system, the system proposed in this study allows a pet owner connecting to Cloud platform, through the mobile phone APP for relevant information and functions, including</w:t>
      </w:r>
      <w:r w:rsidRPr="005D40D0">
        <w:rPr>
          <w:rFonts w:eastAsia="標楷體"/>
          <w:spacing w:val="37"/>
        </w:rPr>
        <w:t xml:space="preserve"> </w:t>
      </w:r>
      <w:r w:rsidRPr="005D40D0">
        <w:rPr>
          <w:rFonts w:eastAsia="標楷體"/>
        </w:rPr>
        <w:t>hot</w:t>
      </w:r>
      <w:r w:rsidRPr="005D40D0">
        <w:rPr>
          <w:rFonts w:eastAsia="標楷體"/>
          <w:spacing w:val="42"/>
        </w:rPr>
        <w:t xml:space="preserve"> </w:t>
      </w:r>
      <w:r w:rsidRPr="005D40D0">
        <w:rPr>
          <w:rFonts w:eastAsia="標楷體"/>
        </w:rPr>
        <w:t>sales,</w:t>
      </w:r>
      <w:r w:rsidRPr="005D40D0">
        <w:rPr>
          <w:rFonts w:eastAsia="標楷體"/>
          <w:spacing w:val="41"/>
        </w:rPr>
        <w:t xml:space="preserve"> </w:t>
      </w:r>
      <w:r w:rsidRPr="005D40D0">
        <w:rPr>
          <w:rFonts w:eastAsia="標楷體"/>
        </w:rPr>
        <w:t>coupons,</w:t>
      </w:r>
      <w:r w:rsidRPr="005D40D0">
        <w:rPr>
          <w:rFonts w:eastAsia="標楷體"/>
          <w:spacing w:val="42"/>
        </w:rPr>
        <w:t xml:space="preserve"> </w:t>
      </w:r>
      <w:r w:rsidRPr="005D40D0">
        <w:rPr>
          <w:rFonts w:eastAsia="標楷體"/>
        </w:rPr>
        <w:t>pet</w:t>
      </w:r>
      <w:r w:rsidRPr="005D40D0">
        <w:rPr>
          <w:rFonts w:eastAsia="標楷體"/>
          <w:spacing w:val="41"/>
        </w:rPr>
        <w:t xml:space="preserve"> </w:t>
      </w:r>
      <w:r w:rsidRPr="005D40D0">
        <w:rPr>
          <w:rFonts w:eastAsia="標楷體"/>
        </w:rPr>
        <w:t>information,</w:t>
      </w:r>
      <w:r w:rsidRPr="005D40D0">
        <w:rPr>
          <w:rFonts w:eastAsia="標楷體"/>
          <w:spacing w:val="42"/>
        </w:rPr>
        <w:t xml:space="preserve"> </w:t>
      </w:r>
      <w:r w:rsidRPr="005D40D0">
        <w:rPr>
          <w:rFonts w:eastAsia="標楷體"/>
        </w:rPr>
        <w:t>real-time</w:t>
      </w:r>
      <w:r w:rsidRPr="005D40D0">
        <w:rPr>
          <w:rFonts w:eastAsia="標楷體"/>
          <w:spacing w:val="41"/>
        </w:rPr>
        <w:t xml:space="preserve"> </w:t>
      </w:r>
      <w:r w:rsidRPr="005D40D0">
        <w:rPr>
          <w:rFonts w:eastAsia="標楷體"/>
        </w:rPr>
        <w:t>images,</w:t>
      </w:r>
      <w:r w:rsidRPr="005D40D0">
        <w:rPr>
          <w:rFonts w:eastAsia="標楷體"/>
          <w:spacing w:val="42"/>
        </w:rPr>
        <w:t xml:space="preserve"> </w:t>
      </w:r>
      <w:r w:rsidRPr="005D40D0">
        <w:rPr>
          <w:rFonts w:eastAsia="標楷體"/>
        </w:rPr>
        <w:t>medical</w:t>
      </w:r>
      <w:r w:rsidRPr="005D40D0">
        <w:rPr>
          <w:rFonts w:eastAsia="標楷體"/>
          <w:spacing w:val="42"/>
        </w:rPr>
        <w:t xml:space="preserve"> </w:t>
      </w:r>
      <w:r w:rsidRPr="005D40D0">
        <w:rPr>
          <w:rFonts w:eastAsia="標楷體"/>
          <w:spacing w:val="-2"/>
        </w:rPr>
        <w:t>information</w:t>
      </w:r>
    </w:p>
    <w:p w14:paraId="76A37F26" w14:textId="77777777" w:rsidR="00CB2FF0" w:rsidRPr="005D40D0" w:rsidRDefault="00CB2FF0">
      <w:pPr>
        <w:spacing w:line="470" w:lineRule="auto"/>
        <w:jc w:val="both"/>
        <w:rPr>
          <w:rFonts w:eastAsia="標楷體"/>
        </w:rPr>
        <w:sectPr w:rsidR="00CB2FF0" w:rsidRPr="005D40D0">
          <w:pgSz w:w="11910" w:h="16840"/>
          <w:pgMar w:top="1500" w:right="1180" w:bottom="1200" w:left="1680" w:header="0" w:footer="1017" w:gutter="0"/>
          <w:cols w:space="720"/>
        </w:sectPr>
      </w:pPr>
    </w:p>
    <w:p w14:paraId="7951BBC1" w14:textId="77777777" w:rsidR="00CB2FF0" w:rsidRPr="005D40D0" w:rsidRDefault="00000000">
      <w:pPr>
        <w:pStyle w:val="a3"/>
        <w:spacing w:before="71" w:line="470" w:lineRule="auto"/>
        <w:ind w:left="305" w:right="219"/>
        <w:jc w:val="both"/>
        <w:rPr>
          <w:rFonts w:eastAsia="標楷體"/>
        </w:rPr>
      </w:pPr>
      <w:r w:rsidRPr="005D40D0">
        <w:rPr>
          <w:rFonts w:eastAsia="標楷體"/>
          <w:noProof/>
        </w:rPr>
        <w:lastRenderedPageBreak/>
        <w:drawing>
          <wp:anchor distT="0" distB="0" distL="0" distR="0" simplePos="0" relativeHeight="251710976" behindDoc="1" locked="0" layoutInCell="1" allowOverlap="1" wp14:anchorId="1F799C75" wp14:editId="1773EE0D">
            <wp:simplePos x="0" y="0"/>
            <wp:positionH relativeFrom="page">
              <wp:posOffset>1652890</wp:posOffset>
            </wp:positionH>
            <wp:positionV relativeFrom="paragraph">
              <wp:posOffset>2013953</wp:posOffset>
            </wp:positionV>
            <wp:extent cx="4628860" cy="4728872"/>
            <wp:effectExtent l="0" t="0" r="0" b="0"/>
            <wp:wrapNone/>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enquiry, information sharing, and latest news. The services of product offers, medical information enquiry, and latest news are the connection bridge between pet owners and hospitals, and the pet information and real-time image records could reduce medical disputes between pet owners and hospitals caused by opaque medical practice. The system records allow medical information and surgery processes being public and transparent to reduce pet owners’</w:t>
      </w:r>
      <w:r w:rsidRPr="005D40D0">
        <w:rPr>
          <w:rFonts w:eastAsia="標楷體"/>
          <w:spacing w:val="-9"/>
        </w:rPr>
        <w:t xml:space="preserve"> </w:t>
      </w:r>
      <w:r w:rsidRPr="005D40D0">
        <w:rPr>
          <w:rFonts w:eastAsia="標楷體"/>
        </w:rPr>
        <w:t>distrust of veterinary hospitals. The integrated system could reduce administrative procedures and human care costs to enhance veterinarians’ service quality. The integrated system could also store surgery process images and medical information for the case study examples among veterinarians as well as experience exchange and sharing among hospitals. The data and statistical data accumulated in the established information platform could provide operators with reference for future business directions and decision-making of the veterinary hospitals. Consumer behaviors could be discussed through the analysis of product sales information to further determine the future business direction of veterinary hospital stores.</w:t>
      </w:r>
      <w:r w:rsidRPr="005D40D0">
        <w:rPr>
          <w:rFonts w:eastAsia="標楷體"/>
          <w:spacing w:val="-1"/>
        </w:rPr>
        <w:t xml:space="preserve"> </w:t>
      </w:r>
      <w:r w:rsidRPr="005D40D0">
        <w:rPr>
          <w:rFonts w:eastAsia="標楷體"/>
        </w:rPr>
        <w:t>The</w:t>
      </w:r>
      <w:r w:rsidRPr="005D40D0">
        <w:rPr>
          <w:rFonts w:eastAsia="標楷體"/>
          <w:spacing w:val="-3"/>
        </w:rPr>
        <w:t xml:space="preserve"> </w:t>
      </w:r>
      <w:r w:rsidRPr="005D40D0">
        <w:rPr>
          <w:rFonts w:eastAsia="標楷體"/>
        </w:rPr>
        <w:t>data</w:t>
      </w:r>
      <w:r w:rsidRPr="005D40D0">
        <w:rPr>
          <w:rFonts w:eastAsia="標楷體"/>
          <w:spacing w:val="-2"/>
        </w:rPr>
        <w:t xml:space="preserve"> </w:t>
      </w:r>
      <w:r w:rsidRPr="005D40D0">
        <w:rPr>
          <w:rFonts w:eastAsia="標楷體"/>
        </w:rPr>
        <w:t>mining</w:t>
      </w:r>
      <w:r w:rsidRPr="005D40D0">
        <w:rPr>
          <w:rFonts w:eastAsia="標楷體"/>
          <w:spacing w:val="-3"/>
        </w:rPr>
        <w:t xml:space="preserve"> </w:t>
      </w:r>
      <w:r w:rsidRPr="005D40D0">
        <w:rPr>
          <w:rFonts w:eastAsia="標楷體"/>
        </w:rPr>
        <w:t>technology</w:t>
      </w:r>
      <w:r w:rsidRPr="005D40D0">
        <w:rPr>
          <w:rFonts w:eastAsia="標楷體"/>
          <w:spacing w:val="-5"/>
        </w:rPr>
        <w:t xml:space="preserve"> </w:t>
      </w:r>
      <w:r w:rsidRPr="005D40D0">
        <w:rPr>
          <w:rFonts w:eastAsia="標楷體"/>
        </w:rPr>
        <w:t>could</w:t>
      </w:r>
      <w:r w:rsidRPr="005D40D0">
        <w:rPr>
          <w:rFonts w:eastAsia="標楷體"/>
          <w:spacing w:val="-1"/>
        </w:rPr>
        <w:t xml:space="preserve"> </w:t>
      </w:r>
      <w:r w:rsidRPr="005D40D0">
        <w:rPr>
          <w:rFonts w:eastAsia="標楷體"/>
        </w:rPr>
        <w:t>dig</w:t>
      </w:r>
      <w:r w:rsidRPr="005D40D0">
        <w:rPr>
          <w:rFonts w:eastAsia="標楷體"/>
          <w:spacing w:val="-3"/>
        </w:rPr>
        <w:t xml:space="preserve"> </w:t>
      </w:r>
      <w:r w:rsidRPr="005D40D0">
        <w:rPr>
          <w:rFonts w:eastAsia="標楷體"/>
        </w:rPr>
        <w:t>out the</w:t>
      </w:r>
      <w:r w:rsidRPr="005D40D0">
        <w:rPr>
          <w:rFonts w:eastAsia="標楷體"/>
          <w:spacing w:val="-2"/>
        </w:rPr>
        <w:t xml:space="preserve"> </w:t>
      </w:r>
      <w:r w:rsidRPr="005D40D0">
        <w:rPr>
          <w:rFonts w:eastAsia="標楷體"/>
        </w:rPr>
        <w:t>correlations among</w:t>
      </w:r>
      <w:r w:rsidRPr="005D40D0">
        <w:rPr>
          <w:rFonts w:eastAsia="標楷體"/>
          <w:spacing w:val="-2"/>
        </w:rPr>
        <w:t xml:space="preserve"> </w:t>
      </w:r>
      <w:r w:rsidRPr="005D40D0">
        <w:rPr>
          <w:rFonts w:eastAsia="標楷體"/>
        </w:rPr>
        <w:t>a pet’s</w:t>
      </w:r>
      <w:r w:rsidRPr="005D40D0">
        <w:rPr>
          <w:rFonts w:eastAsia="標楷體"/>
          <w:spacing w:val="-1"/>
        </w:rPr>
        <w:t xml:space="preserve"> </w:t>
      </w:r>
      <w:r w:rsidRPr="005D40D0">
        <w:rPr>
          <w:rFonts w:eastAsia="標楷體"/>
        </w:rPr>
        <w:t>infected diseases,</w:t>
      </w:r>
      <w:r w:rsidRPr="005D40D0">
        <w:rPr>
          <w:rFonts w:eastAsia="標楷體"/>
          <w:spacing w:val="-2"/>
        </w:rPr>
        <w:t xml:space="preserve"> </w:t>
      </w:r>
      <w:r w:rsidRPr="005D40D0">
        <w:rPr>
          <w:rFonts w:eastAsia="標楷體"/>
        </w:rPr>
        <w:t>variety,</w:t>
      </w:r>
      <w:r w:rsidRPr="005D40D0">
        <w:rPr>
          <w:rFonts w:eastAsia="標楷體"/>
          <w:spacing w:val="-2"/>
        </w:rPr>
        <w:t xml:space="preserve"> </w:t>
      </w:r>
      <w:r w:rsidRPr="005D40D0">
        <w:rPr>
          <w:rFonts w:eastAsia="標楷體"/>
        </w:rPr>
        <w:t>age,</w:t>
      </w:r>
      <w:r w:rsidRPr="005D40D0">
        <w:rPr>
          <w:rFonts w:eastAsia="標楷體"/>
          <w:spacing w:val="-2"/>
        </w:rPr>
        <w:t xml:space="preserve"> </w:t>
      </w:r>
      <w:r w:rsidRPr="005D40D0">
        <w:rPr>
          <w:rFonts w:eastAsia="標楷體"/>
        </w:rPr>
        <w:t>and</w:t>
      </w:r>
      <w:r w:rsidRPr="005D40D0">
        <w:rPr>
          <w:rFonts w:eastAsia="標楷體"/>
          <w:spacing w:val="-2"/>
        </w:rPr>
        <w:t xml:space="preserve"> </w:t>
      </w:r>
      <w:r w:rsidRPr="005D40D0">
        <w:rPr>
          <w:rFonts w:eastAsia="標楷體"/>
        </w:rPr>
        <w:t>figure</w:t>
      </w:r>
      <w:r w:rsidRPr="005D40D0">
        <w:rPr>
          <w:rFonts w:eastAsia="標楷體"/>
          <w:spacing w:val="-4"/>
        </w:rPr>
        <w:t xml:space="preserve"> </w:t>
      </w:r>
      <w:r w:rsidRPr="005D40D0">
        <w:rPr>
          <w:rFonts w:eastAsia="標楷體"/>
        </w:rPr>
        <w:t>for</w:t>
      </w:r>
      <w:r w:rsidRPr="005D40D0">
        <w:rPr>
          <w:rFonts w:eastAsia="標楷體"/>
          <w:spacing w:val="-4"/>
        </w:rPr>
        <w:t xml:space="preserve"> </w:t>
      </w:r>
      <w:r w:rsidRPr="005D40D0">
        <w:rPr>
          <w:rFonts w:eastAsia="標楷體"/>
        </w:rPr>
        <w:t>the</w:t>
      </w:r>
      <w:r w:rsidRPr="005D40D0">
        <w:rPr>
          <w:rFonts w:eastAsia="標楷體"/>
          <w:spacing w:val="-3"/>
        </w:rPr>
        <w:t xml:space="preserve"> </w:t>
      </w:r>
      <w:r w:rsidRPr="005D40D0">
        <w:rPr>
          <w:rFonts w:eastAsia="標楷體"/>
        </w:rPr>
        <w:t>reference</w:t>
      </w:r>
      <w:r w:rsidRPr="005D40D0">
        <w:rPr>
          <w:rFonts w:eastAsia="標楷體"/>
          <w:spacing w:val="-1"/>
        </w:rPr>
        <w:t xml:space="preserve"> </w:t>
      </w:r>
      <w:r w:rsidRPr="005D40D0">
        <w:rPr>
          <w:rFonts w:eastAsia="標楷體"/>
        </w:rPr>
        <w:t>of</w:t>
      </w:r>
      <w:r w:rsidRPr="005D40D0">
        <w:rPr>
          <w:rFonts w:eastAsia="標楷體"/>
          <w:spacing w:val="-3"/>
        </w:rPr>
        <w:t xml:space="preserve"> </w:t>
      </w:r>
      <w:r w:rsidRPr="005D40D0">
        <w:rPr>
          <w:rFonts w:eastAsia="標楷體"/>
        </w:rPr>
        <w:t>future</w:t>
      </w:r>
      <w:r w:rsidRPr="005D40D0">
        <w:rPr>
          <w:rFonts w:eastAsia="標楷體"/>
          <w:spacing w:val="-3"/>
        </w:rPr>
        <w:t xml:space="preserve"> </w:t>
      </w:r>
      <w:r w:rsidRPr="005D40D0">
        <w:rPr>
          <w:rFonts w:eastAsia="標楷體"/>
        </w:rPr>
        <w:t>medical treatment.</w:t>
      </w:r>
      <w:r w:rsidRPr="005D40D0">
        <w:rPr>
          <w:rFonts w:eastAsia="標楷體"/>
          <w:spacing w:val="-2"/>
        </w:rPr>
        <w:t xml:space="preserve"> </w:t>
      </w:r>
      <w:r w:rsidRPr="005D40D0">
        <w:rPr>
          <w:rFonts w:eastAsia="標楷體"/>
        </w:rPr>
        <w:t>Summing up above explanations, the integrated system proposed in this study presents the following advantages:</w:t>
      </w:r>
    </w:p>
    <w:p w14:paraId="4F9CCB21" w14:textId="77777777" w:rsidR="00CB2FF0" w:rsidRPr="005D40D0" w:rsidRDefault="00000000">
      <w:pPr>
        <w:pStyle w:val="a4"/>
        <w:numPr>
          <w:ilvl w:val="0"/>
          <w:numId w:val="3"/>
        </w:numPr>
        <w:tabs>
          <w:tab w:val="left" w:pos="1265"/>
        </w:tabs>
        <w:spacing w:line="470" w:lineRule="auto"/>
        <w:ind w:right="232"/>
        <w:rPr>
          <w:rFonts w:eastAsia="標楷體"/>
          <w:sz w:val="24"/>
        </w:rPr>
      </w:pPr>
      <w:r w:rsidRPr="005D40D0">
        <w:rPr>
          <w:rFonts w:eastAsia="標楷體"/>
          <w:sz w:val="24"/>
        </w:rPr>
        <w:t>To provide operators with different marketing from the past through iBeacon, the indoor positioning technology.</w:t>
      </w:r>
    </w:p>
    <w:p w14:paraId="4D29A01B" w14:textId="77777777" w:rsidR="00CB2FF0" w:rsidRPr="005D40D0" w:rsidRDefault="00000000">
      <w:pPr>
        <w:pStyle w:val="a4"/>
        <w:numPr>
          <w:ilvl w:val="0"/>
          <w:numId w:val="3"/>
        </w:numPr>
        <w:tabs>
          <w:tab w:val="left" w:pos="1265"/>
        </w:tabs>
        <w:spacing w:line="470" w:lineRule="auto"/>
        <w:ind w:right="241"/>
        <w:rPr>
          <w:rFonts w:eastAsia="標楷體"/>
          <w:sz w:val="24"/>
        </w:rPr>
      </w:pPr>
      <w:r w:rsidRPr="005D40D0">
        <w:rPr>
          <w:rFonts w:eastAsia="標楷體"/>
          <w:sz w:val="24"/>
        </w:rPr>
        <w:t>To provide pet owners with offers through shopping recommendation system to enhance the purchase intention.</w:t>
      </w:r>
    </w:p>
    <w:p w14:paraId="50F013F5" w14:textId="77777777" w:rsidR="00CB2FF0" w:rsidRPr="005D40D0" w:rsidRDefault="00000000">
      <w:pPr>
        <w:pStyle w:val="a4"/>
        <w:numPr>
          <w:ilvl w:val="0"/>
          <w:numId w:val="3"/>
        </w:numPr>
        <w:tabs>
          <w:tab w:val="left" w:pos="1265"/>
        </w:tabs>
        <w:spacing w:line="470" w:lineRule="auto"/>
        <w:ind w:right="240"/>
        <w:rPr>
          <w:rFonts w:eastAsia="標楷體"/>
          <w:sz w:val="24"/>
        </w:rPr>
      </w:pPr>
      <w:r w:rsidRPr="005D40D0">
        <w:rPr>
          <w:rFonts w:eastAsia="標楷體"/>
          <w:sz w:val="24"/>
        </w:rPr>
        <w:t>To</w:t>
      </w:r>
      <w:r w:rsidRPr="005D40D0">
        <w:rPr>
          <w:rFonts w:eastAsia="標楷體"/>
          <w:spacing w:val="40"/>
          <w:sz w:val="24"/>
        </w:rPr>
        <w:t xml:space="preserve"> </w:t>
      </w:r>
      <w:r w:rsidRPr="005D40D0">
        <w:rPr>
          <w:rFonts w:eastAsia="標楷體"/>
          <w:sz w:val="24"/>
        </w:rPr>
        <w:t>connect</w:t>
      </w:r>
      <w:r w:rsidRPr="005D40D0">
        <w:rPr>
          <w:rFonts w:eastAsia="標楷體"/>
          <w:spacing w:val="40"/>
          <w:sz w:val="24"/>
        </w:rPr>
        <w:t xml:space="preserve"> </w:t>
      </w:r>
      <w:r w:rsidRPr="005D40D0">
        <w:rPr>
          <w:rFonts w:eastAsia="標楷體"/>
          <w:sz w:val="24"/>
        </w:rPr>
        <w:t>the</w:t>
      </w:r>
      <w:r w:rsidRPr="005D40D0">
        <w:rPr>
          <w:rFonts w:eastAsia="標楷體"/>
          <w:spacing w:val="40"/>
          <w:sz w:val="24"/>
        </w:rPr>
        <w:t xml:space="preserve"> </w:t>
      </w:r>
      <w:r w:rsidRPr="005D40D0">
        <w:rPr>
          <w:rFonts w:eastAsia="標楷體"/>
          <w:sz w:val="24"/>
        </w:rPr>
        <w:t>relationship</w:t>
      </w:r>
      <w:r w:rsidRPr="005D40D0">
        <w:rPr>
          <w:rFonts w:eastAsia="標楷體"/>
          <w:spacing w:val="40"/>
          <w:sz w:val="24"/>
        </w:rPr>
        <w:t xml:space="preserve"> </w:t>
      </w:r>
      <w:r w:rsidRPr="005D40D0">
        <w:rPr>
          <w:rFonts w:eastAsia="標楷體"/>
          <w:sz w:val="24"/>
        </w:rPr>
        <w:t>between</w:t>
      </w:r>
      <w:r w:rsidRPr="005D40D0">
        <w:rPr>
          <w:rFonts w:eastAsia="標楷體"/>
          <w:spacing w:val="40"/>
          <w:sz w:val="24"/>
        </w:rPr>
        <w:t xml:space="preserve"> </w:t>
      </w:r>
      <w:r w:rsidRPr="005D40D0">
        <w:rPr>
          <w:rFonts w:eastAsia="標楷體"/>
          <w:sz w:val="24"/>
        </w:rPr>
        <w:t>pet</w:t>
      </w:r>
      <w:r w:rsidRPr="005D40D0">
        <w:rPr>
          <w:rFonts w:eastAsia="標楷體"/>
          <w:spacing w:val="40"/>
          <w:sz w:val="24"/>
        </w:rPr>
        <w:t xml:space="preserve"> </w:t>
      </w:r>
      <w:r w:rsidRPr="005D40D0">
        <w:rPr>
          <w:rFonts w:eastAsia="標楷體"/>
          <w:sz w:val="24"/>
        </w:rPr>
        <w:t>owners</w:t>
      </w:r>
      <w:r w:rsidRPr="005D40D0">
        <w:rPr>
          <w:rFonts w:eastAsia="標楷體"/>
          <w:spacing w:val="40"/>
          <w:sz w:val="24"/>
        </w:rPr>
        <w:t xml:space="preserve"> </w:t>
      </w:r>
      <w:r w:rsidRPr="005D40D0">
        <w:rPr>
          <w:rFonts w:eastAsia="標楷體"/>
          <w:sz w:val="24"/>
        </w:rPr>
        <w:t>and</w:t>
      </w:r>
      <w:r w:rsidRPr="005D40D0">
        <w:rPr>
          <w:rFonts w:eastAsia="標楷體"/>
          <w:spacing w:val="40"/>
          <w:sz w:val="24"/>
        </w:rPr>
        <w:t xml:space="preserve"> </w:t>
      </w:r>
      <w:r w:rsidRPr="005D40D0">
        <w:rPr>
          <w:rFonts w:eastAsia="標楷體"/>
          <w:sz w:val="24"/>
        </w:rPr>
        <w:t>veterinary</w:t>
      </w:r>
      <w:r w:rsidRPr="005D40D0">
        <w:rPr>
          <w:rFonts w:eastAsia="標楷體"/>
          <w:spacing w:val="40"/>
          <w:sz w:val="24"/>
        </w:rPr>
        <w:t xml:space="preserve"> </w:t>
      </w:r>
      <w:r w:rsidRPr="005D40D0">
        <w:rPr>
          <w:rFonts w:eastAsia="標楷體"/>
          <w:sz w:val="24"/>
        </w:rPr>
        <w:t>hospitals</w:t>
      </w:r>
      <w:r w:rsidRPr="005D40D0">
        <w:rPr>
          <w:rFonts w:eastAsia="標楷體"/>
          <w:spacing w:val="40"/>
          <w:sz w:val="24"/>
        </w:rPr>
        <w:t xml:space="preserve"> </w:t>
      </w:r>
      <w:r w:rsidRPr="005D40D0">
        <w:rPr>
          <w:rFonts w:eastAsia="標楷體"/>
          <w:sz w:val="24"/>
        </w:rPr>
        <w:t>through Mobile phone APP.</w:t>
      </w:r>
    </w:p>
    <w:p w14:paraId="253A8A47" w14:textId="77777777" w:rsidR="00CB2FF0" w:rsidRPr="005D40D0" w:rsidRDefault="00000000">
      <w:pPr>
        <w:pStyle w:val="a4"/>
        <w:numPr>
          <w:ilvl w:val="0"/>
          <w:numId w:val="3"/>
        </w:numPr>
        <w:tabs>
          <w:tab w:val="left" w:pos="1265"/>
        </w:tabs>
        <w:spacing w:line="470" w:lineRule="auto"/>
        <w:ind w:right="238"/>
        <w:rPr>
          <w:rFonts w:eastAsia="標楷體"/>
          <w:sz w:val="24"/>
        </w:rPr>
      </w:pPr>
      <w:r w:rsidRPr="005D40D0">
        <w:rPr>
          <w:rFonts w:eastAsia="標楷體"/>
          <w:sz w:val="24"/>
        </w:rPr>
        <w:t>To</w:t>
      </w:r>
      <w:r w:rsidRPr="005D40D0">
        <w:rPr>
          <w:rFonts w:eastAsia="標楷體"/>
          <w:spacing w:val="40"/>
          <w:sz w:val="24"/>
        </w:rPr>
        <w:t xml:space="preserve"> </w:t>
      </w:r>
      <w:r w:rsidRPr="005D40D0">
        <w:rPr>
          <w:rFonts w:eastAsia="標楷體"/>
          <w:sz w:val="24"/>
        </w:rPr>
        <w:t>provide</w:t>
      </w:r>
      <w:r w:rsidRPr="005D40D0">
        <w:rPr>
          <w:rFonts w:eastAsia="標楷體"/>
          <w:spacing w:val="39"/>
          <w:sz w:val="24"/>
        </w:rPr>
        <w:t xml:space="preserve"> </w:t>
      </w:r>
      <w:r w:rsidRPr="005D40D0">
        <w:rPr>
          <w:rFonts w:eastAsia="標楷體"/>
          <w:sz w:val="24"/>
        </w:rPr>
        <w:t>pet</w:t>
      </w:r>
      <w:r w:rsidRPr="005D40D0">
        <w:rPr>
          <w:rFonts w:eastAsia="標楷體"/>
          <w:spacing w:val="40"/>
          <w:sz w:val="24"/>
        </w:rPr>
        <w:t xml:space="preserve"> </w:t>
      </w:r>
      <w:r w:rsidRPr="005D40D0">
        <w:rPr>
          <w:rFonts w:eastAsia="標楷體"/>
          <w:sz w:val="24"/>
        </w:rPr>
        <w:t>owners</w:t>
      </w:r>
      <w:r w:rsidRPr="005D40D0">
        <w:rPr>
          <w:rFonts w:eastAsia="標楷體"/>
          <w:spacing w:val="40"/>
          <w:sz w:val="24"/>
        </w:rPr>
        <w:t xml:space="preserve"> </w:t>
      </w:r>
      <w:r w:rsidRPr="005D40D0">
        <w:rPr>
          <w:rFonts w:eastAsia="標楷體"/>
          <w:sz w:val="24"/>
        </w:rPr>
        <w:t>with</w:t>
      </w:r>
      <w:r w:rsidRPr="005D40D0">
        <w:rPr>
          <w:rFonts w:eastAsia="標楷體"/>
          <w:spacing w:val="40"/>
          <w:sz w:val="24"/>
        </w:rPr>
        <w:t xml:space="preserve"> </w:t>
      </w:r>
      <w:r w:rsidRPr="005D40D0">
        <w:rPr>
          <w:rFonts w:eastAsia="標楷體"/>
          <w:sz w:val="24"/>
        </w:rPr>
        <w:t>customized</w:t>
      </w:r>
      <w:r w:rsidRPr="005D40D0">
        <w:rPr>
          <w:rFonts w:eastAsia="標楷體"/>
          <w:spacing w:val="40"/>
          <w:sz w:val="24"/>
        </w:rPr>
        <w:t xml:space="preserve"> </w:t>
      </w:r>
      <w:r w:rsidRPr="005D40D0">
        <w:rPr>
          <w:rFonts w:eastAsia="標楷體"/>
          <w:sz w:val="24"/>
        </w:rPr>
        <w:t>services</w:t>
      </w:r>
      <w:r w:rsidRPr="005D40D0">
        <w:rPr>
          <w:rFonts w:eastAsia="標楷體"/>
          <w:spacing w:val="40"/>
          <w:sz w:val="24"/>
        </w:rPr>
        <w:t xml:space="preserve"> </w:t>
      </w:r>
      <w:r w:rsidRPr="005D40D0">
        <w:rPr>
          <w:rFonts w:eastAsia="標楷體"/>
          <w:sz w:val="24"/>
        </w:rPr>
        <w:t>through</w:t>
      </w:r>
      <w:r w:rsidRPr="005D40D0">
        <w:rPr>
          <w:rFonts w:eastAsia="標楷體"/>
          <w:spacing w:val="40"/>
          <w:sz w:val="24"/>
        </w:rPr>
        <w:t xml:space="preserve"> </w:t>
      </w:r>
      <w:r w:rsidRPr="005D40D0">
        <w:rPr>
          <w:rFonts w:eastAsia="標楷體"/>
          <w:sz w:val="24"/>
        </w:rPr>
        <w:t>the</w:t>
      </w:r>
      <w:r w:rsidRPr="005D40D0">
        <w:rPr>
          <w:rFonts w:eastAsia="標楷體"/>
          <w:spacing w:val="40"/>
          <w:sz w:val="24"/>
        </w:rPr>
        <w:t xml:space="preserve"> </w:t>
      </w:r>
      <w:r w:rsidRPr="005D40D0">
        <w:rPr>
          <w:rFonts w:eastAsia="標楷體"/>
          <w:sz w:val="24"/>
        </w:rPr>
        <w:t>data</w:t>
      </w:r>
      <w:r w:rsidRPr="005D40D0">
        <w:rPr>
          <w:rFonts w:eastAsia="標楷體"/>
          <w:spacing w:val="40"/>
          <w:sz w:val="24"/>
        </w:rPr>
        <w:t xml:space="preserve"> </w:t>
      </w:r>
      <w:r w:rsidRPr="005D40D0">
        <w:rPr>
          <w:rFonts w:eastAsia="標楷體"/>
          <w:sz w:val="24"/>
        </w:rPr>
        <w:t xml:space="preserve">analysis </w:t>
      </w:r>
      <w:r w:rsidRPr="005D40D0">
        <w:rPr>
          <w:rFonts w:eastAsia="標楷體"/>
          <w:spacing w:val="-2"/>
          <w:sz w:val="24"/>
        </w:rPr>
        <w:t>system.</w:t>
      </w:r>
    </w:p>
    <w:p w14:paraId="51D78B53" w14:textId="77777777" w:rsidR="00CB2FF0" w:rsidRPr="005D40D0" w:rsidRDefault="00CB2FF0">
      <w:pPr>
        <w:spacing w:line="470" w:lineRule="auto"/>
        <w:rPr>
          <w:rFonts w:eastAsia="標楷體"/>
          <w:sz w:val="24"/>
        </w:rPr>
        <w:sectPr w:rsidR="00CB2FF0" w:rsidRPr="005D40D0">
          <w:pgSz w:w="11910" w:h="16840"/>
          <w:pgMar w:top="1460" w:right="1180" w:bottom="1200" w:left="1680" w:header="0" w:footer="1017" w:gutter="0"/>
          <w:cols w:space="720"/>
        </w:sectPr>
      </w:pPr>
    </w:p>
    <w:p w14:paraId="5508DE92" w14:textId="77777777" w:rsidR="00CB2FF0" w:rsidRPr="005D40D0" w:rsidRDefault="00000000">
      <w:pPr>
        <w:pStyle w:val="a4"/>
        <w:numPr>
          <w:ilvl w:val="0"/>
          <w:numId w:val="3"/>
        </w:numPr>
        <w:tabs>
          <w:tab w:val="left" w:pos="1265"/>
        </w:tabs>
        <w:spacing w:before="71" w:line="470" w:lineRule="auto"/>
        <w:ind w:right="237"/>
        <w:rPr>
          <w:rFonts w:eastAsia="標楷體"/>
          <w:sz w:val="24"/>
        </w:rPr>
      </w:pPr>
      <w:r w:rsidRPr="005D40D0">
        <w:rPr>
          <w:rFonts w:eastAsia="標楷體"/>
          <w:sz w:val="24"/>
        </w:rPr>
        <w:lastRenderedPageBreak/>
        <w:t>To reduce human care costs, decrease medical dispute risks, provide pet owners with the pets’</w:t>
      </w:r>
      <w:r w:rsidRPr="005D40D0">
        <w:rPr>
          <w:rFonts w:eastAsia="標楷體"/>
          <w:spacing w:val="-9"/>
          <w:sz w:val="24"/>
        </w:rPr>
        <w:t xml:space="preserve"> </w:t>
      </w:r>
      <w:r w:rsidRPr="005D40D0">
        <w:rPr>
          <w:rFonts w:eastAsia="標楷體"/>
          <w:sz w:val="24"/>
        </w:rPr>
        <w:t>real-time images, and monitor the operating procedures of hospitals through real-time video.</w:t>
      </w:r>
    </w:p>
    <w:p w14:paraId="504F64B3" w14:textId="77777777" w:rsidR="00CB2FF0" w:rsidRPr="005D40D0" w:rsidRDefault="00000000">
      <w:pPr>
        <w:pStyle w:val="a4"/>
        <w:numPr>
          <w:ilvl w:val="0"/>
          <w:numId w:val="3"/>
        </w:numPr>
        <w:tabs>
          <w:tab w:val="left" w:pos="1265"/>
        </w:tabs>
        <w:spacing w:line="470" w:lineRule="auto"/>
        <w:ind w:right="244"/>
        <w:rPr>
          <w:rFonts w:eastAsia="標楷體"/>
          <w:sz w:val="24"/>
        </w:rPr>
      </w:pPr>
      <w:r w:rsidRPr="005D40D0">
        <w:rPr>
          <w:rFonts w:eastAsia="標楷體"/>
          <w:sz w:val="24"/>
        </w:rPr>
        <w:t>To</w:t>
      </w:r>
      <w:r w:rsidRPr="005D40D0">
        <w:rPr>
          <w:rFonts w:eastAsia="標楷體"/>
          <w:spacing w:val="-2"/>
          <w:sz w:val="24"/>
        </w:rPr>
        <w:t xml:space="preserve"> </w:t>
      </w:r>
      <w:r w:rsidRPr="005D40D0">
        <w:rPr>
          <w:rFonts w:eastAsia="標楷體"/>
          <w:sz w:val="24"/>
        </w:rPr>
        <w:t>reduce</w:t>
      </w:r>
      <w:r w:rsidRPr="005D40D0">
        <w:rPr>
          <w:rFonts w:eastAsia="標楷體"/>
          <w:spacing w:val="-1"/>
          <w:sz w:val="24"/>
        </w:rPr>
        <w:t xml:space="preserve"> </w:t>
      </w:r>
      <w:r w:rsidRPr="005D40D0">
        <w:rPr>
          <w:rFonts w:eastAsia="標楷體"/>
          <w:sz w:val="24"/>
        </w:rPr>
        <w:t>administration</w:t>
      </w:r>
      <w:r w:rsidRPr="005D40D0">
        <w:rPr>
          <w:rFonts w:eastAsia="標楷體"/>
          <w:spacing w:val="-2"/>
          <w:sz w:val="24"/>
        </w:rPr>
        <w:t xml:space="preserve"> </w:t>
      </w:r>
      <w:r w:rsidRPr="005D40D0">
        <w:rPr>
          <w:rFonts w:eastAsia="標楷體"/>
          <w:sz w:val="24"/>
        </w:rPr>
        <w:t>costs</w:t>
      </w:r>
      <w:r w:rsidRPr="005D40D0">
        <w:rPr>
          <w:rFonts w:eastAsia="標楷體"/>
          <w:spacing w:val="-1"/>
          <w:sz w:val="24"/>
        </w:rPr>
        <w:t xml:space="preserve"> </w:t>
      </w:r>
      <w:r w:rsidRPr="005D40D0">
        <w:rPr>
          <w:rFonts w:eastAsia="標楷體"/>
          <w:sz w:val="24"/>
        </w:rPr>
        <w:t>and enhance</w:t>
      </w:r>
      <w:r w:rsidRPr="005D40D0">
        <w:rPr>
          <w:rFonts w:eastAsia="標楷體"/>
          <w:spacing w:val="-1"/>
          <w:sz w:val="24"/>
        </w:rPr>
        <w:t xml:space="preserve"> </w:t>
      </w:r>
      <w:r w:rsidRPr="005D40D0">
        <w:rPr>
          <w:rFonts w:eastAsia="標楷體"/>
          <w:sz w:val="24"/>
        </w:rPr>
        <w:t>administration</w:t>
      </w:r>
      <w:r w:rsidRPr="005D40D0">
        <w:rPr>
          <w:rFonts w:eastAsia="標楷體"/>
          <w:spacing w:val="-2"/>
          <w:sz w:val="24"/>
        </w:rPr>
        <w:t xml:space="preserve"> </w:t>
      </w:r>
      <w:r w:rsidRPr="005D40D0">
        <w:rPr>
          <w:rFonts w:eastAsia="標楷體"/>
          <w:sz w:val="24"/>
        </w:rPr>
        <w:t>efficiency</w:t>
      </w:r>
      <w:r w:rsidRPr="005D40D0">
        <w:rPr>
          <w:rFonts w:eastAsia="標楷體"/>
          <w:spacing w:val="-4"/>
          <w:sz w:val="24"/>
        </w:rPr>
        <w:t xml:space="preserve"> </w:t>
      </w:r>
      <w:r w:rsidRPr="005D40D0">
        <w:rPr>
          <w:rFonts w:eastAsia="標楷體"/>
          <w:sz w:val="24"/>
        </w:rPr>
        <w:t>with</w:t>
      </w:r>
      <w:r w:rsidRPr="005D40D0">
        <w:rPr>
          <w:rFonts w:eastAsia="標楷體"/>
          <w:spacing w:val="-1"/>
          <w:sz w:val="24"/>
        </w:rPr>
        <w:t xml:space="preserve"> </w:t>
      </w:r>
      <w:r w:rsidRPr="005D40D0">
        <w:rPr>
          <w:rFonts w:eastAsia="標楷體"/>
          <w:sz w:val="24"/>
        </w:rPr>
        <w:t>the establishment of Cloud service platform.</w:t>
      </w:r>
    </w:p>
    <w:p w14:paraId="10D702D1" w14:textId="77777777" w:rsidR="00CB2FF0" w:rsidRPr="005D40D0" w:rsidRDefault="00000000">
      <w:pPr>
        <w:pStyle w:val="2"/>
        <w:tabs>
          <w:tab w:val="left" w:pos="1949"/>
        </w:tabs>
        <w:spacing w:before="46"/>
        <w:rPr>
          <w:rFonts w:eastAsia="標楷體"/>
        </w:rPr>
      </w:pPr>
      <w:r w:rsidRPr="005D40D0">
        <w:rPr>
          <w:rFonts w:eastAsia="標楷體"/>
          <w:noProof/>
        </w:rPr>
        <w:drawing>
          <wp:anchor distT="0" distB="0" distL="0" distR="0" simplePos="0" relativeHeight="251713024" behindDoc="1" locked="0" layoutInCell="1" allowOverlap="1" wp14:anchorId="55802F61" wp14:editId="31A68118">
            <wp:simplePos x="0" y="0"/>
            <wp:positionH relativeFrom="page">
              <wp:posOffset>1652890</wp:posOffset>
            </wp:positionH>
            <wp:positionV relativeFrom="paragraph">
              <wp:posOffset>251466</wp:posOffset>
            </wp:positionV>
            <wp:extent cx="4628860" cy="4728872"/>
            <wp:effectExtent l="0" t="0" r="0" b="0"/>
            <wp:wrapNone/>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8" cstate="print"/>
                    <a:stretch>
                      <a:fillRect/>
                    </a:stretch>
                  </pic:blipFill>
                  <pic:spPr>
                    <a:xfrm>
                      <a:off x="0" y="0"/>
                      <a:ext cx="4628860" cy="4728872"/>
                    </a:xfrm>
                    <a:prstGeom prst="rect">
                      <a:avLst/>
                    </a:prstGeom>
                  </pic:spPr>
                </pic:pic>
              </a:graphicData>
            </a:graphic>
          </wp:anchor>
        </w:drawing>
      </w:r>
      <w:bookmarkStart w:id="36" w:name="_bookmark36"/>
      <w:bookmarkEnd w:id="36"/>
      <w:r w:rsidRPr="005D40D0">
        <w:rPr>
          <w:rFonts w:eastAsia="標楷體"/>
        </w:rPr>
        <w:t>Section</w:t>
      </w:r>
      <w:r w:rsidRPr="005D40D0">
        <w:rPr>
          <w:rFonts w:eastAsia="標楷體"/>
          <w:spacing w:val="-11"/>
        </w:rPr>
        <w:t xml:space="preserve"> </w:t>
      </w:r>
      <w:r w:rsidRPr="005D40D0">
        <w:rPr>
          <w:rFonts w:eastAsia="標楷體"/>
          <w:spacing w:val="-5"/>
        </w:rPr>
        <w:t>II</w:t>
      </w:r>
      <w:r w:rsidRPr="005D40D0">
        <w:rPr>
          <w:rFonts w:eastAsia="標楷體"/>
        </w:rPr>
        <w:tab/>
        <w:t>Research</w:t>
      </w:r>
      <w:r w:rsidRPr="005D40D0">
        <w:rPr>
          <w:rFonts w:eastAsia="標楷體"/>
          <w:spacing w:val="-13"/>
        </w:rPr>
        <w:t xml:space="preserve"> </w:t>
      </w:r>
      <w:r w:rsidRPr="005D40D0">
        <w:rPr>
          <w:rFonts w:eastAsia="標楷體"/>
        </w:rPr>
        <w:t>Restriction</w:t>
      </w:r>
      <w:r w:rsidRPr="005D40D0">
        <w:rPr>
          <w:rFonts w:eastAsia="標楷體"/>
          <w:spacing w:val="-12"/>
        </w:rPr>
        <w:t xml:space="preserve"> </w:t>
      </w:r>
      <w:r w:rsidRPr="005D40D0">
        <w:rPr>
          <w:rFonts w:eastAsia="標楷體"/>
        </w:rPr>
        <w:t>and</w:t>
      </w:r>
      <w:r w:rsidRPr="005D40D0">
        <w:rPr>
          <w:rFonts w:eastAsia="標楷體"/>
          <w:spacing w:val="-13"/>
        </w:rPr>
        <w:t xml:space="preserve"> </w:t>
      </w:r>
      <w:r w:rsidRPr="005D40D0">
        <w:rPr>
          <w:rFonts w:eastAsia="標楷體"/>
        </w:rPr>
        <w:t>Future</w:t>
      </w:r>
      <w:r w:rsidRPr="005D40D0">
        <w:rPr>
          <w:rFonts w:eastAsia="標楷體"/>
          <w:spacing w:val="-15"/>
        </w:rPr>
        <w:t xml:space="preserve"> </w:t>
      </w:r>
      <w:r w:rsidRPr="005D40D0">
        <w:rPr>
          <w:rFonts w:eastAsia="標楷體"/>
          <w:spacing w:val="-4"/>
        </w:rPr>
        <w:t>Work</w:t>
      </w:r>
    </w:p>
    <w:p w14:paraId="2393D2F6" w14:textId="77777777" w:rsidR="00CB2FF0" w:rsidRPr="005D40D0" w:rsidRDefault="00000000">
      <w:pPr>
        <w:pStyle w:val="a3"/>
        <w:spacing w:before="302" w:line="470" w:lineRule="auto"/>
        <w:ind w:left="305" w:right="237" w:firstLine="482"/>
        <w:jc w:val="both"/>
        <w:rPr>
          <w:rFonts w:eastAsia="標楷體"/>
        </w:rPr>
      </w:pPr>
      <w:r w:rsidRPr="005D40D0">
        <w:rPr>
          <w:rFonts w:eastAsia="標楷體"/>
        </w:rPr>
        <w:t>It is difficult to seek for the cooperation with manufacturers or the government because of the high rental for the proposed veterinary hospital infrastructure and Cloud service platform as well as limited time and manpower that this study mainly discusses the system framework. It is expected that a small part of system implementation could realize the system establishment and seek for the cooperation with manufacturers and the government to complete the proposed system framework. In the future,</w:t>
      </w:r>
      <w:r w:rsidRPr="005D40D0">
        <w:rPr>
          <w:rFonts w:eastAsia="標楷體"/>
          <w:spacing w:val="40"/>
        </w:rPr>
        <w:t xml:space="preserve"> </w:t>
      </w:r>
      <w:r w:rsidRPr="005D40D0">
        <w:rPr>
          <w:rFonts w:eastAsia="標楷體"/>
        </w:rPr>
        <w:t>questionnaire survey or interviews could be utilized for directly acquiring the actual needs for the information system from veterinarians or pet owners so as to complete the information system to provide information services close to the relevant people.</w:t>
      </w:r>
    </w:p>
    <w:p w14:paraId="7910E255" w14:textId="77777777" w:rsidR="00CB2FF0" w:rsidRPr="005D40D0" w:rsidRDefault="00000000">
      <w:pPr>
        <w:pStyle w:val="a3"/>
        <w:spacing w:line="470" w:lineRule="auto"/>
        <w:ind w:left="305" w:right="235" w:firstLine="602"/>
        <w:jc w:val="both"/>
        <w:rPr>
          <w:rFonts w:eastAsia="標楷體"/>
        </w:rPr>
      </w:pPr>
      <w:r w:rsidRPr="005D40D0">
        <w:rPr>
          <w:rFonts w:eastAsia="標楷體"/>
        </w:rPr>
        <w:t>The development of Cloud technology is quite mature, and information manufacturers are competing in the market. Under the fierce competition, general consumers and small and medium enterprises are benefited. For instance, Google, Amazon, and Microsoft provide Cloud platform services, allowing small and medium enterprises not spending large amount of costs for establishing physical equipment. Many</w:t>
      </w:r>
      <w:r w:rsidRPr="005D40D0">
        <w:rPr>
          <w:rFonts w:eastAsia="標楷體"/>
          <w:spacing w:val="-3"/>
        </w:rPr>
        <w:t xml:space="preserve"> </w:t>
      </w:r>
      <w:r w:rsidRPr="005D40D0">
        <w:rPr>
          <w:rFonts w:eastAsia="標楷體"/>
        </w:rPr>
        <w:t>hospitals present the trend of informatization nowadays. However, few integrated information systems are offered for veterinary hospitals. It is therefore expected that veterinary hospitals could effectively apply Cloud resources and establish more</w:t>
      </w:r>
      <w:r w:rsidRPr="005D40D0">
        <w:rPr>
          <w:rFonts w:eastAsia="標楷體"/>
          <w:spacing w:val="40"/>
        </w:rPr>
        <w:t xml:space="preserve"> </w:t>
      </w:r>
      <w:r w:rsidRPr="005D40D0">
        <w:rPr>
          <w:rFonts w:eastAsia="標楷體"/>
        </w:rPr>
        <w:t>effective medical information management systems to replace the existing medical management procedures and provide better services.</w:t>
      </w:r>
    </w:p>
    <w:p w14:paraId="17C7D536"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684B35AE" w14:textId="7D6823C5" w:rsidR="00CB2FF0" w:rsidRPr="005D40D0" w:rsidRDefault="00000000">
      <w:pPr>
        <w:pStyle w:val="1"/>
        <w:ind w:left="1050" w:right="502"/>
        <w:rPr>
          <w:rFonts w:eastAsia="標楷體"/>
        </w:rPr>
      </w:pPr>
      <w:r w:rsidRPr="005D40D0">
        <w:rPr>
          <w:rFonts w:eastAsia="標楷體"/>
          <w:spacing w:val="-2"/>
        </w:rPr>
        <w:lastRenderedPageBreak/>
        <w:t>Reference</w:t>
      </w:r>
      <w:ins w:id="37" w:author="洪名臻" w:date="2023-11-19T19:01:00Z">
        <w:r w:rsidR="00AC2E81">
          <w:rPr>
            <w:rFonts w:eastAsia="標楷體"/>
            <w:spacing w:val="-2"/>
          </w:rPr>
          <w:t>s</w:t>
        </w:r>
      </w:ins>
    </w:p>
    <w:p w14:paraId="285755D7" w14:textId="258EDB9B" w:rsidR="00CB2FF0" w:rsidRPr="005D40D0" w:rsidRDefault="00AC2E81">
      <w:pPr>
        <w:pStyle w:val="a4"/>
        <w:numPr>
          <w:ilvl w:val="0"/>
          <w:numId w:val="2"/>
        </w:numPr>
        <w:tabs>
          <w:tab w:val="left" w:pos="783"/>
          <w:tab w:val="left" w:pos="785"/>
        </w:tabs>
        <w:spacing w:before="269" w:line="415" w:lineRule="auto"/>
        <w:ind w:right="238"/>
        <w:rPr>
          <w:rFonts w:eastAsia="標楷體"/>
          <w:sz w:val="24"/>
        </w:rPr>
      </w:pPr>
      <w:moveToRangeStart w:id="38" w:author="洪名臻" w:date="2023-11-19T19:01:00Z" w:name="move151312897"/>
      <w:moveTo w:id="39" w:author="洪名臻" w:date="2023-11-19T19:01:00Z">
        <w:r w:rsidRPr="005D40D0">
          <w:rPr>
            <w:rFonts w:eastAsia="標楷體"/>
            <w:sz w:val="24"/>
          </w:rPr>
          <w:t>Wu</w:t>
        </w:r>
      </w:moveTo>
      <w:ins w:id="40" w:author="洪名臻" w:date="2023-11-19T19:01:00Z">
        <w:r>
          <w:rPr>
            <w:rFonts w:eastAsia="標楷體" w:hint="eastAsia"/>
            <w:sz w:val="24"/>
          </w:rPr>
          <w:t>,</w:t>
        </w:r>
        <w:r>
          <w:rPr>
            <w:rFonts w:eastAsia="標楷體"/>
            <w:sz w:val="24"/>
          </w:rPr>
          <w:t xml:space="preserve"> </w:t>
        </w:r>
      </w:ins>
      <w:moveTo w:id="41" w:author="洪名臻" w:date="2023-11-19T19:01:00Z">
        <w:del w:id="42" w:author="洪名臻" w:date="2023-11-19T19:01:00Z">
          <w:r w:rsidRPr="005D40D0" w:rsidDel="00AC2E81">
            <w:rPr>
              <w:rFonts w:eastAsia="標楷體"/>
              <w:sz w:val="24"/>
            </w:rPr>
            <w:delText>.</w:delText>
          </w:r>
        </w:del>
      </w:moveTo>
      <w:moveToRangeEnd w:id="38"/>
      <w:r w:rsidR="00000000" w:rsidRPr="005D40D0">
        <w:rPr>
          <w:rFonts w:eastAsia="標楷體"/>
          <w:sz w:val="24"/>
        </w:rPr>
        <w:t xml:space="preserve">J. H. </w:t>
      </w:r>
      <w:ins w:id="43" w:author="洪名臻" w:date="2023-11-19T19:01:00Z">
        <w:r>
          <w:rPr>
            <w:rFonts w:eastAsia="標楷體"/>
            <w:sz w:val="24"/>
          </w:rPr>
          <w:t>(2006)</w:t>
        </w:r>
        <w:r>
          <w:rPr>
            <w:rFonts w:eastAsia="標楷體" w:hint="eastAsia"/>
            <w:sz w:val="24"/>
          </w:rPr>
          <w:t>.</w:t>
        </w:r>
        <w:r>
          <w:rPr>
            <w:rFonts w:eastAsia="標楷體"/>
            <w:sz w:val="24"/>
          </w:rPr>
          <w:t xml:space="preserve"> </w:t>
        </w:r>
      </w:ins>
      <w:moveFromRangeStart w:id="44" w:author="洪名臻" w:date="2023-11-19T19:01:00Z" w:name="move151312897"/>
      <w:moveFrom w:id="45" w:author="洪名臻" w:date="2023-11-19T19:01:00Z">
        <w:r w:rsidR="00000000" w:rsidRPr="005D40D0" w:rsidDel="00AC2E81">
          <w:rPr>
            <w:rFonts w:eastAsia="標楷體"/>
            <w:sz w:val="24"/>
          </w:rPr>
          <w:t xml:space="preserve">Wu. </w:t>
        </w:r>
      </w:moveFrom>
      <w:moveFromRangeEnd w:id="44"/>
      <w:del w:id="46" w:author="洪名臻" w:date="2023-11-19T19:01:00Z">
        <w:r w:rsidR="00000000" w:rsidRPr="005D40D0" w:rsidDel="00AC2E81">
          <w:rPr>
            <w:rFonts w:eastAsia="標楷體"/>
            <w:sz w:val="24"/>
          </w:rPr>
          <w:delText>“</w:delText>
        </w:r>
      </w:del>
      <w:r w:rsidR="00000000" w:rsidRPr="005D40D0">
        <w:rPr>
          <w:rFonts w:eastAsia="標楷體"/>
          <w:sz w:val="24"/>
        </w:rPr>
        <w:t>Animal Communication</w:t>
      </w:r>
      <w:r w:rsidR="00000000" w:rsidRPr="005D40D0">
        <w:rPr>
          <w:rFonts w:eastAsia="標楷體" w:hint="eastAsia"/>
          <w:sz w:val="24"/>
        </w:rPr>
        <w:t>：</w:t>
      </w:r>
      <w:r w:rsidR="00000000" w:rsidRPr="005D40D0">
        <w:rPr>
          <w:rFonts w:eastAsia="標楷體" w:hint="eastAsia"/>
          <w:spacing w:val="-16"/>
          <w:sz w:val="24"/>
        </w:rPr>
        <w:t xml:space="preserve"> </w:t>
      </w:r>
      <w:r w:rsidR="00000000" w:rsidRPr="005D40D0">
        <w:rPr>
          <w:rFonts w:eastAsia="標楷體"/>
          <w:sz w:val="24"/>
        </w:rPr>
        <w:t>Pets as Intermediaries in Interpersonal Interactions</w:t>
      </w:r>
      <w:ins w:id="47" w:author="190498 lily" w:date="2023-11-19T19:19:00Z">
        <w:r w:rsidR="007B2961">
          <w:rPr>
            <w:rFonts w:eastAsia="標楷體"/>
            <w:sz w:val="24"/>
          </w:rPr>
          <w:t xml:space="preserve"> </w:t>
        </w:r>
      </w:ins>
      <w:ins w:id="48" w:author="190498 lily" w:date="2023-11-19T19:27:00Z">
        <w:r w:rsidR="004C2543">
          <w:rPr>
            <w:rFonts w:eastAsia="標楷體"/>
            <w:sz w:val="24"/>
          </w:rPr>
          <w:t xml:space="preserve"> </w:t>
        </w:r>
      </w:ins>
      <w:del w:id="49" w:author="190498 lily" w:date="2023-11-19T19:19:00Z">
        <w:r w:rsidR="00000000" w:rsidRPr="005D40D0" w:rsidDel="007B2961">
          <w:rPr>
            <w:rFonts w:eastAsia="標楷體"/>
            <w:sz w:val="24"/>
          </w:rPr>
          <w:delText>.</w:delText>
        </w:r>
      </w:del>
      <w:del w:id="50" w:author="洪名臻" w:date="2023-11-19T19:01:00Z">
        <w:r w:rsidR="00000000" w:rsidRPr="005D40D0" w:rsidDel="00AC2E81">
          <w:rPr>
            <w:rFonts w:eastAsia="標楷體"/>
            <w:sz w:val="24"/>
          </w:rPr>
          <w:delText>”</w:delText>
        </w:r>
      </w:del>
      <w:ins w:id="51" w:author="洪名臻" w:date="2023-11-19T19:01:00Z">
        <w:del w:id="52" w:author="190498 lily" w:date="2023-11-19T19:17:00Z">
          <w:r w:rsidDel="007B2961">
            <w:rPr>
              <w:rFonts w:eastAsia="標楷體" w:hint="eastAsia"/>
              <w:sz w:val="24"/>
            </w:rPr>
            <w:delText>(</w:delText>
          </w:r>
        </w:del>
      </w:ins>
      <w:del w:id="53" w:author="190498 lily" w:date="2023-11-19T19:17:00Z">
        <w:r w:rsidR="00000000" w:rsidRPr="005D40D0" w:rsidDel="007B2961">
          <w:rPr>
            <w:rFonts w:eastAsia="標楷體"/>
            <w:sz w:val="24"/>
          </w:rPr>
          <w:delText xml:space="preserve"> </w:delText>
        </w:r>
      </w:del>
      <w:ins w:id="54" w:author="190498 lily" w:date="2023-11-19T19:17:00Z">
        <w:r w:rsidR="007B2961">
          <w:rPr>
            <w:rFonts w:eastAsia="標楷體"/>
            <w:sz w:val="24"/>
          </w:rPr>
          <w:t>(</w:t>
        </w:r>
      </w:ins>
      <w:ins w:id="55" w:author="洪名臻" w:date="2023-11-19T19:02:00Z">
        <w:r w:rsidRPr="00AC2E81">
          <w:rPr>
            <w:rFonts w:eastAsia="標楷體"/>
            <w:sz w:val="24"/>
            <w:rPrChange w:id="56" w:author="洪名臻" w:date="2023-11-19T19:02:00Z">
              <w:rPr>
                <w:rFonts w:eastAsia="標楷體"/>
                <w:b/>
                <w:bCs/>
                <w:sz w:val="24"/>
              </w:rPr>
            </w:rPrChange>
          </w:rPr>
          <w:t>Unpublished master’s thesis</w:t>
        </w:r>
        <w:r>
          <w:rPr>
            <w:rFonts w:eastAsia="標楷體"/>
            <w:sz w:val="24"/>
          </w:rPr>
          <w:t>)</w:t>
        </w:r>
      </w:ins>
      <w:del w:id="57" w:author="洪名臻" w:date="2023-11-19T19:02:00Z">
        <w:r w:rsidR="00000000" w:rsidRPr="005D40D0" w:rsidDel="00AC2E81">
          <w:rPr>
            <w:rFonts w:eastAsia="標楷體"/>
            <w:sz w:val="24"/>
          </w:rPr>
          <w:delText>M.S</w:delText>
        </w:r>
      </w:del>
      <w:del w:id="58" w:author="190498 lily" w:date="2023-11-19T19:18:00Z">
        <w:r w:rsidR="00000000" w:rsidRPr="005D40D0" w:rsidDel="007B2961">
          <w:rPr>
            <w:rFonts w:eastAsia="標楷體"/>
            <w:sz w:val="24"/>
          </w:rPr>
          <w:delText>.</w:delText>
        </w:r>
      </w:del>
      <w:del w:id="59" w:author="洪名臻" w:date="2023-11-19T19:02:00Z">
        <w:r w:rsidR="00000000" w:rsidRPr="005D40D0" w:rsidDel="00AC2E81">
          <w:rPr>
            <w:rFonts w:eastAsia="標楷體"/>
            <w:sz w:val="24"/>
          </w:rPr>
          <w:delText xml:space="preserve"> thesis,</w:delText>
        </w:r>
      </w:del>
      <w:ins w:id="60" w:author="洪名臻" w:date="2023-11-19T19:02:00Z">
        <w:r>
          <w:rPr>
            <w:rFonts w:eastAsia="標楷體"/>
            <w:sz w:val="24"/>
          </w:rPr>
          <w:t>.</w:t>
        </w:r>
      </w:ins>
      <w:r w:rsidR="00000000" w:rsidRPr="005D40D0">
        <w:rPr>
          <w:rFonts w:eastAsia="標楷體"/>
          <w:sz w:val="24"/>
        </w:rPr>
        <w:t xml:space="preserve"> Shih Hsin University, Taipei</w:t>
      </w:r>
      <w:ins w:id="61" w:author="洪名臻" w:date="2023-11-19T19:03:00Z">
        <w:r>
          <w:rPr>
            <w:rFonts w:eastAsia="標楷體" w:hint="eastAsia"/>
            <w:sz w:val="24"/>
          </w:rPr>
          <w:t>.</w:t>
        </w:r>
      </w:ins>
      <w:del w:id="62" w:author="190498 lily" w:date="2023-11-19T19:13:00Z">
        <w:r w:rsidR="00000000" w:rsidRPr="005D40D0" w:rsidDel="007B2961">
          <w:rPr>
            <w:rFonts w:eastAsia="標楷體"/>
            <w:sz w:val="24"/>
          </w:rPr>
          <w:delText>, 2006.</w:delText>
        </w:r>
      </w:del>
    </w:p>
    <w:p w14:paraId="3984D5B9" w14:textId="29B9969C" w:rsidR="00CB2FF0" w:rsidRPr="005D40D0" w:rsidRDefault="00AC2E81">
      <w:pPr>
        <w:pStyle w:val="a4"/>
        <w:numPr>
          <w:ilvl w:val="0"/>
          <w:numId w:val="2"/>
        </w:numPr>
        <w:tabs>
          <w:tab w:val="left" w:pos="783"/>
          <w:tab w:val="left" w:pos="785"/>
        </w:tabs>
        <w:spacing w:before="67" w:line="470" w:lineRule="auto"/>
        <w:ind w:right="237"/>
        <w:rPr>
          <w:rFonts w:eastAsia="標楷體"/>
          <w:sz w:val="24"/>
        </w:rPr>
      </w:pPr>
      <w:ins w:id="63" w:author="洪名臻" w:date="2023-11-19T19:04:00Z">
        <w:r w:rsidRPr="007A53D1">
          <w:rPr>
            <w:rFonts w:eastAsia="標楷體"/>
            <w:sz w:val="24"/>
            <w:highlight w:val="yellow"/>
            <w:rPrChange w:id="64" w:author="190498 lily" w:date="2023-11-19T19:57:00Z">
              <w:rPr>
                <w:rFonts w:eastAsia="標楷體"/>
                <w:sz w:val="24"/>
              </w:rPr>
            </w:rPrChange>
          </w:rPr>
          <w:t>Hsing</w:t>
        </w:r>
        <w:r w:rsidRPr="007A53D1">
          <w:rPr>
            <w:rFonts w:eastAsia="標楷體" w:hint="eastAsia"/>
            <w:sz w:val="24"/>
            <w:highlight w:val="yellow"/>
            <w:rPrChange w:id="65" w:author="190498 lily" w:date="2023-11-19T19:57:00Z">
              <w:rPr>
                <w:rFonts w:eastAsia="標楷體" w:hint="eastAsia"/>
                <w:sz w:val="24"/>
              </w:rPr>
            </w:rPrChange>
          </w:rPr>
          <w:t>,</w:t>
        </w:r>
        <w:r w:rsidRPr="007A53D1">
          <w:rPr>
            <w:rFonts w:eastAsia="標楷體"/>
            <w:sz w:val="24"/>
            <w:highlight w:val="yellow"/>
            <w:rPrChange w:id="66" w:author="190498 lily" w:date="2023-11-19T19:57:00Z">
              <w:rPr>
                <w:rFonts w:eastAsia="標楷體"/>
                <w:sz w:val="24"/>
              </w:rPr>
            </w:rPrChange>
          </w:rPr>
          <w:t xml:space="preserve"> </w:t>
        </w:r>
      </w:ins>
      <w:r w:rsidR="00000000" w:rsidRPr="007A53D1">
        <w:rPr>
          <w:rFonts w:eastAsia="標楷體"/>
          <w:sz w:val="24"/>
          <w:highlight w:val="yellow"/>
          <w:rPrChange w:id="67" w:author="190498 lily" w:date="2023-11-19T19:57:00Z">
            <w:rPr>
              <w:rFonts w:eastAsia="標楷體"/>
              <w:sz w:val="24"/>
            </w:rPr>
          </w:rPrChange>
        </w:rPr>
        <w:t>H. F.</w:t>
      </w:r>
      <w:del w:id="68" w:author="洪名臻" w:date="2023-11-19T19:04:00Z">
        <w:r w:rsidR="00000000" w:rsidRPr="007A53D1" w:rsidDel="00AC2E81">
          <w:rPr>
            <w:rFonts w:eastAsia="標楷體"/>
            <w:sz w:val="24"/>
            <w:highlight w:val="yellow"/>
            <w:rPrChange w:id="69" w:author="190498 lily" w:date="2023-11-19T19:57:00Z">
              <w:rPr>
                <w:rFonts w:eastAsia="標楷體"/>
                <w:sz w:val="24"/>
              </w:rPr>
            </w:rPrChange>
          </w:rPr>
          <w:delText xml:space="preserve"> Hsing</w:delText>
        </w:r>
      </w:del>
      <w:r w:rsidR="00000000" w:rsidRPr="007A53D1">
        <w:rPr>
          <w:rFonts w:eastAsia="標楷體"/>
          <w:sz w:val="24"/>
          <w:highlight w:val="yellow"/>
          <w:rPrChange w:id="70" w:author="190498 lily" w:date="2023-11-19T19:57:00Z">
            <w:rPr>
              <w:rFonts w:eastAsia="標楷體"/>
              <w:sz w:val="24"/>
            </w:rPr>
          </w:rPrChange>
        </w:rPr>
        <w:t>, I. C.</w:t>
      </w:r>
      <w:r w:rsidR="00000000" w:rsidRPr="005D40D0">
        <w:rPr>
          <w:rFonts w:eastAsia="標楷體"/>
          <w:sz w:val="24"/>
        </w:rPr>
        <w:t xml:space="preserve"> Wang, and H. T. Tseng. “The Impact of Pet's Death on Modern People.” </w:t>
      </w:r>
      <w:r w:rsidR="00000000" w:rsidRPr="005D40D0">
        <w:rPr>
          <w:rFonts w:eastAsia="標楷體"/>
          <w:i/>
          <w:sz w:val="24"/>
        </w:rPr>
        <w:t>Chinese etiquette</w:t>
      </w:r>
      <w:r w:rsidR="00000000" w:rsidRPr="005D40D0">
        <w:rPr>
          <w:rFonts w:eastAsia="標楷體"/>
          <w:sz w:val="24"/>
        </w:rPr>
        <w:t>, Vol. 22, No. 1, pp. 49-52, Jul, 2010.</w:t>
      </w:r>
    </w:p>
    <w:p w14:paraId="3807F206" w14:textId="65970EDD" w:rsidR="00CB2FF0" w:rsidRPr="005D40D0" w:rsidDel="007B2961" w:rsidRDefault="00AC2E81">
      <w:pPr>
        <w:pStyle w:val="a4"/>
        <w:numPr>
          <w:ilvl w:val="0"/>
          <w:numId w:val="2"/>
        </w:numPr>
        <w:tabs>
          <w:tab w:val="left" w:pos="783"/>
          <w:tab w:val="left" w:pos="785"/>
        </w:tabs>
        <w:spacing w:line="470" w:lineRule="auto"/>
        <w:ind w:right="234"/>
        <w:rPr>
          <w:del w:id="71" w:author="190498 lily" w:date="2023-11-19T19:20:00Z"/>
          <w:rFonts w:eastAsia="標楷體"/>
          <w:sz w:val="24"/>
        </w:rPr>
      </w:pPr>
      <w:moveToRangeStart w:id="72" w:author="洪名臻" w:date="2023-11-19T19:04:00Z" w:name="move151313089"/>
      <w:moveTo w:id="73" w:author="洪名臻" w:date="2023-11-19T19:04:00Z">
        <w:r w:rsidRPr="005D40D0">
          <w:rPr>
            <w:rFonts w:eastAsia="標楷體"/>
            <w:sz w:val="24"/>
          </w:rPr>
          <w:t>Tseng</w:t>
        </w:r>
      </w:moveTo>
      <w:ins w:id="74" w:author="洪名臻" w:date="2023-11-19T19:04:00Z">
        <w:r>
          <w:rPr>
            <w:rFonts w:eastAsia="標楷體" w:hint="eastAsia"/>
            <w:sz w:val="24"/>
          </w:rPr>
          <w:t>,</w:t>
        </w:r>
        <w:r>
          <w:rPr>
            <w:rFonts w:eastAsia="標楷體"/>
            <w:sz w:val="24"/>
          </w:rPr>
          <w:t xml:space="preserve"> </w:t>
        </w:r>
      </w:ins>
      <w:moveTo w:id="75" w:author="洪名臻" w:date="2023-11-19T19:04:00Z">
        <w:del w:id="76" w:author="洪名臻" w:date="2023-11-19T19:04:00Z">
          <w:r w:rsidRPr="005D40D0" w:rsidDel="00AC2E81">
            <w:rPr>
              <w:rFonts w:eastAsia="標楷體"/>
              <w:sz w:val="24"/>
            </w:rPr>
            <w:delText>.</w:delText>
          </w:r>
        </w:del>
      </w:moveTo>
      <w:moveToRangeEnd w:id="72"/>
      <w:r w:rsidR="00000000" w:rsidRPr="005D40D0">
        <w:rPr>
          <w:rFonts w:eastAsia="標楷體"/>
          <w:noProof/>
        </w:rPr>
        <w:drawing>
          <wp:anchor distT="0" distB="0" distL="0" distR="0" simplePos="0" relativeHeight="251716096" behindDoc="1" locked="0" layoutInCell="1" allowOverlap="1" wp14:anchorId="5BB33BED" wp14:editId="060ED482">
            <wp:simplePos x="0" y="0"/>
            <wp:positionH relativeFrom="page">
              <wp:posOffset>1652890</wp:posOffset>
            </wp:positionH>
            <wp:positionV relativeFrom="paragraph">
              <wp:posOffset>139002</wp:posOffset>
            </wp:positionV>
            <wp:extent cx="4628860" cy="4728872"/>
            <wp:effectExtent l="0" t="0" r="0" b="0"/>
            <wp:wrapNone/>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8" cstate="print"/>
                    <a:stretch>
                      <a:fillRect/>
                    </a:stretch>
                  </pic:blipFill>
                  <pic:spPr>
                    <a:xfrm>
                      <a:off x="0" y="0"/>
                      <a:ext cx="4628860" cy="4728872"/>
                    </a:xfrm>
                    <a:prstGeom prst="rect">
                      <a:avLst/>
                    </a:prstGeom>
                  </pic:spPr>
                </pic:pic>
              </a:graphicData>
            </a:graphic>
          </wp:anchor>
        </w:drawing>
      </w:r>
      <w:r w:rsidR="00000000" w:rsidRPr="005D40D0">
        <w:rPr>
          <w:rFonts w:eastAsia="標楷體"/>
          <w:sz w:val="24"/>
        </w:rPr>
        <w:t xml:space="preserve">H. P. </w:t>
      </w:r>
      <w:moveFromRangeStart w:id="77" w:author="洪名臻" w:date="2023-11-19T19:04:00Z" w:name="move151313089"/>
      <w:moveFrom w:id="78" w:author="洪名臻" w:date="2023-11-19T19:04:00Z">
        <w:r w:rsidR="00000000" w:rsidRPr="005D40D0" w:rsidDel="00AC2E81">
          <w:rPr>
            <w:rFonts w:eastAsia="標楷體"/>
            <w:sz w:val="24"/>
          </w:rPr>
          <w:t>Tseng.</w:t>
        </w:r>
      </w:moveFrom>
      <w:ins w:id="79" w:author="洪名臻" w:date="2023-11-19T19:05:00Z">
        <w:r>
          <w:rPr>
            <w:rFonts w:eastAsia="標楷體"/>
            <w:sz w:val="24"/>
          </w:rPr>
          <w:t>(</w:t>
        </w:r>
        <w:r>
          <w:rPr>
            <w:rFonts w:eastAsia="標楷體" w:hint="eastAsia"/>
            <w:sz w:val="24"/>
          </w:rPr>
          <w:t>2</w:t>
        </w:r>
        <w:r>
          <w:rPr>
            <w:rFonts w:eastAsia="標楷體"/>
            <w:sz w:val="24"/>
          </w:rPr>
          <w:t>016, July 22).</w:t>
        </w:r>
      </w:ins>
      <w:ins w:id="80" w:author="190498 lily" w:date="2023-11-19T19:19:00Z">
        <w:r w:rsidR="007B2961">
          <w:rPr>
            <w:rFonts w:eastAsia="標楷體"/>
            <w:sz w:val="24"/>
          </w:rPr>
          <w:t xml:space="preserve"> </w:t>
        </w:r>
      </w:ins>
      <w:moveFrom w:id="81" w:author="洪名臻" w:date="2023-11-19T19:04:00Z">
        <w:del w:id="82" w:author="洪名臻" w:date="2023-11-19T19:05:00Z">
          <w:r w:rsidR="00000000" w:rsidRPr="005D40D0" w:rsidDel="00AC2E81">
            <w:rPr>
              <w:rFonts w:eastAsia="標楷體"/>
              <w:sz w:val="24"/>
            </w:rPr>
            <w:delText xml:space="preserve"> </w:delText>
          </w:r>
        </w:del>
      </w:moveFrom>
      <w:moveFromRangeEnd w:id="77"/>
      <w:del w:id="83" w:author="洪名臻" w:date="2023-11-19T19:04:00Z">
        <w:r w:rsidR="00000000" w:rsidRPr="005D40D0" w:rsidDel="00AC2E81">
          <w:rPr>
            <w:rFonts w:eastAsia="標楷體"/>
            <w:sz w:val="24"/>
          </w:rPr>
          <w:delText>“</w:delText>
        </w:r>
      </w:del>
      <w:r w:rsidR="00000000" w:rsidRPr="005D40D0">
        <w:rPr>
          <w:rFonts w:eastAsia="標楷體"/>
          <w:sz w:val="24"/>
        </w:rPr>
        <w:t>Do You Worry About No One Take Care of Your Family? Mobil House Keeper Makes You Worry About Nothing for Housework.</w:t>
      </w:r>
      <w:del w:id="84" w:author="洪名臻" w:date="2023-11-19T19:05:00Z">
        <w:r w:rsidR="00000000" w:rsidRPr="005D40D0" w:rsidDel="00AC2E81">
          <w:rPr>
            <w:rFonts w:eastAsia="標楷體"/>
            <w:sz w:val="24"/>
          </w:rPr>
          <w:delText>”</w:delText>
        </w:r>
      </w:del>
      <w:ins w:id="85" w:author="洪名臻" w:date="2023-11-19T19:05:00Z">
        <w:r>
          <w:rPr>
            <w:rFonts w:eastAsia="標楷體"/>
            <w:sz w:val="24"/>
          </w:rPr>
          <w:t xml:space="preserve"> </w:t>
        </w:r>
        <w:proofErr w:type="spellStart"/>
        <w:r>
          <w:rPr>
            <w:rFonts w:eastAsia="標楷體" w:hint="eastAsia"/>
            <w:sz w:val="24"/>
          </w:rPr>
          <w:t>Re</w:t>
        </w:r>
        <w:r>
          <w:rPr>
            <w:rFonts w:eastAsia="標楷體"/>
            <w:sz w:val="24"/>
          </w:rPr>
          <w:t>trieverd</w:t>
        </w:r>
        <w:proofErr w:type="spellEnd"/>
        <w:r>
          <w:rPr>
            <w:rFonts w:eastAsia="標楷體"/>
            <w:sz w:val="24"/>
          </w:rPr>
          <w:t xml:space="preserve"> from</w:t>
        </w:r>
      </w:ins>
      <w:r w:rsidR="00000000" w:rsidRPr="005D40D0">
        <w:rPr>
          <w:rFonts w:eastAsia="標楷體"/>
          <w:sz w:val="24"/>
        </w:rPr>
        <w:t xml:space="preserve"> </w:t>
      </w:r>
      <w:hyperlink r:id="rId29">
        <w:r w:rsidR="00000000" w:rsidRPr="005D40D0">
          <w:rPr>
            <w:rFonts w:eastAsia="標楷體"/>
            <w:sz w:val="24"/>
            <w:u w:val="single"/>
          </w:rPr>
          <w:t>https://www.gvm.com.tw/webonly_content_10267.html</w:t>
        </w:r>
      </w:hyperlink>
      <w:del w:id="86" w:author="190498 lily" w:date="2023-11-19T19:20:00Z">
        <w:r w:rsidR="00000000" w:rsidRPr="005D40D0" w:rsidDel="007B2961">
          <w:rPr>
            <w:rFonts w:eastAsia="標楷體"/>
            <w:sz w:val="24"/>
          </w:rPr>
          <w:delText>,</w:delText>
        </w:r>
      </w:del>
      <w:r w:rsidR="00000000" w:rsidRPr="005D40D0">
        <w:rPr>
          <w:rFonts w:eastAsia="標楷體"/>
          <w:spacing w:val="80"/>
          <w:sz w:val="24"/>
        </w:rPr>
        <w:t xml:space="preserve"> </w:t>
      </w:r>
      <w:del w:id="87" w:author="190498 lily" w:date="2023-11-19T19:10:00Z">
        <w:r w:rsidR="00000000" w:rsidRPr="005D40D0" w:rsidDel="00AC2E81">
          <w:rPr>
            <w:rFonts w:eastAsia="標楷體"/>
            <w:sz w:val="24"/>
          </w:rPr>
          <w:delText>Jul.</w:delText>
        </w:r>
        <w:r w:rsidR="00000000" w:rsidRPr="005D40D0" w:rsidDel="00AC2E81">
          <w:rPr>
            <w:rFonts w:eastAsia="標楷體"/>
            <w:spacing w:val="80"/>
            <w:sz w:val="24"/>
          </w:rPr>
          <w:delText xml:space="preserve"> </w:delText>
        </w:r>
        <w:r w:rsidR="00000000" w:rsidRPr="005D40D0" w:rsidDel="00AC2E81">
          <w:rPr>
            <w:rFonts w:eastAsia="標楷體"/>
            <w:sz w:val="24"/>
          </w:rPr>
          <w:delText>22,</w:delText>
        </w:r>
        <w:r w:rsidR="00000000" w:rsidRPr="005D40D0" w:rsidDel="00AC2E81">
          <w:rPr>
            <w:rFonts w:eastAsia="標楷體"/>
            <w:spacing w:val="80"/>
            <w:sz w:val="24"/>
          </w:rPr>
          <w:delText xml:space="preserve"> </w:delText>
        </w:r>
        <w:r w:rsidR="00000000" w:rsidRPr="005D40D0" w:rsidDel="00AC2E81">
          <w:rPr>
            <w:rFonts w:eastAsia="標楷體"/>
            <w:sz w:val="24"/>
          </w:rPr>
          <w:delText>2016</w:delText>
        </w:r>
        <w:r w:rsidR="00000000" w:rsidRPr="005D40D0" w:rsidDel="00AC2E81">
          <w:rPr>
            <w:rFonts w:eastAsia="標楷體"/>
            <w:spacing w:val="80"/>
            <w:sz w:val="24"/>
          </w:rPr>
          <w:delText xml:space="preserve"> </w:delText>
        </w:r>
        <w:r w:rsidR="00000000" w:rsidRPr="005D40D0" w:rsidDel="00AC2E81">
          <w:rPr>
            <w:rFonts w:eastAsia="標楷體"/>
            <w:sz w:val="24"/>
          </w:rPr>
          <w:delText>[Apr.</w:delText>
        </w:r>
        <w:r w:rsidR="00000000" w:rsidRPr="005D40D0" w:rsidDel="00AC2E81">
          <w:rPr>
            <w:rFonts w:eastAsia="標楷體"/>
            <w:spacing w:val="80"/>
            <w:sz w:val="24"/>
          </w:rPr>
          <w:delText xml:space="preserve"> </w:delText>
        </w:r>
        <w:r w:rsidR="00000000" w:rsidRPr="005D40D0" w:rsidDel="00AC2E81">
          <w:rPr>
            <w:rFonts w:eastAsia="標楷體"/>
            <w:sz w:val="24"/>
          </w:rPr>
          <w:delText>1,</w:delText>
        </w:r>
      </w:del>
    </w:p>
    <w:p w14:paraId="23DCA586" w14:textId="77777777" w:rsidR="00CB2FF0" w:rsidRPr="007B2961" w:rsidRDefault="00000000" w:rsidP="007B2961">
      <w:pPr>
        <w:pStyle w:val="a4"/>
        <w:numPr>
          <w:ilvl w:val="0"/>
          <w:numId w:val="2"/>
        </w:numPr>
        <w:tabs>
          <w:tab w:val="left" w:pos="783"/>
          <w:tab w:val="left" w:pos="785"/>
        </w:tabs>
        <w:spacing w:line="470" w:lineRule="auto"/>
        <w:ind w:right="234"/>
        <w:rPr>
          <w:rFonts w:eastAsia="標楷體"/>
        </w:rPr>
        <w:pPrChange w:id="88" w:author="190498 lily" w:date="2023-11-19T19:20:00Z">
          <w:pPr>
            <w:pStyle w:val="a3"/>
            <w:spacing w:line="273" w:lineRule="exact"/>
            <w:ind w:left="785"/>
          </w:pPr>
        </w:pPrChange>
      </w:pPr>
      <w:del w:id="89" w:author="190498 lily" w:date="2023-11-19T19:10:00Z">
        <w:r w:rsidRPr="007B2961" w:rsidDel="00AC2E81">
          <w:rPr>
            <w:rFonts w:eastAsia="標楷體"/>
            <w:spacing w:val="-2"/>
            <w:rPrChange w:id="90" w:author="190498 lily" w:date="2023-11-19T19:20:00Z">
              <w:rPr>
                <w:rFonts w:eastAsia="標楷體"/>
              </w:rPr>
            </w:rPrChange>
          </w:rPr>
          <w:delText>2017]</w:delText>
        </w:r>
      </w:del>
      <w:del w:id="91" w:author="190498 lily" w:date="2023-11-19T19:20:00Z">
        <w:r w:rsidRPr="007B2961" w:rsidDel="007B2961">
          <w:rPr>
            <w:rFonts w:eastAsia="標楷體"/>
            <w:spacing w:val="-2"/>
            <w:rPrChange w:id="92" w:author="190498 lily" w:date="2023-11-19T19:20:00Z">
              <w:rPr>
                <w:rFonts w:eastAsia="標楷體"/>
              </w:rPr>
            </w:rPrChange>
          </w:rPr>
          <w:delText>.</w:delText>
        </w:r>
      </w:del>
    </w:p>
    <w:p w14:paraId="62C6DB3F" w14:textId="7DED1AE7" w:rsidR="00CB2FF0" w:rsidRPr="005D40D0" w:rsidRDefault="007B2961">
      <w:pPr>
        <w:pStyle w:val="a4"/>
        <w:numPr>
          <w:ilvl w:val="0"/>
          <w:numId w:val="2"/>
        </w:numPr>
        <w:tabs>
          <w:tab w:val="left" w:pos="783"/>
          <w:tab w:val="left" w:pos="785"/>
        </w:tabs>
        <w:spacing w:before="264" w:line="470" w:lineRule="auto"/>
        <w:ind w:right="235"/>
        <w:rPr>
          <w:rFonts w:eastAsia="標楷體"/>
          <w:sz w:val="24"/>
        </w:rPr>
      </w:pPr>
      <w:ins w:id="93" w:author="190498 lily" w:date="2023-11-19T19:15:00Z">
        <w:r w:rsidRPr="005D40D0">
          <w:rPr>
            <w:rFonts w:eastAsia="標楷體"/>
            <w:sz w:val="24"/>
          </w:rPr>
          <w:t>Chiang</w:t>
        </w:r>
        <w:r>
          <w:rPr>
            <w:rFonts w:eastAsia="標楷體" w:hint="eastAsia"/>
            <w:sz w:val="24"/>
          </w:rPr>
          <w:t>,</w:t>
        </w:r>
        <w:r>
          <w:rPr>
            <w:rFonts w:eastAsia="標楷體"/>
            <w:sz w:val="24"/>
          </w:rPr>
          <w:t xml:space="preserve"> </w:t>
        </w:r>
      </w:ins>
      <w:r w:rsidR="00000000" w:rsidRPr="005D40D0">
        <w:rPr>
          <w:rFonts w:eastAsia="標楷體"/>
          <w:sz w:val="24"/>
        </w:rPr>
        <w:t>S.</w:t>
      </w:r>
      <w:r w:rsidR="00000000" w:rsidRPr="005D40D0">
        <w:rPr>
          <w:rFonts w:eastAsia="標楷體"/>
          <w:spacing w:val="28"/>
          <w:sz w:val="24"/>
        </w:rPr>
        <w:t xml:space="preserve"> </w:t>
      </w:r>
      <w:r w:rsidR="00000000" w:rsidRPr="005D40D0">
        <w:rPr>
          <w:rFonts w:eastAsia="標楷體"/>
          <w:sz w:val="24"/>
        </w:rPr>
        <w:t>M</w:t>
      </w:r>
      <w:del w:id="94" w:author="190498 lily" w:date="2023-11-19T19:21:00Z">
        <w:r w:rsidR="00000000" w:rsidRPr="005D40D0" w:rsidDel="007B2961">
          <w:rPr>
            <w:rFonts w:eastAsia="標楷體"/>
            <w:sz w:val="24"/>
          </w:rPr>
          <w:delText>.</w:delText>
        </w:r>
      </w:del>
      <w:del w:id="95" w:author="190498 lily" w:date="2023-11-19T19:15:00Z">
        <w:r w:rsidR="00000000" w:rsidRPr="005D40D0" w:rsidDel="007B2961">
          <w:rPr>
            <w:rFonts w:eastAsia="標楷體"/>
            <w:spacing w:val="29"/>
            <w:sz w:val="24"/>
          </w:rPr>
          <w:delText xml:space="preserve"> </w:delText>
        </w:r>
        <w:r w:rsidR="00000000" w:rsidRPr="005D40D0" w:rsidDel="007B2961">
          <w:rPr>
            <w:rFonts w:eastAsia="標楷體"/>
            <w:sz w:val="24"/>
          </w:rPr>
          <w:delText>Chiang</w:delText>
        </w:r>
      </w:del>
      <w:r w:rsidR="00000000" w:rsidRPr="005D40D0">
        <w:rPr>
          <w:rFonts w:eastAsia="標楷體"/>
          <w:sz w:val="24"/>
        </w:rPr>
        <w:t>.</w:t>
      </w:r>
      <w:r w:rsidR="00000000" w:rsidRPr="005D40D0">
        <w:rPr>
          <w:rFonts w:eastAsia="標楷體"/>
          <w:spacing w:val="28"/>
          <w:sz w:val="24"/>
        </w:rPr>
        <w:t xml:space="preserve"> </w:t>
      </w:r>
      <w:ins w:id="96" w:author="190498 lily" w:date="2023-11-19T19:16:00Z">
        <w:r>
          <w:rPr>
            <w:rFonts w:eastAsia="標楷體"/>
            <w:spacing w:val="28"/>
            <w:sz w:val="24"/>
          </w:rPr>
          <w:t>(2010)</w:t>
        </w:r>
      </w:ins>
      <w:ins w:id="97" w:author="190498 lily" w:date="2023-11-19T19:17:00Z">
        <w:r>
          <w:rPr>
            <w:rFonts w:eastAsia="標楷體"/>
            <w:spacing w:val="28"/>
            <w:sz w:val="24"/>
          </w:rPr>
          <w:t>.</w:t>
        </w:r>
      </w:ins>
      <w:del w:id="98" w:author="190498 lily" w:date="2023-11-19T19:17:00Z">
        <w:r w:rsidR="00000000" w:rsidRPr="005D40D0" w:rsidDel="007B2961">
          <w:rPr>
            <w:rFonts w:eastAsia="標楷體"/>
            <w:sz w:val="24"/>
          </w:rPr>
          <w:delText>“</w:delText>
        </w:r>
      </w:del>
      <w:r w:rsidR="00000000" w:rsidRPr="005D40D0">
        <w:rPr>
          <w:rFonts w:eastAsia="標楷體"/>
          <w:sz w:val="24"/>
        </w:rPr>
        <w:t>A Study</w:t>
      </w:r>
      <w:r w:rsidR="00000000" w:rsidRPr="005D40D0">
        <w:rPr>
          <w:rFonts w:eastAsia="標楷體"/>
          <w:spacing w:val="25"/>
          <w:sz w:val="24"/>
        </w:rPr>
        <w:t xml:space="preserve"> </w:t>
      </w:r>
      <w:r w:rsidR="00000000" w:rsidRPr="005D40D0">
        <w:rPr>
          <w:rFonts w:eastAsia="標楷體"/>
          <w:sz w:val="24"/>
        </w:rPr>
        <w:t>of</w:t>
      </w:r>
      <w:r w:rsidR="00000000" w:rsidRPr="005D40D0">
        <w:rPr>
          <w:rFonts w:eastAsia="標楷體"/>
          <w:spacing w:val="27"/>
          <w:sz w:val="24"/>
        </w:rPr>
        <w:t xml:space="preserve"> </w:t>
      </w:r>
      <w:r w:rsidR="00000000" w:rsidRPr="005D40D0">
        <w:rPr>
          <w:rFonts w:eastAsia="標楷體"/>
          <w:sz w:val="24"/>
        </w:rPr>
        <w:t>Veterinary Market</w:t>
      </w:r>
      <w:r w:rsidR="00000000" w:rsidRPr="005D40D0">
        <w:rPr>
          <w:rFonts w:eastAsia="標楷體"/>
          <w:spacing w:val="28"/>
          <w:sz w:val="24"/>
        </w:rPr>
        <w:t xml:space="preserve"> </w:t>
      </w:r>
      <w:r w:rsidR="00000000" w:rsidRPr="005D40D0">
        <w:rPr>
          <w:rFonts w:eastAsia="標楷體"/>
          <w:sz w:val="24"/>
        </w:rPr>
        <w:t>in</w:t>
      </w:r>
      <w:r w:rsidR="00000000" w:rsidRPr="005D40D0">
        <w:rPr>
          <w:rFonts w:eastAsia="標楷體"/>
          <w:spacing w:val="30"/>
          <w:sz w:val="24"/>
        </w:rPr>
        <w:t xml:space="preserve"> </w:t>
      </w:r>
      <w:r w:rsidR="00000000" w:rsidRPr="005D40D0">
        <w:rPr>
          <w:rFonts w:eastAsia="標楷體"/>
          <w:sz w:val="24"/>
        </w:rPr>
        <w:t>Taiwan</w:t>
      </w:r>
      <w:ins w:id="99" w:author="190498 lily" w:date="2023-11-19T19:28:00Z">
        <w:r w:rsidR="004C2543">
          <w:rPr>
            <w:rFonts w:eastAsia="標楷體"/>
            <w:sz w:val="24"/>
          </w:rPr>
          <w:t xml:space="preserve"> </w:t>
        </w:r>
      </w:ins>
      <w:ins w:id="100" w:author="190498 lily" w:date="2023-11-19T19:22:00Z">
        <w:r w:rsidR="004C2543">
          <w:rPr>
            <w:rFonts w:eastAsia="標楷體"/>
            <w:sz w:val="24"/>
          </w:rPr>
          <w:t>(</w:t>
        </w:r>
        <w:r w:rsidR="004C2543" w:rsidRPr="0019643B">
          <w:rPr>
            <w:rFonts w:eastAsia="標楷體"/>
            <w:sz w:val="24"/>
          </w:rPr>
          <w:t>Unpublished master’s thesis</w:t>
        </w:r>
        <w:r w:rsidR="004C2543">
          <w:rPr>
            <w:rFonts w:eastAsia="標楷體"/>
            <w:sz w:val="24"/>
          </w:rPr>
          <w:t>)</w:t>
        </w:r>
      </w:ins>
      <w:r w:rsidR="00000000" w:rsidRPr="005D40D0">
        <w:rPr>
          <w:rFonts w:eastAsia="標楷體"/>
          <w:sz w:val="24"/>
        </w:rPr>
        <w:t>.</w:t>
      </w:r>
      <w:del w:id="101" w:author="190498 lily" w:date="2023-11-19T19:21:00Z">
        <w:r w:rsidR="00000000" w:rsidRPr="005D40D0" w:rsidDel="007B2961">
          <w:rPr>
            <w:rFonts w:eastAsia="標楷體"/>
            <w:sz w:val="24"/>
          </w:rPr>
          <w:delText>”</w:delText>
        </w:r>
      </w:del>
      <w:r w:rsidR="00000000" w:rsidRPr="005D40D0">
        <w:rPr>
          <w:rFonts w:eastAsia="標楷體"/>
          <w:spacing w:val="29"/>
          <w:sz w:val="24"/>
        </w:rPr>
        <w:t xml:space="preserve"> </w:t>
      </w:r>
      <w:del w:id="102" w:author="190498 lily" w:date="2023-11-19T19:22:00Z">
        <w:r w:rsidR="00000000" w:rsidRPr="005D40D0" w:rsidDel="004C2543">
          <w:rPr>
            <w:rFonts w:eastAsia="標楷體"/>
            <w:sz w:val="24"/>
          </w:rPr>
          <w:delText>M.S.</w:delText>
        </w:r>
        <w:r w:rsidR="00000000" w:rsidRPr="005D40D0" w:rsidDel="004C2543">
          <w:rPr>
            <w:rFonts w:eastAsia="標楷體"/>
            <w:spacing w:val="28"/>
            <w:sz w:val="24"/>
          </w:rPr>
          <w:delText xml:space="preserve"> </w:delText>
        </w:r>
        <w:r w:rsidR="00000000" w:rsidRPr="005D40D0" w:rsidDel="004C2543">
          <w:rPr>
            <w:rFonts w:eastAsia="標楷體"/>
            <w:sz w:val="24"/>
          </w:rPr>
          <w:delText>thesis,</w:delText>
        </w:r>
        <w:r w:rsidR="00000000" w:rsidRPr="005D40D0" w:rsidDel="004C2543">
          <w:rPr>
            <w:rFonts w:eastAsia="標楷體"/>
            <w:spacing w:val="28"/>
            <w:sz w:val="24"/>
          </w:rPr>
          <w:delText xml:space="preserve"> </w:delText>
        </w:r>
      </w:del>
      <w:r w:rsidR="00000000" w:rsidRPr="005D40D0">
        <w:rPr>
          <w:rFonts w:eastAsia="標楷體"/>
          <w:sz w:val="24"/>
        </w:rPr>
        <w:t>National Taiwan University, Taipei</w:t>
      </w:r>
      <w:del w:id="103" w:author="190498 lily" w:date="2023-11-19T19:17:00Z">
        <w:r w:rsidR="00000000" w:rsidRPr="005D40D0" w:rsidDel="007B2961">
          <w:rPr>
            <w:rFonts w:eastAsia="標楷體"/>
            <w:sz w:val="24"/>
          </w:rPr>
          <w:delText>, 2010.</w:delText>
        </w:r>
      </w:del>
      <w:ins w:id="104" w:author="190498 lily" w:date="2023-11-19T19:17:00Z">
        <w:r>
          <w:rPr>
            <w:rFonts w:eastAsia="標楷體"/>
            <w:sz w:val="24"/>
          </w:rPr>
          <w:t>.</w:t>
        </w:r>
      </w:ins>
    </w:p>
    <w:p w14:paraId="01D5EA5D" w14:textId="500688B4" w:rsidR="00CB2FF0" w:rsidRPr="005D40D0" w:rsidDel="004C2543" w:rsidRDefault="004C2543" w:rsidP="004C2543">
      <w:pPr>
        <w:pStyle w:val="a4"/>
        <w:numPr>
          <w:ilvl w:val="0"/>
          <w:numId w:val="2"/>
        </w:numPr>
        <w:tabs>
          <w:tab w:val="left" w:pos="783"/>
          <w:tab w:val="left" w:pos="785"/>
        </w:tabs>
        <w:spacing w:line="470" w:lineRule="auto"/>
        <w:ind w:right="232"/>
        <w:rPr>
          <w:del w:id="105" w:author="190498 lily" w:date="2023-11-19T19:23:00Z"/>
          <w:rFonts w:eastAsia="標楷體"/>
          <w:sz w:val="24"/>
        </w:rPr>
      </w:pPr>
      <w:ins w:id="106" w:author="190498 lily" w:date="2023-11-19T19:22:00Z">
        <w:r w:rsidRPr="005D40D0">
          <w:rPr>
            <w:rFonts w:eastAsia="標楷體"/>
            <w:sz w:val="24"/>
          </w:rPr>
          <w:t>Tang</w:t>
        </w:r>
        <w:r>
          <w:rPr>
            <w:rFonts w:eastAsia="標楷體" w:hint="eastAsia"/>
            <w:sz w:val="24"/>
          </w:rPr>
          <w:t>,</w:t>
        </w:r>
        <w:r w:rsidRPr="005D40D0">
          <w:rPr>
            <w:rFonts w:eastAsia="標楷體"/>
            <w:sz w:val="24"/>
          </w:rPr>
          <w:t xml:space="preserve"> </w:t>
        </w:r>
      </w:ins>
      <w:r w:rsidR="00000000" w:rsidRPr="005D40D0">
        <w:rPr>
          <w:rFonts w:eastAsia="標楷體"/>
          <w:sz w:val="24"/>
        </w:rPr>
        <w:t>F.</w:t>
      </w:r>
      <w:r w:rsidR="00000000" w:rsidRPr="005D40D0">
        <w:rPr>
          <w:rFonts w:eastAsia="標楷體"/>
          <w:spacing w:val="71"/>
          <w:sz w:val="24"/>
        </w:rPr>
        <w:t xml:space="preserve"> </w:t>
      </w:r>
      <w:r w:rsidR="00000000" w:rsidRPr="005D40D0">
        <w:rPr>
          <w:rFonts w:eastAsia="標楷體"/>
          <w:sz w:val="24"/>
        </w:rPr>
        <w:t>M</w:t>
      </w:r>
      <w:del w:id="107" w:author="190498 lily" w:date="2023-11-19T19:22:00Z">
        <w:r w:rsidR="00000000" w:rsidRPr="005D40D0" w:rsidDel="004C2543">
          <w:rPr>
            <w:rFonts w:eastAsia="標楷體"/>
            <w:sz w:val="24"/>
          </w:rPr>
          <w:delText>.</w:delText>
        </w:r>
        <w:r w:rsidR="00000000" w:rsidRPr="005D40D0" w:rsidDel="004C2543">
          <w:rPr>
            <w:rFonts w:eastAsia="標楷體"/>
            <w:spacing w:val="72"/>
            <w:sz w:val="24"/>
          </w:rPr>
          <w:delText xml:space="preserve"> </w:delText>
        </w:r>
        <w:r w:rsidR="00000000" w:rsidRPr="005D40D0" w:rsidDel="004C2543">
          <w:rPr>
            <w:rFonts w:eastAsia="標楷體"/>
            <w:sz w:val="24"/>
          </w:rPr>
          <w:delText>Tang</w:delText>
        </w:r>
      </w:del>
      <w:r w:rsidR="00000000" w:rsidRPr="005D40D0">
        <w:rPr>
          <w:rFonts w:eastAsia="標楷體"/>
          <w:sz w:val="24"/>
        </w:rPr>
        <w:t>.</w:t>
      </w:r>
      <w:ins w:id="108" w:author="190498 lily" w:date="2023-11-19T19:22:00Z">
        <w:r>
          <w:rPr>
            <w:rFonts w:eastAsia="標楷體"/>
            <w:sz w:val="24"/>
          </w:rPr>
          <w:t xml:space="preserve"> (</w:t>
        </w:r>
      </w:ins>
      <w:ins w:id="109" w:author="190498 lily" w:date="2023-11-19T19:23:00Z">
        <w:r>
          <w:rPr>
            <w:rFonts w:eastAsia="標楷體"/>
            <w:sz w:val="24"/>
          </w:rPr>
          <w:t>2013, Jan. d.).</w:t>
        </w:r>
      </w:ins>
      <w:del w:id="110" w:author="190498 lily" w:date="2023-11-19T19:23:00Z">
        <w:r w:rsidR="00000000" w:rsidRPr="005D40D0" w:rsidDel="004C2543">
          <w:rPr>
            <w:rFonts w:eastAsia="標楷體"/>
            <w:spacing w:val="73"/>
            <w:sz w:val="24"/>
          </w:rPr>
          <w:delText xml:space="preserve"> </w:delText>
        </w:r>
        <w:r w:rsidR="00000000" w:rsidRPr="005D40D0" w:rsidDel="004C2543">
          <w:rPr>
            <w:rFonts w:eastAsia="標楷體"/>
            <w:sz w:val="24"/>
          </w:rPr>
          <w:delText>“</w:delText>
        </w:r>
      </w:del>
      <w:ins w:id="111" w:author="190498 lily" w:date="2023-11-19T19:23:00Z">
        <w:r>
          <w:rPr>
            <w:rFonts w:eastAsia="標楷體"/>
            <w:sz w:val="24"/>
          </w:rPr>
          <w:t xml:space="preserve"> </w:t>
        </w:r>
      </w:ins>
      <w:r w:rsidR="00000000" w:rsidRPr="005D40D0">
        <w:rPr>
          <w:rFonts w:eastAsia="標楷體"/>
          <w:sz w:val="24"/>
        </w:rPr>
        <w:t>The</w:t>
      </w:r>
      <w:r w:rsidR="00000000" w:rsidRPr="005D40D0">
        <w:rPr>
          <w:rFonts w:eastAsia="標楷體"/>
          <w:spacing w:val="75"/>
          <w:sz w:val="24"/>
        </w:rPr>
        <w:t xml:space="preserve"> </w:t>
      </w:r>
      <w:r w:rsidR="00000000" w:rsidRPr="005D40D0">
        <w:rPr>
          <w:rFonts w:eastAsia="標楷體"/>
          <w:sz w:val="24"/>
        </w:rPr>
        <w:t>Industrial</w:t>
      </w:r>
      <w:r w:rsidR="00000000" w:rsidRPr="005D40D0">
        <w:rPr>
          <w:rFonts w:eastAsia="標楷體"/>
          <w:spacing w:val="71"/>
          <w:sz w:val="24"/>
        </w:rPr>
        <w:t xml:space="preserve"> </w:t>
      </w:r>
      <w:r w:rsidR="00000000" w:rsidRPr="005D40D0">
        <w:rPr>
          <w:rFonts w:eastAsia="標楷體"/>
          <w:sz w:val="24"/>
        </w:rPr>
        <w:t>Development</w:t>
      </w:r>
      <w:r w:rsidR="00000000" w:rsidRPr="005D40D0">
        <w:rPr>
          <w:rFonts w:eastAsia="標楷體"/>
          <w:spacing w:val="72"/>
          <w:sz w:val="24"/>
        </w:rPr>
        <w:t xml:space="preserve"> </w:t>
      </w:r>
      <w:r w:rsidR="00000000" w:rsidRPr="005D40D0">
        <w:rPr>
          <w:rFonts w:eastAsia="標楷體"/>
          <w:sz w:val="24"/>
        </w:rPr>
        <w:t>of</w:t>
      </w:r>
      <w:r w:rsidR="00000000" w:rsidRPr="005D40D0">
        <w:rPr>
          <w:rFonts w:eastAsia="標楷體"/>
          <w:spacing w:val="73"/>
          <w:sz w:val="24"/>
        </w:rPr>
        <w:t xml:space="preserve"> </w:t>
      </w:r>
      <w:r w:rsidR="00000000" w:rsidRPr="005D40D0">
        <w:rPr>
          <w:rFonts w:eastAsia="標楷體"/>
          <w:sz w:val="24"/>
        </w:rPr>
        <w:t>Pet</w:t>
      </w:r>
      <w:r w:rsidR="00000000" w:rsidRPr="005D40D0">
        <w:rPr>
          <w:rFonts w:eastAsia="標楷體"/>
          <w:spacing w:val="72"/>
          <w:sz w:val="24"/>
        </w:rPr>
        <w:t xml:space="preserve"> </w:t>
      </w:r>
      <w:r w:rsidR="00000000" w:rsidRPr="005D40D0">
        <w:rPr>
          <w:rFonts w:eastAsia="標楷體"/>
          <w:sz w:val="24"/>
        </w:rPr>
        <w:t>and</w:t>
      </w:r>
      <w:r w:rsidR="00000000" w:rsidRPr="005D40D0">
        <w:rPr>
          <w:rFonts w:eastAsia="標楷體"/>
          <w:spacing w:val="71"/>
          <w:sz w:val="24"/>
        </w:rPr>
        <w:t xml:space="preserve"> </w:t>
      </w:r>
      <w:r w:rsidR="00000000" w:rsidRPr="005D40D0">
        <w:rPr>
          <w:rFonts w:eastAsia="標楷體"/>
          <w:sz w:val="24"/>
        </w:rPr>
        <w:t>Relevant</w:t>
      </w:r>
      <w:r w:rsidR="00000000" w:rsidRPr="005D40D0">
        <w:rPr>
          <w:rFonts w:eastAsia="標楷體"/>
          <w:spacing w:val="72"/>
          <w:sz w:val="24"/>
        </w:rPr>
        <w:t xml:space="preserve"> </w:t>
      </w:r>
      <w:r w:rsidR="00000000" w:rsidRPr="005D40D0">
        <w:rPr>
          <w:rFonts w:eastAsia="標楷體"/>
          <w:sz w:val="24"/>
        </w:rPr>
        <w:t>Management Measures</w:t>
      </w:r>
      <w:r w:rsidR="00000000" w:rsidRPr="005D40D0">
        <w:rPr>
          <w:rFonts w:eastAsia="標楷體"/>
          <w:spacing w:val="40"/>
          <w:sz w:val="24"/>
        </w:rPr>
        <w:t xml:space="preserve"> </w:t>
      </w:r>
      <w:r w:rsidR="00000000" w:rsidRPr="005D40D0">
        <w:rPr>
          <w:rFonts w:eastAsia="標楷體"/>
          <w:sz w:val="24"/>
        </w:rPr>
        <w:t>in</w:t>
      </w:r>
      <w:r w:rsidR="00000000" w:rsidRPr="005D40D0">
        <w:rPr>
          <w:rFonts w:eastAsia="標楷體"/>
          <w:spacing w:val="40"/>
          <w:sz w:val="24"/>
        </w:rPr>
        <w:t xml:space="preserve"> </w:t>
      </w:r>
      <w:r w:rsidR="00000000" w:rsidRPr="005D40D0">
        <w:rPr>
          <w:rFonts w:eastAsia="標楷體"/>
          <w:sz w:val="24"/>
        </w:rPr>
        <w:t>Recent</w:t>
      </w:r>
      <w:r w:rsidR="00000000" w:rsidRPr="005D40D0">
        <w:rPr>
          <w:rFonts w:eastAsia="標楷體"/>
          <w:spacing w:val="40"/>
          <w:sz w:val="24"/>
        </w:rPr>
        <w:t xml:space="preserve"> </w:t>
      </w:r>
      <w:r w:rsidR="00000000" w:rsidRPr="005D40D0">
        <w:rPr>
          <w:rFonts w:eastAsia="標楷體"/>
          <w:sz w:val="24"/>
        </w:rPr>
        <w:t>Taiwan.</w:t>
      </w:r>
      <w:ins w:id="112" w:author="190498 lily" w:date="2023-11-19T19:23:00Z">
        <w:r w:rsidRPr="004C2543">
          <w:rPr>
            <w:rFonts w:eastAsia="標楷體" w:hint="eastAsia"/>
            <w:sz w:val="24"/>
          </w:rPr>
          <w:t xml:space="preserve"> </w:t>
        </w:r>
        <w:proofErr w:type="spellStart"/>
        <w:r>
          <w:rPr>
            <w:rFonts w:eastAsia="標楷體" w:hint="eastAsia"/>
            <w:sz w:val="24"/>
          </w:rPr>
          <w:t>Re</w:t>
        </w:r>
        <w:r>
          <w:rPr>
            <w:rFonts w:eastAsia="標楷體"/>
            <w:sz w:val="24"/>
          </w:rPr>
          <w:t>trieverd</w:t>
        </w:r>
        <w:proofErr w:type="spellEnd"/>
        <w:r>
          <w:rPr>
            <w:rFonts w:eastAsia="標楷體"/>
            <w:sz w:val="24"/>
          </w:rPr>
          <w:t xml:space="preserve"> from</w:t>
        </w:r>
      </w:ins>
      <w:del w:id="113" w:author="190498 lily" w:date="2023-11-19T19:23:00Z">
        <w:r w:rsidR="00000000" w:rsidRPr="005D40D0" w:rsidDel="004C2543">
          <w:rPr>
            <w:rFonts w:eastAsia="標楷體"/>
            <w:sz w:val="24"/>
          </w:rPr>
          <w:delText>”</w:delText>
        </w:r>
      </w:del>
      <w:r w:rsidR="00000000" w:rsidRPr="005D40D0">
        <w:rPr>
          <w:rFonts w:eastAsia="標楷體"/>
          <w:spacing w:val="40"/>
          <w:sz w:val="24"/>
        </w:rPr>
        <w:t xml:space="preserve"> </w:t>
      </w:r>
      <w:hyperlink r:id="rId30">
        <w:r w:rsidR="00000000" w:rsidRPr="005D40D0">
          <w:rPr>
            <w:rFonts w:eastAsia="標楷體"/>
            <w:sz w:val="24"/>
            <w:u w:val="single"/>
          </w:rPr>
          <w:t>http://www.coa.gov.tw/ws.php?id=2446815</w:t>
        </w:r>
      </w:hyperlink>
      <w:del w:id="114" w:author="190498 lily" w:date="2023-11-19T19:23:00Z">
        <w:r w:rsidR="00000000" w:rsidRPr="005D40D0" w:rsidDel="004C2543">
          <w:rPr>
            <w:rFonts w:eastAsia="標楷體"/>
            <w:sz w:val="24"/>
          </w:rPr>
          <w:delText>,</w:delText>
        </w:r>
        <w:r w:rsidR="00000000" w:rsidRPr="005D40D0" w:rsidDel="004C2543">
          <w:rPr>
            <w:rFonts w:eastAsia="標楷體"/>
            <w:spacing w:val="40"/>
            <w:sz w:val="24"/>
          </w:rPr>
          <w:delText xml:space="preserve"> </w:delText>
        </w:r>
        <w:r w:rsidR="00000000" w:rsidRPr="005D40D0" w:rsidDel="004C2543">
          <w:rPr>
            <w:rFonts w:eastAsia="標楷體"/>
            <w:sz w:val="24"/>
          </w:rPr>
          <w:delText>Jan.,</w:delText>
        </w:r>
      </w:del>
    </w:p>
    <w:p w14:paraId="068CA989" w14:textId="74F5D9E5" w:rsidR="00CB2FF0" w:rsidRPr="005D40D0" w:rsidRDefault="00000000" w:rsidP="004C2543">
      <w:pPr>
        <w:pStyle w:val="a4"/>
        <w:numPr>
          <w:ilvl w:val="0"/>
          <w:numId w:val="2"/>
        </w:numPr>
        <w:tabs>
          <w:tab w:val="left" w:pos="783"/>
          <w:tab w:val="left" w:pos="785"/>
        </w:tabs>
        <w:spacing w:line="470" w:lineRule="auto"/>
        <w:ind w:right="232"/>
        <w:rPr>
          <w:rFonts w:eastAsia="標楷體"/>
        </w:rPr>
        <w:pPrChange w:id="115" w:author="190498 lily" w:date="2023-11-19T19:23:00Z">
          <w:pPr>
            <w:pStyle w:val="a3"/>
            <w:spacing w:line="273" w:lineRule="exact"/>
            <w:ind w:left="785"/>
          </w:pPr>
        </w:pPrChange>
      </w:pPr>
      <w:del w:id="116" w:author="190498 lily" w:date="2023-11-19T19:23:00Z">
        <w:r w:rsidRPr="005D40D0" w:rsidDel="004C2543">
          <w:rPr>
            <w:rFonts w:eastAsia="標楷體"/>
          </w:rPr>
          <w:delText>2013</w:delText>
        </w:r>
        <w:r w:rsidRPr="005D40D0" w:rsidDel="004C2543">
          <w:rPr>
            <w:rFonts w:eastAsia="標楷體"/>
            <w:spacing w:val="-5"/>
          </w:rPr>
          <w:delText xml:space="preserve"> </w:delText>
        </w:r>
        <w:r w:rsidRPr="005D40D0" w:rsidDel="004C2543">
          <w:rPr>
            <w:rFonts w:eastAsia="標楷體"/>
          </w:rPr>
          <w:delText>[Apr.</w:delText>
        </w:r>
        <w:r w:rsidRPr="005D40D0" w:rsidDel="004C2543">
          <w:rPr>
            <w:rFonts w:eastAsia="標楷體"/>
            <w:spacing w:val="-5"/>
          </w:rPr>
          <w:delText xml:space="preserve"> </w:delText>
        </w:r>
        <w:r w:rsidRPr="005D40D0" w:rsidDel="004C2543">
          <w:rPr>
            <w:rFonts w:eastAsia="標楷體"/>
          </w:rPr>
          <w:delText>1,</w:delText>
        </w:r>
        <w:r w:rsidRPr="005D40D0" w:rsidDel="004C2543">
          <w:rPr>
            <w:rFonts w:eastAsia="標楷體"/>
            <w:spacing w:val="-5"/>
          </w:rPr>
          <w:delText xml:space="preserve"> </w:delText>
        </w:r>
        <w:r w:rsidRPr="005D40D0" w:rsidDel="004C2543">
          <w:rPr>
            <w:rFonts w:eastAsia="標楷體"/>
            <w:spacing w:val="-2"/>
          </w:rPr>
          <w:delText>2017].</w:delText>
        </w:r>
      </w:del>
    </w:p>
    <w:p w14:paraId="5D50A5A4" w14:textId="6D5DB8F6" w:rsidR="00CB2FF0" w:rsidRPr="005D40D0" w:rsidRDefault="004C2543">
      <w:pPr>
        <w:pStyle w:val="a4"/>
        <w:numPr>
          <w:ilvl w:val="0"/>
          <w:numId w:val="2"/>
        </w:numPr>
        <w:tabs>
          <w:tab w:val="left" w:pos="783"/>
          <w:tab w:val="left" w:pos="785"/>
        </w:tabs>
        <w:spacing w:before="264" w:line="470" w:lineRule="auto"/>
        <w:ind w:right="236"/>
        <w:rPr>
          <w:rFonts w:eastAsia="標楷體"/>
          <w:sz w:val="24"/>
        </w:rPr>
      </w:pPr>
      <w:ins w:id="117" w:author="190498 lily" w:date="2023-11-19T19:25:00Z">
        <w:r w:rsidRPr="005D40D0">
          <w:rPr>
            <w:rFonts w:eastAsia="標楷體"/>
            <w:sz w:val="24"/>
          </w:rPr>
          <w:t>Chen</w:t>
        </w:r>
        <w:r>
          <w:rPr>
            <w:rFonts w:eastAsia="標楷體"/>
            <w:sz w:val="24"/>
          </w:rPr>
          <w:t>,</w:t>
        </w:r>
        <w:r w:rsidRPr="005D40D0">
          <w:rPr>
            <w:rFonts w:eastAsia="標楷體"/>
            <w:sz w:val="24"/>
          </w:rPr>
          <w:t xml:space="preserve"> </w:t>
        </w:r>
      </w:ins>
      <w:r w:rsidR="00000000" w:rsidRPr="005D40D0">
        <w:rPr>
          <w:rFonts w:eastAsia="標楷體"/>
          <w:sz w:val="24"/>
        </w:rPr>
        <w:t>Y</w:t>
      </w:r>
      <w:del w:id="118" w:author="190498 lily" w:date="2023-11-19T19:26:00Z">
        <w:r w:rsidR="00000000" w:rsidRPr="005D40D0" w:rsidDel="004C2543">
          <w:rPr>
            <w:rFonts w:eastAsia="標楷體"/>
            <w:sz w:val="24"/>
          </w:rPr>
          <w:delText>.</w:delText>
        </w:r>
        <w:r w:rsidR="00000000" w:rsidRPr="005D40D0" w:rsidDel="004C2543">
          <w:rPr>
            <w:rFonts w:eastAsia="標楷體"/>
            <w:spacing w:val="72"/>
            <w:sz w:val="24"/>
          </w:rPr>
          <w:delText xml:space="preserve"> </w:delText>
        </w:r>
      </w:del>
      <w:ins w:id="119" w:author="190498 lily" w:date="2023-11-19T19:26:00Z">
        <w:r w:rsidRPr="005D40D0">
          <w:rPr>
            <w:rFonts w:eastAsia="標楷體"/>
            <w:sz w:val="24"/>
          </w:rPr>
          <w:t>.</w:t>
        </w:r>
        <w:r>
          <w:rPr>
            <w:rFonts w:eastAsia="標楷體" w:hint="eastAsia"/>
            <w:spacing w:val="72"/>
            <w:sz w:val="24"/>
          </w:rPr>
          <w:t xml:space="preserve"> </w:t>
        </w:r>
      </w:ins>
      <w:r w:rsidR="00000000" w:rsidRPr="005D40D0">
        <w:rPr>
          <w:rFonts w:eastAsia="標楷體"/>
          <w:sz w:val="24"/>
        </w:rPr>
        <w:t>F.</w:t>
      </w:r>
      <w:ins w:id="120" w:author="190498 lily" w:date="2023-11-19T19:25:00Z">
        <w:r>
          <w:rPr>
            <w:rFonts w:eastAsia="標楷體"/>
            <w:sz w:val="24"/>
          </w:rPr>
          <w:t xml:space="preserve"> (2014)</w:t>
        </w:r>
      </w:ins>
      <w:del w:id="121" w:author="190498 lily" w:date="2023-11-19T19:25:00Z">
        <w:r w:rsidR="00000000" w:rsidRPr="005D40D0" w:rsidDel="004C2543">
          <w:rPr>
            <w:rFonts w:eastAsia="標楷體"/>
            <w:spacing w:val="72"/>
            <w:sz w:val="24"/>
          </w:rPr>
          <w:delText xml:space="preserve"> </w:delText>
        </w:r>
        <w:r w:rsidR="00000000" w:rsidRPr="005D40D0" w:rsidDel="004C2543">
          <w:rPr>
            <w:rFonts w:eastAsia="標楷體"/>
            <w:sz w:val="24"/>
          </w:rPr>
          <w:delText>Chen</w:delText>
        </w:r>
      </w:del>
      <w:r w:rsidR="00000000" w:rsidRPr="005D40D0">
        <w:rPr>
          <w:rFonts w:eastAsia="標楷體"/>
          <w:sz w:val="24"/>
        </w:rPr>
        <w:t>.</w:t>
      </w:r>
      <w:r w:rsidR="00000000" w:rsidRPr="005D40D0">
        <w:rPr>
          <w:rFonts w:eastAsia="標楷體"/>
          <w:spacing w:val="73"/>
          <w:sz w:val="24"/>
        </w:rPr>
        <w:t xml:space="preserve"> </w:t>
      </w:r>
      <w:del w:id="122" w:author="190498 lily" w:date="2023-11-19T19:25:00Z">
        <w:r w:rsidR="00000000" w:rsidRPr="005D40D0" w:rsidDel="004C2543">
          <w:rPr>
            <w:rFonts w:eastAsia="標楷體"/>
            <w:sz w:val="24"/>
          </w:rPr>
          <w:delText>“</w:delText>
        </w:r>
      </w:del>
      <w:r w:rsidR="00000000" w:rsidRPr="005D40D0">
        <w:rPr>
          <w:rFonts w:eastAsia="標楷體"/>
          <w:sz w:val="24"/>
        </w:rPr>
        <w:t>An</w:t>
      </w:r>
      <w:r w:rsidR="00000000" w:rsidRPr="005D40D0">
        <w:rPr>
          <w:rFonts w:eastAsia="標楷體"/>
          <w:spacing w:val="74"/>
          <w:sz w:val="24"/>
        </w:rPr>
        <w:t xml:space="preserve"> </w:t>
      </w:r>
      <w:r w:rsidR="00000000" w:rsidRPr="005D40D0">
        <w:rPr>
          <w:rFonts w:eastAsia="標楷體"/>
          <w:sz w:val="24"/>
        </w:rPr>
        <w:t>Implementation</w:t>
      </w:r>
      <w:r w:rsidR="00000000" w:rsidRPr="005D40D0">
        <w:rPr>
          <w:rFonts w:eastAsia="標楷體"/>
          <w:spacing w:val="72"/>
          <w:sz w:val="24"/>
        </w:rPr>
        <w:t xml:space="preserve"> </w:t>
      </w:r>
      <w:r w:rsidR="00000000" w:rsidRPr="005D40D0">
        <w:rPr>
          <w:rFonts w:eastAsia="標楷體"/>
          <w:sz w:val="24"/>
        </w:rPr>
        <w:t>of</w:t>
      </w:r>
      <w:r w:rsidR="00000000" w:rsidRPr="005D40D0">
        <w:rPr>
          <w:rFonts w:eastAsia="標楷體"/>
          <w:spacing w:val="71"/>
          <w:sz w:val="24"/>
        </w:rPr>
        <w:t xml:space="preserve"> </w:t>
      </w:r>
      <w:r w:rsidR="00000000" w:rsidRPr="005D40D0">
        <w:rPr>
          <w:rFonts w:eastAsia="標楷體"/>
          <w:sz w:val="24"/>
        </w:rPr>
        <w:t>Video</w:t>
      </w:r>
      <w:r w:rsidR="00000000" w:rsidRPr="005D40D0">
        <w:rPr>
          <w:rFonts w:eastAsia="標楷體"/>
          <w:spacing w:val="71"/>
          <w:sz w:val="24"/>
        </w:rPr>
        <w:t xml:space="preserve"> </w:t>
      </w:r>
      <w:r w:rsidR="00000000" w:rsidRPr="005D40D0">
        <w:rPr>
          <w:rFonts w:eastAsia="標楷體"/>
          <w:sz w:val="24"/>
        </w:rPr>
        <w:t>Telecare</w:t>
      </w:r>
      <w:r w:rsidR="00000000" w:rsidRPr="005D40D0">
        <w:rPr>
          <w:rFonts w:eastAsia="標楷體"/>
          <w:spacing w:val="70"/>
          <w:sz w:val="24"/>
        </w:rPr>
        <w:t xml:space="preserve"> </w:t>
      </w:r>
      <w:r w:rsidR="00000000" w:rsidRPr="005D40D0">
        <w:rPr>
          <w:rFonts w:eastAsia="標楷體"/>
          <w:sz w:val="24"/>
        </w:rPr>
        <w:t>Platform</w:t>
      </w:r>
      <w:r w:rsidR="00000000" w:rsidRPr="005D40D0">
        <w:rPr>
          <w:rFonts w:eastAsia="標楷體"/>
          <w:spacing w:val="72"/>
          <w:sz w:val="24"/>
        </w:rPr>
        <w:t xml:space="preserve"> </w:t>
      </w:r>
      <w:r w:rsidR="00000000" w:rsidRPr="005D40D0">
        <w:rPr>
          <w:rFonts w:eastAsia="標楷體"/>
          <w:sz w:val="24"/>
        </w:rPr>
        <w:t>for</w:t>
      </w:r>
      <w:r w:rsidR="00000000" w:rsidRPr="005D40D0">
        <w:rPr>
          <w:rFonts w:eastAsia="標楷體"/>
          <w:spacing w:val="70"/>
          <w:sz w:val="24"/>
        </w:rPr>
        <w:t xml:space="preserve"> </w:t>
      </w:r>
      <w:r w:rsidR="00000000" w:rsidRPr="005D40D0">
        <w:rPr>
          <w:rFonts w:eastAsia="標楷體"/>
          <w:sz w:val="24"/>
        </w:rPr>
        <w:t>Veterinary Hospital</w:t>
      </w:r>
      <w:ins w:id="123" w:author="190498 lily" w:date="2023-11-19T19:28:00Z">
        <w:r>
          <w:rPr>
            <w:rFonts w:eastAsia="標楷體"/>
            <w:sz w:val="24"/>
          </w:rPr>
          <w:t xml:space="preserve"> </w:t>
        </w:r>
      </w:ins>
      <w:ins w:id="124" w:author="190498 lily" w:date="2023-11-19T19:25:00Z">
        <w:r>
          <w:rPr>
            <w:rFonts w:eastAsia="標楷體"/>
            <w:sz w:val="24"/>
          </w:rPr>
          <w:t>(Unpublished master’s thesis)</w:t>
        </w:r>
      </w:ins>
      <w:r w:rsidR="00000000" w:rsidRPr="005D40D0">
        <w:rPr>
          <w:rFonts w:eastAsia="標楷體"/>
          <w:sz w:val="24"/>
        </w:rPr>
        <w:t>.</w:t>
      </w:r>
      <w:del w:id="125" w:author="190498 lily" w:date="2023-11-19T19:25:00Z">
        <w:r w:rsidR="00000000" w:rsidRPr="005D40D0" w:rsidDel="004C2543">
          <w:rPr>
            <w:rFonts w:eastAsia="標楷體"/>
            <w:sz w:val="24"/>
          </w:rPr>
          <w:delText>”</w:delText>
        </w:r>
      </w:del>
      <w:r w:rsidR="00000000" w:rsidRPr="005D40D0">
        <w:rPr>
          <w:rFonts w:eastAsia="標楷體"/>
          <w:sz w:val="24"/>
        </w:rPr>
        <w:t xml:space="preserve"> </w:t>
      </w:r>
      <w:del w:id="126" w:author="190498 lily" w:date="2023-11-19T19:25:00Z">
        <w:r w:rsidR="00000000" w:rsidRPr="005D40D0" w:rsidDel="004C2543">
          <w:rPr>
            <w:rFonts w:eastAsia="標楷體"/>
            <w:sz w:val="24"/>
          </w:rPr>
          <w:delText xml:space="preserve">M.S. thesis, </w:delText>
        </w:r>
      </w:del>
      <w:proofErr w:type="spellStart"/>
      <w:r w:rsidR="00000000" w:rsidRPr="005D40D0">
        <w:rPr>
          <w:rFonts w:eastAsia="標楷體"/>
          <w:sz w:val="24"/>
        </w:rPr>
        <w:t>Tunghai</w:t>
      </w:r>
      <w:proofErr w:type="spellEnd"/>
      <w:r w:rsidR="00000000" w:rsidRPr="005D40D0">
        <w:rPr>
          <w:rFonts w:eastAsia="標楷體"/>
          <w:sz w:val="24"/>
        </w:rPr>
        <w:t xml:space="preserve"> University, Taichung</w:t>
      </w:r>
      <w:del w:id="127" w:author="190498 lily" w:date="2023-11-19T19:25:00Z">
        <w:r w:rsidR="00000000" w:rsidRPr="005D40D0" w:rsidDel="004C2543">
          <w:rPr>
            <w:rFonts w:eastAsia="標楷體"/>
            <w:sz w:val="24"/>
          </w:rPr>
          <w:delText>, 2014</w:delText>
        </w:r>
      </w:del>
      <w:r w:rsidR="00000000" w:rsidRPr="005D40D0">
        <w:rPr>
          <w:rFonts w:eastAsia="標楷體"/>
          <w:sz w:val="24"/>
        </w:rPr>
        <w:t>.</w:t>
      </w:r>
    </w:p>
    <w:p w14:paraId="79EF703D" w14:textId="602EDE84" w:rsidR="00CB2FF0" w:rsidRPr="005D40D0" w:rsidDel="004C2543" w:rsidRDefault="00000000">
      <w:pPr>
        <w:pStyle w:val="a4"/>
        <w:numPr>
          <w:ilvl w:val="0"/>
          <w:numId w:val="2"/>
        </w:numPr>
        <w:tabs>
          <w:tab w:val="left" w:pos="783"/>
          <w:tab w:val="left" w:pos="785"/>
        </w:tabs>
        <w:spacing w:line="470" w:lineRule="auto"/>
        <w:ind w:right="234"/>
        <w:rPr>
          <w:del w:id="128" w:author="190498 lily" w:date="2023-11-19T19:31:00Z"/>
          <w:rFonts w:eastAsia="標楷體"/>
          <w:sz w:val="24"/>
        </w:rPr>
      </w:pPr>
      <w:r w:rsidRPr="005D40D0">
        <w:rPr>
          <w:rFonts w:eastAsia="標楷體"/>
          <w:sz w:val="24"/>
        </w:rPr>
        <w:t>Animal</w:t>
      </w:r>
      <w:r w:rsidRPr="005D40D0">
        <w:rPr>
          <w:rFonts w:eastAsia="標楷體"/>
          <w:spacing w:val="36"/>
          <w:sz w:val="24"/>
        </w:rPr>
        <w:t xml:space="preserve"> </w:t>
      </w:r>
      <w:r w:rsidRPr="005D40D0">
        <w:rPr>
          <w:rFonts w:eastAsia="標楷體"/>
          <w:sz w:val="24"/>
        </w:rPr>
        <w:t>Protection</w:t>
      </w:r>
      <w:r w:rsidRPr="005D40D0">
        <w:rPr>
          <w:rFonts w:eastAsia="標楷體"/>
          <w:spacing w:val="40"/>
          <w:sz w:val="24"/>
        </w:rPr>
        <w:t xml:space="preserve"> </w:t>
      </w:r>
      <w:r w:rsidRPr="005D40D0">
        <w:rPr>
          <w:rFonts w:eastAsia="標楷體"/>
          <w:sz w:val="24"/>
        </w:rPr>
        <w:t>Information.</w:t>
      </w:r>
      <w:r w:rsidRPr="005D40D0">
        <w:rPr>
          <w:rFonts w:eastAsia="標楷體"/>
          <w:spacing w:val="36"/>
          <w:sz w:val="24"/>
        </w:rPr>
        <w:t xml:space="preserve"> </w:t>
      </w:r>
      <w:ins w:id="129" w:author="190498 lily" w:date="2023-11-19T19:30:00Z">
        <w:r w:rsidR="004C2543">
          <w:rPr>
            <w:rFonts w:eastAsia="標楷體"/>
            <w:spacing w:val="36"/>
            <w:sz w:val="24"/>
          </w:rPr>
          <w:t>(</w:t>
        </w:r>
        <w:r w:rsidR="004C2543">
          <w:rPr>
            <w:rFonts w:eastAsia="標楷體" w:hint="eastAsia"/>
            <w:spacing w:val="36"/>
            <w:sz w:val="24"/>
          </w:rPr>
          <w:t>2</w:t>
        </w:r>
        <w:r w:rsidR="004C2543">
          <w:rPr>
            <w:rFonts w:eastAsia="標楷體"/>
            <w:spacing w:val="36"/>
            <w:sz w:val="24"/>
          </w:rPr>
          <w:t>015,</w:t>
        </w:r>
      </w:ins>
      <w:ins w:id="130" w:author="190498 lily" w:date="2023-11-19T19:31:00Z">
        <w:r w:rsidR="004C2543">
          <w:rPr>
            <w:rFonts w:eastAsia="標楷體"/>
            <w:spacing w:val="36"/>
            <w:sz w:val="24"/>
          </w:rPr>
          <w:t xml:space="preserve"> </w:t>
        </w:r>
        <w:r w:rsidR="004C2543">
          <w:rPr>
            <w:rFonts w:eastAsia="標楷體" w:hint="eastAsia"/>
            <w:spacing w:val="36"/>
            <w:sz w:val="24"/>
          </w:rPr>
          <w:t>n</w:t>
        </w:r>
        <w:r w:rsidR="004C2543">
          <w:rPr>
            <w:rFonts w:eastAsia="標楷體"/>
            <w:spacing w:val="36"/>
            <w:sz w:val="24"/>
          </w:rPr>
          <w:t>. d.)</w:t>
        </w:r>
      </w:ins>
      <w:ins w:id="131" w:author="190498 lily" w:date="2023-11-19T19:32:00Z">
        <w:r w:rsidR="00991AE8">
          <w:rPr>
            <w:rFonts w:eastAsia="標楷體"/>
            <w:spacing w:val="36"/>
            <w:sz w:val="24"/>
          </w:rPr>
          <w:t>.</w:t>
        </w:r>
      </w:ins>
      <w:ins w:id="132" w:author="190498 lily" w:date="2023-11-19T19:31:00Z">
        <w:r w:rsidR="004C2543">
          <w:rPr>
            <w:rFonts w:eastAsia="標楷體"/>
            <w:spacing w:val="36"/>
            <w:sz w:val="24"/>
          </w:rPr>
          <w:t xml:space="preserve"> </w:t>
        </w:r>
      </w:ins>
      <w:del w:id="133" w:author="190498 lily" w:date="2023-11-19T19:31:00Z">
        <w:r w:rsidRPr="005D40D0" w:rsidDel="004C2543">
          <w:rPr>
            <w:rFonts w:eastAsia="標楷體"/>
            <w:sz w:val="24"/>
          </w:rPr>
          <w:delText>“</w:delText>
        </w:r>
      </w:del>
      <w:r w:rsidRPr="005D40D0">
        <w:rPr>
          <w:rFonts w:eastAsia="標楷體"/>
          <w:sz w:val="24"/>
        </w:rPr>
        <w:t>The</w:t>
      </w:r>
      <w:r w:rsidRPr="005D40D0">
        <w:rPr>
          <w:rFonts w:eastAsia="標楷體"/>
          <w:spacing w:val="36"/>
          <w:sz w:val="24"/>
        </w:rPr>
        <w:t xml:space="preserve"> </w:t>
      </w:r>
      <w:r w:rsidRPr="005D40D0">
        <w:rPr>
          <w:rFonts w:eastAsia="標楷體"/>
          <w:sz w:val="24"/>
        </w:rPr>
        <w:t>Statistical</w:t>
      </w:r>
      <w:r w:rsidRPr="005D40D0">
        <w:rPr>
          <w:rFonts w:eastAsia="標楷體"/>
          <w:spacing w:val="37"/>
          <w:sz w:val="24"/>
        </w:rPr>
        <w:t xml:space="preserve"> </w:t>
      </w:r>
      <w:r w:rsidRPr="005D40D0">
        <w:rPr>
          <w:rFonts w:eastAsia="標楷體"/>
          <w:sz w:val="24"/>
        </w:rPr>
        <w:t>Data</w:t>
      </w:r>
      <w:r w:rsidRPr="005D40D0">
        <w:rPr>
          <w:rFonts w:eastAsia="標楷體"/>
          <w:spacing w:val="36"/>
          <w:sz w:val="24"/>
        </w:rPr>
        <w:t xml:space="preserve"> </w:t>
      </w:r>
      <w:r w:rsidRPr="005D40D0">
        <w:rPr>
          <w:rFonts w:eastAsia="標楷體"/>
          <w:sz w:val="24"/>
        </w:rPr>
        <w:t>of</w:t>
      </w:r>
      <w:r w:rsidRPr="005D40D0">
        <w:rPr>
          <w:rFonts w:eastAsia="標楷體"/>
          <w:spacing w:val="36"/>
          <w:sz w:val="24"/>
        </w:rPr>
        <w:t xml:space="preserve"> </w:t>
      </w:r>
      <w:r w:rsidRPr="005D40D0">
        <w:rPr>
          <w:rFonts w:eastAsia="標楷體"/>
          <w:sz w:val="24"/>
        </w:rPr>
        <w:t>Home</w:t>
      </w:r>
      <w:r w:rsidRPr="005D40D0">
        <w:rPr>
          <w:rFonts w:eastAsia="標楷體"/>
          <w:spacing w:val="36"/>
          <w:sz w:val="24"/>
        </w:rPr>
        <w:t xml:space="preserve"> </w:t>
      </w:r>
      <w:r w:rsidRPr="005D40D0">
        <w:rPr>
          <w:rFonts w:eastAsia="標楷體"/>
          <w:sz w:val="24"/>
        </w:rPr>
        <w:t>Dogs</w:t>
      </w:r>
      <w:r w:rsidRPr="005D40D0">
        <w:rPr>
          <w:rFonts w:eastAsia="標楷體"/>
          <w:spacing w:val="39"/>
          <w:sz w:val="24"/>
        </w:rPr>
        <w:t xml:space="preserve"> </w:t>
      </w:r>
      <w:r w:rsidRPr="005D40D0">
        <w:rPr>
          <w:rFonts w:eastAsia="標楷體"/>
          <w:sz w:val="24"/>
        </w:rPr>
        <w:t>and</w:t>
      </w:r>
      <w:r w:rsidRPr="005D40D0">
        <w:rPr>
          <w:rFonts w:eastAsia="標楷體"/>
          <w:spacing w:val="36"/>
          <w:sz w:val="24"/>
        </w:rPr>
        <w:t xml:space="preserve"> </w:t>
      </w:r>
      <w:r w:rsidRPr="005D40D0">
        <w:rPr>
          <w:rFonts w:eastAsia="標楷體"/>
          <w:sz w:val="24"/>
        </w:rPr>
        <w:t>Home Cats</w:t>
      </w:r>
      <w:r w:rsidRPr="005D40D0">
        <w:rPr>
          <w:rFonts w:eastAsia="標楷體"/>
          <w:spacing w:val="40"/>
          <w:sz w:val="24"/>
        </w:rPr>
        <w:t xml:space="preserve"> </w:t>
      </w:r>
      <w:r w:rsidRPr="005D40D0">
        <w:rPr>
          <w:rFonts w:eastAsia="標楷體"/>
          <w:sz w:val="24"/>
        </w:rPr>
        <w:t>in</w:t>
      </w:r>
      <w:r w:rsidRPr="005D40D0">
        <w:rPr>
          <w:rFonts w:eastAsia="標楷體"/>
          <w:spacing w:val="40"/>
          <w:sz w:val="24"/>
        </w:rPr>
        <w:t xml:space="preserve"> </w:t>
      </w:r>
      <w:r w:rsidRPr="005D40D0">
        <w:rPr>
          <w:rFonts w:eastAsia="標楷體"/>
          <w:sz w:val="24"/>
        </w:rPr>
        <w:t>Taiwan</w:t>
      </w:r>
      <w:r w:rsidRPr="005D40D0">
        <w:rPr>
          <w:rFonts w:eastAsia="標楷體"/>
          <w:spacing w:val="40"/>
          <w:sz w:val="24"/>
        </w:rPr>
        <w:t xml:space="preserve"> </w:t>
      </w:r>
      <w:r w:rsidRPr="005D40D0">
        <w:rPr>
          <w:rFonts w:eastAsia="標楷體"/>
          <w:sz w:val="24"/>
        </w:rPr>
        <w:t>in</w:t>
      </w:r>
      <w:r w:rsidRPr="005D40D0">
        <w:rPr>
          <w:rFonts w:eastAsia="標楷體"/>
          <w:spacing w:val="40"/>
          <w:sz w:val="24"/>
        </w:rPr>
        <w:t xml:space="preserve"> </w:t>
      </w:r>
      <w:r w:rsidRPr="005D40D0">
        <w:rPr>
          <w:rFonts w:eastAsia="標楷體"/>
          <w:sz w:val="24"/>
        </w:rPr>
        <w:t>2015.</w:t>
      </w:r>
      <w:ins w:id="134" w:author="190498 lily" w:date="2023-11-19T19:31:00Z">
        <w:r w:rsidR="004C2543">
          <w:rPr>
            <w:rFonts w:eastAsia="標楷體"/>
            <w:sz w:val="24"/>
          </w:rPr>
          <w:t xml:space="preserve"> </w:t>
        </w:r>
        <w:proofErr w:type="spellStart"/>
        <w:r w:rsidR="004C2543">
          <w:rPr>
            <w:rFonts w:eastAsia="標楷體"/>
            <w:sz w:val="24"/>
          </w:rPr>
          <w:t>Retrieverd</w:t>
        </w:r>
        <w:proofErr w:type="spellEnd"/>
        <w:r w:rsidR="004C2543">
          <w:rPr>
            <w:rFonts w:eastAsia="標楷體"/>
            <w:sz w:val="24"/>
          </w:rPr>
          <w:t xml:space="preserve"> from</w:t>
        </w:r>
      </w:ins>
      <w:del w:id="135" w:author="190498 lily" w:date="2023-11-19T19:31:00Z">
        <w:r w:rsidRPr="005D40D0" w:rsidDel="004C2543">
          <w:rPr>
            <w:rFonts w:eastAsia="標楷體"/>
            <w:sz w:val="24"/>
          </w:rPr>
          <w:delText>”</w:delText>
        </w:r>
      </w:del>
      <w:r w:rsidRPr="005D40D0">
        <w:rPr>
          <w:rFonts w:eastAsia="標楷體"/>
          <w:spacing w:val="40"/>
          <w:sz w:val="24"/>
        </w:rPr>
        <w:t xml:space="preserve"> </w:t>
      </w:r>
      <w:hyperlink r:id="rId31">
        <w:r w:rsidRPr="005D40D0">
          <w:rPr>
            <w:rFonts w:eastAsia="標楷體"/>
            <w:sz w:val="24"/>
            <w:u w:val="single"/>
          </w:rPr>
          <w:t>http://animal.coa.gov.tw/html/index_06_1_Y104.html</w:t>
        </w:r>
      </w:hyperlink>
      <w:del w:id="136" w:author="190498 lily" w:date="2023-11-19T19:31:00Z">
        <w:r w:rsidRPr="005D40D0" w:rsidDel="004C2543">
          <w:rPr>
            <w:rFonts w:eastAsia="標楷體"/>
            <w:sz w:val="24"/>
          </w:rPr>
          <w:delText>,</w:delText>
        </w:r>
      </w:del>
    </w:p>
    <w:p w14:paraId="71B1C5C0" w14:textId="11F5192A" w:rsidR="00CB2FF0" w:rsidRPr="004C2543" w:rsidRDefault="00000000" w:rsidP="004C2543">
      <w:pPr>
        <w:pStyle w:val="a4"/>
        <w:numPr>
          <w:ilvl w:val="0"/>
          <w:numId w:val="2"/>
        </w:numPr>
        <w:tabs>
          <w:tab w:val="left" w:pos="783"/>
          <w:tab w:val="left" w:pos="785"/>
        </w:tabs>
        <w:spacing w:line="470" w:lineRule="auto"/>
        <w:ind w:right="234"/>
        <w:rPr>
          <w:rFonts w:eastAsia="標楷體"/>
        </w:rPr>
        <w:pPrChange w:id="137" w:author="190498 lily" w:date="2023-11-19T19:31:00Z">
          <w:pPr>
            <w:pStyle w:val="a3"/>
            <w:spacing w:line="273" w:lineRule="exact"/>
            <w:ind w:left="785"/>
          </w:pPr>
        </w:pPrChange>
      </w:pPr>
      <w:del w:id="138" w:author="190498 lily" w:date="2023-11-19T19:31:00Z">
        <w:r w:rsidRPr="004C2543" w:rsidDel="004C2543">
          <w:rPr>
            <w:rFonts w:eastAsia="標楷體"/>
          </w:rPr>
          <w:delText>2015</w:delText>
        </w:r>
        <w:r w:rsidRPr="004C2543" w:rsidDel="004C2543">
          <w:rPr>
            <w:rFonts w:eastAsia="標楷體"/>
            <w:spacing w:val="-5"/>
          </w:rPr>
          <w:delText xml:space="preserve"> </w:delText>
        </w:r>
        <w:r w:rsidRPr="004C2543" w:rsidDel="004C2543">
          <w:rPr>
            <w:rFonts w:eastAsia="標楷體"/>
          </w:rPr>
          <w:delText>[Apr.</w:delText>
        </w:r>
        <w:r w:rsidRPr="004C2543" w:rsidDel="004C2543">
          <w:rPr>
            <w:rFonts w:eastAsia="標楷體"/>
            <w:spacing w:val="-5"/>
          </w:rPr>
          <w:delText xml:space="preserve"> </w:delText>
        </w:r>
        <w:r w:rsidRPr="004C2543" w:rsidDel="004C2543">
          <w:rPr>
            <w:rFonts w:eastAsia="標楷體"/>
          </w:rPr>
          <w:delText>2,</w:delText>
        </w:r>
        <w:r w:rsidRPr="004C2543" w:rsidDel="004C2543">
          <w:rPr>
            <w:rFonts w:eastAsia="標楷體"/>
            <w:spacing w:val="-5"/>
          </w:rPr>
          <w:delText xml:space="preserve"> </w:delText>
        </w:r>
        <w:r w:rsidRPr="004C2543" w:rsidDel="004C2543">
          <w:rPr>
            <w:rFonts w:eastAsia="標楷體"/>
            <w:spacing w:val="-2"/>
          </w:rPr>
          <w:delText>2017].</w:delText>
        </w:r>
      </w:del>
    </w:p>
    <w:p w14:paraId="4BFC3EAD" w14:textId="0328607F" w:rsidR="00CB2FF0" w:rsidRPr="005D40D0" w:rsidRDefault="00000000">
      <w:pPr>
        <w:pStyle w:val="a4"/>
        <w:numPr>
          <w:ilvl w:val="0"/>
          <w:numId w:val="2"/>
        </w:numPr>
        <w:tabs>
          <w:tab w:val="left" w:pos="783"/>
          <w:tab w:val="left" w:pos="785"/>
        </w:tabs>
        <w:spacing w:before="264" w:line="470" w:lineRule="auto"/>
        <w:ind w:right="235"/>
        <w:rPr>
          <w:rFonts w:eastAsia="標楷體"/>
          <w:sz w:val="24"/>
        </w:rPr>
      </w:pPr>
      <w:r w:rsidRPr="005D40D0">
        <w:rPr>
          <w:rFonts w:eastAsia="標楷體"/>
          <w:sz w:val="24"/>
        </w:rPr>
        <w:t>Open</w:t>
      </w:r>
      <w:r w:rsidRPr="005D40D0">
        <w:rPr>
          <w:rFonts w:eastAsia="標楷體"/>
          <w:spacing w:val="40"/>
          <w:sz w:val="24"/>
        </w:rPr>
        <w:t xml:space="preserve"> </w:t>
      </w:r>
      <w:r w:rsidRPr="005D40D0">
        <w:rPr>
          <w:rFonts w:eastAsia="標楷體"/>
          <w:sz w:val="24"/>
        </w:rPr>
        <w:t>Platform</w:t>
      </w:r>
      <w:r w:rsidRPr="005D40D0">
        <w:rPr>
          <w:rFonts w:eastAsia="標楷體"/>
          <w:spacing w:val="40"/>
          <w:sz w:val="24"/>
        </w:rPr>
        <w:t xml:space="preserve"> </w:t>
      </w:r>
      <w:r w:rsidRPr="005D40D0">
        <w:rPr>
          <w:rFonts w:eastAsia="標楷體"/>
          <w:sz w:val="24"/>
        </w:rPr>
        <w:t>of</w:t>
      </w:r>
      <w:r w:rsidRPr="005D40D0">
        <w:rPr>
          <w:rFonts w:eastAsia="標楷體"/>
          <w:spacing w:val="40"/>
          <w:sz w:val="24"/>
        </w:rPr>
        <w:t xml:space="preserve"> </w:t>
      </w:r>
      <w:r w:rsidRPr="005D40D0">
        <w:rPr>
          <w:rFonts w:eastAsia="標楷體"/>
          <w:sz w:val="24"/>
        </w:rPr>
        <w:t>Agricultural</w:t>
      </w:r>
      <w:r w:rsidRPr="005D40D0">
        <w:rPr>
          <w:rFonts w:eastAsia="標楷體"/>
          <w:spacing w:val="40"/>
          <w:sz w:val="24"/>
        </w:rPr>
        <w:t xml:space="preserve"> </w:t>
      </w:r>
      <w:r w:rsidRPr="005D40D0">
        <w:rPr>
          <w:rFonts w:eastAsia="標楷體"/>
          <w:sz w:val="24"/>
        </w:rPr>
        <w:t>Information.</w:t>
      </w:r>
      <w:r w:rsidRPr="005D40D0">
        <w:rPr>
          <w:rFonts w:eastAsia="標楷體"/>
          <w:spacing w:val="40"/>
          <w:sz w:val="24"/>
        </w:rPr>
        <w:t xml:space="preserve"> </w:t>
      </w:r>
      <w:ins w:id="139" w:author="190498 lily" w:date="2023-11-19T19:32:00Z">
        <w:r w:rsidR="00991AE8">
          <w:rPr>
            <w:rFonts w:eastAsia="標楷體"/>
            <w:spacing w:val="40"/>
            <w:sz w:val="24"/>
          </w:rPr>
          <w:t xml:space="preserve">(2017, n. d). </w:t>
        </w:r>
      </w:ins>
      <w:del w:id="140" w:author="190498 lily" w:date="2023-11-19T19:32:00Z">
        <w:r w:rsidRPr="005D40D0" w:rsidDel="00991AE8">
          <w:rPr>
            <w:rFonts w:eastAsia="標楷體"/>
            <w:sz w:val="24"/>
          </w:rPr>
          <w:delText>“</w:delText>
        </w:r>
      </w:del>
      <w:r w:rsidRPr="005D40D0">
        <w:rPr>
          <w:rFonts w:eastAsia="標楷體"/>
          <w:sz w:val="24"/>
        </w:rPr>
        <w:t>Veterinary</w:t>
      </w:r>
      <w:r w:rsidRPr="005D40D0">
        <w:rPr>
          <w:rFonts w:eastAsia="標楷體"/>
          <w:spacing w:val="40"/>
          <w:sz w:val="24"/>
        </w:rPr>
        <w:t xml:space="preserve"> </w:t>
      </w:r>
      <w:r w:rsidRPr="005D40D0">
        <w:rPr>
          <w:rFonts w:eastAsia="標楷體"/>
          <w:sz w:val="24"/>
        </w:rPr>
        <w:t>Practitioner</w:t>
      </w:r>
      <w:r w:rsidRPr="005D40D0">
        <w:rPr>
          <w:rFonts w:eastAsia="標楷體"/>
          <w:spacing w:val="40"/>
          <w:sz w:val="24"/>
        </w:rPr>
        <w:t xml:space="preserve"> </w:t>
      </w:r>
      <w:r w:rsidRPr="005D40D0">
        <w:rPr>
          <w:rFonts w:eastAsia="標楷體"/>
          <w:sz w:val="24"/>
        </w:rPr>
        <w:t>License.</w:t>
      </w:r>
      <w:ins w:id="141" w:author="190498 lily" w:date="2023-11-19T19:32:00Z">
        <w:r w:rsidR="00991AE8">
          <w:rPr>
            <w:rFonts w:eastAsia="標楷體"/>
            <w:sz w:val="24"/>
          </w:rPr>
          <w:t xml:space="preserve"> </w:t>
        </w:r>
        <w:proofErr w:type="spellStart"/>
        <w:r w:rsidR="00991AE8">
          <w:rPr>
            <w:rFonts w:eastAsia="標楷體"/>
            <w:sz w:val="24"/>
          </w:rPr>
          <w:t>Retrieverd</w:t>
        </w:r>
        <w:proofErr w:type="spellEnd"/>
        <w:r w:rsidR="00991AE8">
          <w:rPr>
            <w:rFonts w:eastAsia="標楷體"/>
            <w:sz w:val="24"/>
          </w:rPr>
          <w:t xml:space="preserve"> from</w:t>
        </w:r>
        <w:r w:rsidR="00991AE8">
          <w:rPr>
            <w:rFonts w:eastAsia="標楷體"/>
            <w:sz w:val="24"/>
          </w:rPr>
          <w:t xml:space="preserve"> </w:t>
        </w:r>
      </w:ins>
      <w:del w:id="142" w:author="190498 lily" w:date="2023-11-19T19:32:00Z">
        <w:r w:rsidRPr="005D40D0" w:rsidDel="00991AE8">
          <w:rPr>
            <w:rFonts w:eastAsia="標楷體"/>
            <w:sz w:val="24"/>
          </w:rPr>
          <w:delText>”</w:delText>
        </w:r>
      </w:del>
      <w:r w:rsidRPr="005D40D0">
        <w:rPr>
          <w:rFonts w:eastAsia="標楷體"/>
          <w:sz w:val="24"/>
        </w:rPr>
        <w:t xml:space="preserve"> </w:t>
      </w:r>
      <w:r w:rsidRPr="005D40D0">
        <w:rPr>
          <w:rFonts w:eastAsia="標楷體"/>
        </w:rPr>
        <w:fldChar w:fldCharType="begin"/>
      </w:r>
      <w:r w:rsidRPr="005D40D0">
        <w:rPr>
          <w:rFonts w:eastAsia="標楷體"/>
        </w:rPr>
        <w:instrText>HYPERLINK "http://data.coa.gov.tw/" \h</w:instrText>
      </w:r>
      <w:r w:rsidRPr="005D40D0">
        <w:rPr>
          <w:rFonts w:eastAsia="標楷體"/>
        </w:rPr>
      </w:r>
      <w:r w:rsidRPr="005D40D0">
        <w:rPr>
          <w:rFonts w:eastAsia="標楷體"/>
        </w:rPr>
        <w:fldChar w:fldCharType="separate"/>
      </w:r>
      <w:r w:rsidRPr="005D40D0">
        <w:rPr>
          <w:rFonts w:eastAsia="標楷體"/>
          <w:sz w:val="24"/>
          <w:u w:val="single"/>
        </w:rPr>
        <w:t>http://data.coa.gov.tw/</w:t>
      </w:r>
      <w:del w:id="143" w:author="190498 lily" w:date="2023-11-19T19:33:00Z">
        <w:r w:rsidRPr="005D40D0" w:rsidDel="00991AE8">
          <w:rPr>
            <w:rFonts w:eastAsia="標楷體"/>
            <w:sz w:val="24"/>
          </w:rPr>
          <w:delText>,</w:delText>
        </w:r>
      </w:del>
      <w:r w:rsidRPr="005D40D0">
        <w:rPr>
          <w:rFonts w:eastAsia="標楷體"/>
          <w:sz w:val="24"/>
        </w:rPr>
        <w:fldChar w:fldCharType="end"/>
      </w:r>
      <w:del w:id="144" w:author="190498 lily" w:date="2023-11-19T19:32:00Z">
        <w:r w:rsidRPr="005D40D0" w:rsidDel="00991AE8">
          <w:rPr>
            <w:rFonts w:eastAsia="標楷體"/>
            <w:sz w:val="24"/>
          </w:rPr>
          <w:delText xml:space="preserve"> 2017 [Apr. 4, 2017].</w:delText>
        </w:r>
      </w:del>
    </w:p>
    <w:p w14:paraId="26FD4A4A" w14:textId="2F49B90B" w:rsidR="00CB2FF0" w:rsidRPr="005D40D0" w:rsidRDefault="00991AE8" w:rsidP="00991AE8">
      <w:pPr>
        <w:pStyle w:val="a4"/>
        <w:numPr>
          <w:ilvl w:val="0"/>
          <w:numId w:val="2"/>
        </w:numPr>
        <w:tabs>
          <w:tab w:val="left" w:pos="783"/>
          <w:tab w:val="left" w:pos="785"/>
          <w:tab w:val="left" w:pos="2570"/>
          <w:tab w:val="left" w:pos="4328"/>
          <w:tab w:val="left" w:pos="6685"/>
          <w:tab w:val="left" w:pos="7937"/>
        </w:tabs>
        <w:spacing w:line="470" w:lineRule="auto"/>
        <w:ind w:right="235"/>
        <w:rPr>
          <w:rFonts w:eastAsia="標楷體"/>
          <w:sz w:val="24"/>
        </w:rPr>
      </w:pPr>
      <w:ins w:id="145" w:author="190498 lily" w:date="2023-11-19T19:33:00Z">
        <w:r w:rsidRPr="005D40D0">
          <w:rPr>
            <w:rFonts w:eastAsia="標楷體"/>
            <w:sz w:val="24"/>
          </w:rPr>
          <w:t>Yu</w:t>
        </w:r>
        <w:r>
          <w:rPr>
            <w:rFonts w:eastAsia="標楷體"/>
            <w:sz w:val="24"/>
          </w:rPr>
          <w:t>,</w:t>
        </w:r>
        <w:r w:rsidRPr="005D40D0">
          <w:rPr>
            <w:rFonts w:eastAsia="標楷體"/>
            <w:sz w:val="24"/>
          </w:rPr>
          <w:t xml:space="preserve"> </w:t>
        </w:r>
      </w:ins>
      <w:r w:rsidR="00000000" w:rsidRPr="005D40D0">
        <w:rPr>
          <w:rFonts w:eastAsia="標楷體"/>
          <w:sz w:val="24"/>
        </w:rPr>
        <w:t xml:space="preserve">F. W. </w:t>
      </w:r>
      <w:del w:id="146" w:author="190498 lily" w:date="2023-11-19T19:33:00Z">
        <w:r w:rsidR="00000000" w:rsidRPr="005D40D0" w:rsidDel="00991AE8">
          <w:rPr>
            <w:rFonts w:eastAsia="標楷體"/>
            <w:sz w:val="24"/>
          </w:rPr>
          <w:delText xml:space="preserve">Yu </w:delText>
        </w:r>
      </w:del>
      <w:r w:rsidR="00000000" w:rsidRPr="005D40D0">
        <w:rPr>
          <w:rFonts w:eastAsia="標楷體"/>
          <w:sz w:val="24"/>
        </w:rPr>
        <w:t xml:space="preserve">and </w:t>
      </w:r>
      <w:ins w:id="147" w:author="190498 lily" w:date="2023-11-19T19:33:00Z">
        <w:r w:rsidRPr="005D40D0">
          <w:rPr>
            <w:rFonts w:eastAsia="標楷體"/>
            <w:sz w:val="24"/>
          </w:rPr>
          <w:t>Lo</w:t>
        </w:r>
        <w:r>
          <w:rPr>
            <w:rFonts w:eastAsia="標楷體"/>
            <w:sz w:val="24"/>
          </w:rPr>
          <w:t>,</w:t>
        </w:r>
        <w:r w:rsidRPr="005D40D0">
          <w:rPr>
            <w:rFonts w:eastAsia="標楷體"/>
            <w:sz w:val="24"/>
          </w:rPr>
          <w:t xml:space="preserve"> </w:t>
        </w:r>
      </w:ins>
      <w:r w:rsidR="00000000" w:rsidRPr="005D40D0">
        <w:rPr>
          <w:rFonts w:eastAsia="標楷體"/>
          <w:sz w:val="24"/>
        </w:rPr>
        <w:t>K. L</w:t>
      </w:r>
      <w:del w:id="148" w:author="190498 lily" w:date="2023-11-19T19:33:00Z">
        <w:r w:rsidR="00000000" w:rsidRPr="005D40D0" w:rsidDel="00991AE8">
          <w:rPr>
            <w:rFonts w:eastAsia="標楷體"/>
            <w:sz w:val="24"/>
          </w:rPr>
          <w:delText>. Lo</w:delText>
        </w:r>
      </w:del>
      <w:r w:rsidR="00000000" w:rsidRPr="005D40D0">
        <w:rPr>
          <w:rFonts w:eastAsia="標楷體"/>
          <w:sz w:val="24"/>
        </w:rPr>
        <w:t>.</w:t>
      </w:r>
      <w:ins w:id="149" w:author="190498 lily" w:date="2023-11-19T19:39:00Z">
        <w:r w:rsidR="009B0237">
          <w:rPr>
            <w:rFonts w:eastAsia="標楷體"/>
            <w:sz w:val="24"/>
          </w:rPr>
          <w:t xml:space="preserve"> </w:t>
        </w:r>
      </w:ins>
      <w:ins w:id="150" w:author="190498 lily" w:date="2023-11-19T19:33:00Z">
        <w:r>
          <w:rPr>
            <w:rFonts w:eastAsia="標楷體"/>
            <w:sz w:val="24"/>
          </w:rPr>
          <w:t>(</w:t>
        </w:r>
        <w:r>
          <w:rPr>
            <w:rFonts w:eastAsia="標楷體" w:hint="eastAsia"/>
            <w:sz w:val="24"/>
          </w:rPr>
          <w:t>2</w:t>
        </w:r>
        <w:r>
          <w:rPr>
            <w:rFonts w:eastAsia="標楷體"/>
            <w:sz w:val="24"/>
          </w:rPr>
          <w:t>016,</w:t>
        </w:r>
      </w:ins>
      <w:ins w:id="151" w:author="190498 lily" w:date="2023-11-19T19:36:00Z">
        <w:r>
          <w:rPr>
            <w:rFonts w:eastAsia="標楷體"/>
            <w:sz w:val="24"/>
          </w:rPr>
          <w:t xml:space="preserve"> Dec. 12.). </w:t>
        </w:r>
      </w:ins>
      <w:del w:id="152" w:author="190498 lily" w:date="2023-11-19T19:36:00Z">
        <w:r w:rsidR="00000000" w:rsidRPr="005D40D0" w:rsidDel="00991AE8">
          <w:rPr>
            <w:rFonts w:eastAsia="標楷體"/>
            <w:sz w:val="24"/>
          </w:rPr>
          <w:delText xml:space="preserve"> “</w:delText>
        </w:r>
      </w:del>
      <w:r w:rsidR="00000000" w:rsidRPr="005D40D0">
        <w:rPr>
          <w:rFonts w:eastAsia="標楷體"/>
          <w:sz w:val="24"/>
        </w:rPr>
        <w:t xml:space="preserve">Through Statistical Data to Analyze the Situation of </w:t>
      </w:r>
      <w:r w:rsidR="00000000" w:rsidRPr="005D40D0">
        <w:rPr>
          <w:rFonts w:eastAsia="標楷體"/>
          <w:spacing w:val="-2"/>
          <w:sz w:val="24"/>
        </w:rPr>
        <w:t>Animal</w:t>
      </w:r>
      <w:ins w:id="153" w:author="190498 lily" w:date="2023-11-19T19:36:00Z">
        <w:r>
          <w:rPr>
            <w:rFonts w:eastAsia="標楷體"/>
            <w:sz w:val="24"/>
          </w:rPr>
          <w:t xml:space="preserve"> </w:t>
        </w:r>
      </w:ins>
      <w:del w:id="154" w:author="190498 lily" w:date="2023-11-19T19:36:00Z">
        <w:r w:rsidR="00000000" w:rsidRPr="005D40D0" w:rsidDel="00991AE8">
          <w:rPr>
            <w:rFonts w:eastAsia="標楷體"/>
            <w:sz w:val="24"/>
          </w:rPr>
          <w:tab/>
        </w:r>
      </w:del>
      <w:r w:rsidR="00000000" w:rsidRPr="005D40D0">
        <w:rPr>
          <w:rFonts w:eastAsia="標楷體"/>
          <w:spacing w:val="-2"/>
          <w:sz w:val="24"/>
        </w:rPr>
        <w:t>Market</w:t>
      </w:r>
      <w:ins w:id="155" w:author="190498 lily" w:date="2023-11-19T19:36:00Z">
        <w:r>
          <w:rPr>
            <w:rFonts w:eastAsia="標楷體"/>
            <w:spacing w:val="-2"/>
            <w:sz w:val="24"/>
          </w:rPr>
          <w:t xml:space="preserve"> </w:t>
        </w:r>
      </w:ins>
      <w:del w:id="156" w:author="190498 lily" w:date="2023-11-19T19:36:00Z">
        <w:r w:rsidR="00000000" w:rsidRPr="005D40D0" w:rsidDel="00991AE8">
          <w:rPr>
            <w:rFonts w:eastAsia="標楷體"/>
            <w:sz w:val="24"/>
          </w:rPr>
          <w:tab/>
        </w:r>
      </w:del>
      <w:r w:rsidR="00000000" w:rsidRPr="005D40D0">
        <w:rPr>
          <w:rFonts w:eastAsia="標楷體"/>
          <w:spacing w:val="-2"/>
          <w:sz w:val="24"/>
        </w:rPr>
        <w:t>Development</w:t>
      </w:r>
      <w:ins w:id="157" w:author="190498 lily" w:date="2023-11-19T19:36:00Z">
        <w:r>
          <w:rPr>
            <w:rFonts w:eastAsia="標楷體"/>
            <w:spacing w:val="-2"/>
            <w:sz w:val="24"/>
          </w:rPr>
          <w:t xml:space="preserve"> </w:t>
        </w:r>
      </w:ins>
      <w:del w:id="158" w:author="190498 lily" w:date="2023-11-19T19:36:00Z">
        <w:r w:rsidR="00000000" w:rsidRPr="005D40D0" w:rsidDel="00991AE8">
          <w:rPr>
            <w:rFonts w:eastAsia="標楷體"/>
            <w:sz w:val="24"/>
          </w:rPr>
          <w:tab/>
        </w:r>
      </w:del>
      <w:r w:rsidR="00000000" w:rsidRPr="005D40D0">
        <w:rPr>
          <w:rFonts w:eastAsia="標楷體"/>
          <w:spacing w:val="-6"/>
          <w:sz w:val="24"/>
        </w:rPr>
        <w:t>in</w:t>
      </w:r>
      <w:ins w:id="159" w:author="190498 lily" w:date="2023-11-19T19:36:00Z">
        <w:r>
          <w:rPr>
            <w:rFonts w:eastAsia="標楷體"/>
            <w:spacing w:val="-6"/>
            <w:sz w:val="24"/>
          </w:rPr>
          <w:t xml:space="preserve"> </w:t>
        </w:r>
      </w:ins>
      <w:del w:id="160" w:author="190498 lily" w:date="2023-11-19T19:36:00Z">
        <w:r w:rsidR="00000000" w:rsidRPr="005D40D0" w:rsidDel="00991AE8">
          <w:rPr>
            <w:rFonts w:eastAsia="標楷體"/>
            <w:sz w:val="24"/>
          </w:rPr>
          <w:tab/>
        </w:r>
      </w:del>
      <w:r w:rsidR="00000000" w:rsidRPr="005D40D0">
        <w:rPr>
          <w:rFonts w:eastAsia="標楷體"/>
          <w:spacing w:val="-4"/>
          <w:sz w:val="24"/>
        </w:rPr>
        <w:t>Taiwan.</w:t>
      </w:r>
      <w:ins w:id="161" w:author="190498 lily" w:date="2023-11-19T19:36:00Z">
        <w:r>
          <w:rPr>
            <w:rFonts w:eastAsia="標楷體"/>
            <w:spacing w:val="-4"/>
            <w:sz w:val="24"/>
          </w:rPr>
          <w:t xml:space="preserve"> </w:t>
        </w:r>
        <w:proofErr w:type="spellStart"/>
        <w:r>
          <w:rPr>
            <w:rFonts w:eastAsia="標楷體"/>
            <w:sz w:val="24"/>
          </w:rPr>
          <w:t>Retrieverd</w:t>
        </w:r>
        <w:proofErr w:type="spellEnd"/>
        <w:r>
          <w:rPr>
            <w:rFonts w:eastAsia="標楷體"/>
            <w:sz w:val="24"/>
          </w:rPr>
          <w:t xml:space="preserve"> from</w:t>
        </w:r>
      </w:ins>
      <w:del w:id="162" w:author="190498 lily" w:date="2023-11-19T19:36:00Z">
        <w:r w:rsidR="00000000" w:rsidRPr="005D40D0" w:rsidDel="00991AE8">
          <w:rPr>
            <w:rFonts w:eastAsia="標楷體"/>
            <w:spacing w:val="-4"/>
            <w:sz w:val="24"/>
          </w:rPr>
          <w:delText>”</w:delText>
        </w:r>
      </w:del>
      <w:r w:rsidR="00000000" w:rsidRPr="005D40D0">
        <w:rPr>
          <w:rFonts w:eastAsia="標楷體"/>
          <w:spacing w:val="-4"/>
          <w:sz w:val="24"/>
        </w:rPr>
        <w:t xml:space="preserve"> </w:t>
      </w:r>
      <w:hyperlink r:id="rId32">
        <w:r w:rsidR="00000000" w:rsidRPr="005D40D0">
          <w:rPr>
            <w:rFonts w:eastAsia="標楷體"/>
            <w:spacing w:val="-2"/>
            <w:sz w:val="24"/>
            <w:u w:val="single"/>
          </w:rPr>
          <w:t>http://atiip.atri.org.tw/Report/PubReportShow.aspx?rpt_guid=f002901b-278a-4980</w:t>
        </w:r>
      </w:hyperlink>
    </w:p>
    <w:p w14:paraId="5E17D1BF" w14:textId="42339D0E" w:rsidR="00CB2FF0" w:rsidRPr="005D40D0" w:rsidRDefault="00000000">
      <w:pPr>
        <w:pStyle w:val="a3"/>
        <w:spacing w:line="272" w:lineRule="exact"/>
        <w:ind w:left="785"/>
        <w:rPr>
          <w:rFonts w:eastAsia="標楷體"/>
        </w:rPr>
      </w:pPr>
      <w:r w:rsidRPr="005D40D0">
        <w:rPr>
          <w:rFonts w:eastAsia="標楷體"/>
        </w:rPr>
        <w:fldChar w:fldCharType="begin"/>
      </w:r>
      <w:r w:rsidRPr="005D40D0">
        <w:rPr>
          <w:rFonts w:eastAsia="標楷體"/>
        </w:rPr>
        <w:instrText>HYPERLINK "http://atiip.atri.org.tw/Report/PubReportShow.aspx?rpt_guid=f002901b-278a-4980-8028-8e51dea81cd5" \h</w:instrText>
      </w:r>
      <w:r w:rsidRPr="005D40D0">
        <w:rPr>
          <w:rFonts w:eastAsia="標楷體"/>
        </w:rPr>
      </w:r>
      <w:r w:rsidRPr="005D40D0">
        <w:rPr>
          <w:rFonts w:eastAsia="標楷體"/>
        </w:rPr>
        <w:fldChar w:fldCharType="separate"/>
      </w:r>
      <w:r w:rsidRPr="005D40D0">
        <w:rPr>
          <w:rFonts w:eastAsia="標楷體"/>
          <w:u w:val="single"/>
        </w:rPr>
        <w:t>-8028-8e51dea81cd5</w:t>
      </w:r>
      <w:del w:id="163" w:author="190498 lily" w:date="2023-11-19T19:36:00Z">
        <w:r w:rsidRPr="005D40D0" w:rsidDel="00991AE8">
          <w:rPr>
            <w:rFonts w:eastAsia="標楷體"/>
          </w:rPr>
          <w:delText>,</w:delText>
        </w:r>
      </w:del>
      <w:r w:rsidRPr="005D40D0">
        <w:rPr>
          <w:rFonts w:eastAsia="標楷體"/>
        </w:rPr>
        <w:fldChar w:fldCharType="end"/>
      </w:r>
      <w:del w:id="164" w:author="190498 lily" w:date="2023-11-19T19:36:00Z">
        <w:r w:rsidRPr="005D40D0" w:rsidDel="00991AE8">
          <w:rPr>
            <w:rFonts w:eastAsia="標楷體"/>
            <w:spacing w:val="-3"/>
          </w:rPr>
          <w:delText xml:space="preserve"> </w:delText>
        </w:r>
        <w:r w:rsidRPr="005D40D0" w:rsidDel="00991AE8">
          <w:rPr>
            <w:rFonts w:eastAsia="標楷體"/>
          </w:rPr>
          <w:delText>Dec.</w:delText>
        </w:r>
        <w:r w:rsidRPr="005D40D0" w:rsidDel="00991AE8">
          <w:rPr>
            <w:rFonts w:eastAsia="標楷體"/>
            <w:spacing w:val="-3"/>
          </w:rPr>
          <w:delText xml:space="preserve"> </w:delText>
        </w:r>
        <w:r w:rsidRPr="005D40D0" w:rsidDel="00991AE8">
          <w:rPr>
            <w:rFonts w:eastAsia="標楷體"/>
          </w:rPr>
          <w:delText>12,</w:delText>
        </w:r>
        <w:r w:rsidRPr="005D40D0" w:rsidDel="00991AE8">
          <w:rPr>
            <w:rFonts w:eastAsia="標楷體"/>
            <w:spacing w:val="-3"/>
          </w:rPr>
          <w:delText xml:space="preserve"> </w:delText>
        </w:r>
        <w:r w:rsidRPr="005D40D0" w:rsidDel="00991AE8">
          <w:rPr>
            <w:rFonts w:eastAsia="標楷體"/>
          </w:rPr>
          <w:delText>2016</w:delText>
        </w:r>
        <w:r w:rsidRPr="005D40D0" w:rsidDel="00991AE8">
          <w:rPr>
            <w:rFonts w:eastAsia="標楷體"/>
            <w:spacing w:val="-3"/>
          </w:rPr>
          <w:delText xml:space="preserve"> </w:delText>
        </w:r>
        <w:r w:rsidRPr="005D40D0" w:rsidDel="00991AE8">
          <w:rPr>
            <w:rFonts w:eastAsia="標楷體"/>
          </w:rPr>
          <w:delText>[Apr.</w:delText>
        </w:r>
        <w:r w:rsidRPr="005D40D0" w:rsidDel="00991AE8">
          <w:rPr>
            <w:rFonts w:eastAsia="標楷體"/>
            <w:spacing w:val="-3"/>
          </w:rPr>
          <w:delText xml:space="preserve"> </w:delText>
        </w:r>
        <w:r w:rsidRPr="005D40D0" w:rsidDel="00991AE8">
          <w:rPr>
            <w:rFonts w:eastAsia="標楷體"/>
          </w:rPr>
          <w:delText>5,</w:delText>
        </w:r>
        <w:r w:rsidRPr="005D40D0" w:rsidDel="00991AE8">
          <w:rPr>
            <w:rFonts w:eastAsia="標楷體"/>
            <w:spacing w:val="-3"/>
          </w:rPr>
          <w:delText xml:space="preserve"> </w:delText>
        </w:r>
        <w:r w:rsidRPr="005D40D0" w:rsidDel="00991AE8">
          <w:rPr>
            <w:rFonts w:eastAsia="標楷體"/>
            <w:spacing w:val="-2"/>
          </w:rPr>
          <w:delText>2017].</w:delText>
        </w:r>
      </w:del>
    </w:p>
    <w:p w14:paraId="52D6768F" w14:textId="77777777" w:rsidR="00CB2FF0" w:rsidRPr="005D40D0" w:rsidRDefault="00CB2FF0">
      <w:pPr>
        <w:spacing w:line="272" w:lineRule="exact"/>
        <w:rPr>
          <w:rFonts w:eastAsia="標楷體"/>
        </w:rPr>
        <w:sectPr w:rsidR="00CB2FF0" w:rsidRPr="005D40D0">
          <w:pgSz w:w="11910" w:h="16840"/>
          <w:pgMar w:top="1500" w:right="1180" w:bottom="1200" w:left="1680" w:header="0" w:footer="1017" w:gutter="0"/>
          <w:cols w:space="720"/>
        </w:sectPr>
      </w:pPr>
    </w:p>
    <w:p w14:paraId="088F348E" w14:textId="2B520E30" w:rsidR="00CB2FF0" w:rsidRPr="005D40D0" w:rsidDel="009B0237" w:rsidRDefault="00000000" w:rsidP="00FF47F7">
      <w:pPr>
        <w:pStyle w:val="a4"/>
        <w:numPr>
          <w:ilvl w:val="0"/>
          <w:numId w:val="2"/>
        </w:numPr>
        <w:tabs>
          <w:tab w:val="left" w:pos="783"/>
          <w:tab w:val="left" w:pos="785"/>
          <w:tab w:val="left" w:pos="2072"/>
          <w:tab w:val="left" w:pos="8329"/>
        </w:tabs>
        <w:spacing w:before="71" w:line="275" w:lineRule="exact"/>
        <w:ind w:right="234"/>
        <w:rPr>
          <w:del w:id="165" w:author="190498 lily" w:date="2023-11-19T19:41:00Z"/>
          <w:rFonts w:eastAsia="標楷體"/>
          <w:sz w:val="24"/>
        </w:rPr>
        <w:pPrChange w:id="166" w:author="190498 lily" w:date="2023-11-19T19:47:00Z">
          <w:pPr>
            <w:pStyle w:val="a4"/>
            <w:numPr>
              <w:numId w:val="2"/>
            </w:numPr>
            <w:tabs>
              <w:tab w:val="left" w:pos="783"/>
              <w:tab w:val="left" w:pos="785"/>
              <w:tab w:val="left" w:pos="2072"/>
              <w:tab w:val="left" w:pos="8329"/>
            </w:tabs>
            <w:spacing w:before="71" w:line="470" w:lineRule="auto"/>
            <w:ind w:right="234"/>
          </w:pPr>
        </w:pPrChange>
      </w:pPr>
      <w:r w:rsidRPr="009B0237">
        <w:rPr>
          <w:rFonts w:eastAsia="標楷體"/>
          <w:sz w:val="24"/>
        </w:rPr>
        <w:lastRenderedPageBreak/>
        <w:t>American</w:t>
      </w:r>
      <w:r w:rsidRPr="009B0237">
        <w:rPr>
          <w:rFonts w:eastAsia="標楷體"/>
          <w:spacing w:val="40"/>
          <w:sz w:val="24"/>
        </w:rPr>
        <w:t xml:space="preserve"> </w:t>
      </w:r>
      <w:r w:rsidRPr="009B0237">
        <w:rPr>
          <w:rFonts w:eastAsia="標楷體"/>
          <w:sz w:val="24"/>
        </w:rPr>
        <w:t>Pet</w:t>
      </w:r>
      <w:r w:rsidRPr="009B0237">
        <w:rPr>
          <w:rFonts w:eastAsia="標楷體"/>
          <w:spacing w:val="40"/>
          <w:sz w:val="24"/>
        </w:rPr>
        <w:t xml:space="preserve"> </w:t>
      </w:r>
      <w:r w:rsidRPr="009B0237">
        <w:rPr>
          <w:rFonts w:eastAsia="標楷體"/>
          <w:sz w:val="24"/>
        </w:rPr>
        <w:t>Products</w:t>
      </w:r>
      <w:r w:rsidRPr="009B0237">
        <w:rPr>
          <w:rFonts w:eastAsia="標楷體"/>
          <w:spacing w:val="40"/>
          <w:sz w:val="24"/>
        </w:rPr>
        <w:t xml:space="preserve"> </w:t>
      </w:r>
      <w:r w:rsidRPr="009B0237">
        <w:rPr>
          <w:rFonts w:eastAsia="標楷體"/>
          <w:sz w:val="24"/>
        </w:rPr>
        <w:t>Association.</w:t>
      </w:r>
      <w:r w:rsidRPr="009B0237">
        <w:rPr>
          <w:rFonts w:eastAsia="標楷體"/>
          <w:spacing w:val="40"/>
          <w:sz w:val="24"/>
        </w:rPr>
        <w:t xml:space="preserve"> </w:t>
      </w:r>
      <w:ins w:id="167" w:author="190498 lily" w:date="2023-11-19T19:41:00Z">
        <w:r w:rsidR="009B0237" w:rsidRPr="009B0237">
          <w:rPr>
            <w:rFonts w:eastAsia="標楷體"/>
            <w:spacing w:val="40"/>
            <w:sz w:val="24"/>
          </w:rPr>
          <w:t xml:space="preserve">(2017, n. d.). </w:t>
        </w:r>
      </w:ins>
      <w:del w:id="168" w:author="190498 lily" w:date="2023-11-19T19:41:00Z">
        <w:r w:rsidRPr="009B0237" w:rsidDel="009B0237">
          <w:rPr>
            <w:rFonts w:eastAsia="標楷體"/>
            <w:sz w:val="24"/>
          </w:rPr>
          <w:delText>“</w:delText>
        </w:r>
      </w:del>
      <w:r w:rsidRPr="009B0237">
        <w:rPr>
          <w:rFonts w:eastAsia="標楷體"/>
          <w:sz w:val="24"/>
        </w:rPr>
        <w:t>Pet</w:t>
      </w:r>
      <w:r w:rsidRPr="009B0237">
        <w:rPr>
          <w:rFonts w:eastAsia="標楷體"/>
          <w:spacing w:val="40"/>
          <w:sz w:val="24"/>
        </w:rPr>
        <w:t xml:space="preserve"> </w:t>
      </w:r>
      <w:r w:rsidRPr="009B0237">
        <w:rPr>
          <w:rFonts w:eastAsia="標楷體"/>
          <w:sz w:val="24"/>
        </w:rPr>
        <w:t>Industry</w:t>
      </w:r>
      <w:r w:rsidRPr="009B0237">
        <w:rPr>
          <w:rFonts w:eastAsia="標楷體"/>
          <w:spacing w:val="40"/>
          <w:sz w:val="24"/>
        </w:rPr>
        <w:t xml:space="preserve"> </w:t>
      </w:r>
      <w:r w:rsidRPr="009B0237">
        <w:rPr>
          <w:rFonts w:eastAsia="標楷體"/>
          <w:sz w:val="24"/>
        </w:rPr>
        <w:t>Market</w:t>
      </w:r>
      <w:r w:rsidRPr="009B0237">
        <w:rPr>
          <w:rFonts w:eastAsia="標楷體"/>
          <w:spacing w:val="40"/>
          <w:sz w:val="24"/>
        </w:rPr>
        <w:t xml:space="preserve"> </w:t>
      </w:r>
      <w:r w:rsidRPr="009B0237">
        <w:rPr>
          <w:rFonts w:eastAsia="標楷體"/>
          <w:sz w:val="24"/>
        </w:rPr>
        <w:t>Size</w:t>
      </w:r>
      <w:r w:rsidRPr="009B0237">
        <w:rPr>
          <w:rFonts w:eastAsia="標楷體"/>
          <w:spacing w:val="40"/>
          <w:sz w:val="24"/>
        </w:rPr>
        <w:t xml:space="preserve"> </w:t>
      </w:r>
      <w:r w:rsidRPr="009B0237">
        <w:rPr>
          <w:rFonts w:eastAsia="標楷體"/>
          <w:sz w:val="24"/>
        </w:rPr>
        <w:t>&amp;</w:t>
      </w:r>
      <w:r w:rsidRPr="009B0237">
        <w:rPr>
          <w:rFonts w:eastAsia="標楷體"/>
          <w:spacing w:val="40"/>
          <w:sz w:val="24"/>
        </w:rPr>
        <w:t xml:space="preserve"> </w:t>
      </w:r>
      <w:r w:rsidRPr="009B0237">
        <w:rPr>
          <w:rFonts w:eastAsia="標楷體"/>
          <w:sz w:val="24"/>
        </w:rPr>
        <w:t>Ownership</w:t>
      </w:r>
      <w:r w:rsidRPr="009B0237">
        <w:rPr>
          <w:rFonts w:eastAsia="標楷體"/>
          <w:spacing w:val="80"/>
          <w:sz w:val="24"/>
        </w:rPr>
        <w:t xml:space="preserve"> </w:t>
      </w:r>
      <w:r w:rsidRPr="009B0237">
        <w:rPr>
          <w:rFonts w:eastAsia="標楷體"/>
          <w:spacing w:val="-2"/>
          <w:sz w:val="24"/>
        </w:rPr>
        <w:t>Statistics.</w:t>
      </w:r>
      <w:ins w:id="169" w:author="190498 lily" w:date="2023-11-19T19:41:00Z">
        <w:r w:rsidR="009B0237" w:rsidRPr="009B0237">
          <w:rPr>
            <w:rFonts w:eastAsia="標楷體"/>
            <w:spacing w:val="-2"/>
            <w:sz w:val="24"/>
          </w:rPr>
          <w:t xml:space="preserve"> </w:t>
        </w:r>
        <w:proofErr w:type="spellStart"/>
        <w:r w:rsidR="009B0237" w:rsidRPr="009B0237">
          <w:rPr>
            <w:rFonts w:eastAsia="標楷體"/>
            <w:sz w:val="24"/>
          </w:rPr>
          <w:t>Retrieverd</w:t>
        </w:r>
        <w:proofErr w:type="spellEnd"/>
        <w:r w:rsidR="009B0237" w:rsidRPr="009B0237">
          <w:rPr>
            <w:rFonts w:eastAsia="標楷體"/>
            <w:sz w:val="24"/>
          </w:rPr>
          <w:t xml:space="preserve"> from</w:t>
        </w:r>
      </w:ins>
      <w:ins w:id="170" w:author="190498 lily" w:date="2023-11-19T19:47:00Z">
        <w:r w:rsidR="00FF47F7">
          <w:rPr>
            <w:rFonts w:eastAsia="標楷體"/>
            <w:sz w:val="24"/>
          </w:rPr>
          <w:t xml:space="preserve"> </w:t>
        </w:r>
      </w:ins>
      <w:del w:id="171" w:author="190498 lily" w:date="2023-11-19T19:41:00Z">
        <w:r w:rsidRPr="009B0237" w:rsidDel="009B0237">
          <w:rPr>
            <w:rFonts w:eastAsia="標楷體"/>
            <w:spacing w:val="-2"/>
            <w:sz w:val="24"/>
          </w:rPr>
          <w:delText>”</w:delText>
        </w:r>
      </w:del>
      <w:del w:id="172" w:author="190498 lily" w:date="2023-11-19T19:47:00Z">
        <w:r w:rsidRPr="009B0237" w:rsidDel="00FF47F7">
          <w:rPr>
            <w:rFonts w:eastAsia="標楷體"/>
            <w:sz w:val="24"/>
          </w:rPr>
          <w:tab/>
        </w:r>
      </w:del>
      <w:ins w:id="173" w:author="190498 lily" w:date="2023-11-19T19:47:00Z">
        <w:r w:rsidR="00FF47F7">
          <w:rPr>
            <w:rFonts w:eastAsia="標楷體"/>
            <w:spacing w:val="-2"/>
            <w:sz w:val="24"/>
            <w:u w:val="single"/>
          </w:rPr>
          <w:fldChar w:fldCharType="begin"/>
        </w:r>
        <w:r w:rsidR="00FF47F7">
          <w:rPr>
            <w:rFonts w:eastAsia="標楷體"/>
            <w:spacing w:val="-2"/>
            <w:sz w:val="24"/>
            <w:u w:val="single"/>
          </w:rPr>
          <w:instrText>HYPERLINK "</w:instrText>
        </w:r>
      </w:ins>
      <w:r w:rsidR="00FF47F7" w:rsidRPr="009B0237">
        <w:rPr>
          <w:rFonts w:eastAsia="標楷體"/>
          <w:spacing w:val="-2"/>
          <w:sz w:val="24"/>
          <w:u w:val="single"/>
        </w:rPr>
        <w:instrText>http://www.americanpetproducts.org/press_industrytrends.asp</w:instrText>
      </w:r>
      <w:ins w:id="174" w:author="190498 lily" w:date="2023-11-19T19:47:00Z">
        <w:r w:rsidR="00FF47F7">
          <w:rPr>
            <w:rFonts w:eastAsia="標楷體"/>
            <w:spacing w:val="-2"/>
            <w:sz w:val="24"/>
            <w:u w:val="single"/>
          </w:rPr>
          <w:instrText>"</w:instrText>
        </w:r>
        <w:r w:rsidR="00FF47F7">
          <w:rPr>
            <w:rFonts w:eastAsia="標楷體"/>
            <w:spacing w:val="-2"/>
            <w:sz w:val="24"/>
            <w:u w:val="single"/>
          </w:rPr>
          <w:fldChar w:fldCharType="separate"/>
        </w:r>
      </w:ins>
      <w:r w:rsidR="00FF47F7" w:rsidRPr="00C97E50">
        <w:rPr>
          <w:rStyle w:val="a6"/>
          <w:rFonts w:eastAsia="標楷體"/>
          <w:spacing w:val="-2"/>
          <w:sz w:val="24"/>
        </w:rPr>
        <w:t>http://www.americanpetproducts.org/press_industrytrends.asp</w:t>
      </w:r>
      <w:del w:id="175" w:author="190498 lily" w:date="2023-11-19T19:41:00Z">
        <w:r w:rsidR="00FF47F7" w:rsidRPr="00C97E50" w:rsidDel="009B0237">
          <w:rPr>
            <w:rStyle w:val="a6"/>
            <w:rFonts w:eastAsia="標楷體"/>
            <w:spacing w:val="-2"/>
            <w:sz w:val="24"/>
          </w:rPr>
          <w:delText>,</w:delText>
        </w:r>
      </w:del>
      <w:ins w:id="176" w:author="190498 lily" w:date="2023-11-19T19:47:00Z">
        <w:r w:rsidR="00FF47F7">
          <w:rPr>
            <w:rFonts w:eastAsia="標楷體"/>
            <w:spacing w:val="-2"/>
            <w:sz w:val="24"/>
            <w:u w:val="single"/>
          </w:rPr>
          <w:fldChar w:fldCharType="end"/>
        </w:r>
      </w:ins>
      <w:del w:id="177" w:author="190498 lily" w:date="2023-11-19T19:41:00Z">
        <w:r w:rsidRPr="009B0237" w:rsidDel="009B0237">
          <w:rPr>
            <w:rFonts w:eastAsia="標楷體"/>
            <w:sz w:val="24"/>
          </w:rPr>
          <w:tab/>
        </w:r>
        <w:r w:rsidRPr="009B0237" w:rsidDel="009B0237">
          <w:rPr>
            <w:rFonts w:eastAsia="標楷體"/>
            <w:spacing w:val="-4"/>
            <w:sz w:val="24"/>
          </w:rPr>
          <w:delText>2017</w:delText>
        </w:r>
      </w:del>
    </w:p>
    <w:p w14:paraId="78DFCE93" w14:textId="41BDC9FF" w:rsidR="00CB2FF0" w:rsidRPr="009B0237" w:rsidRDefault="00000000" w:rsidP="009B0237">
      <w:pPr>
        <w:pStyle w:val="a4"/>
        <w:numPr>
          <w:ilvl w:val="0"/>
          <w:numId w:val="2"/>
        </w:numPr>
        <w:tabs>
          <w:tab w:val="left" w:pos="783"/>
          <w:tab w:val="left" w:pos="785"/>
          <w:tab w:val="left" w:pos="2072"/>
          <w:tab w:val="left" w:pos="8329"/>
        </w:tabs>
        <w:spacing w:before="71" w:line="275" w:lineRule="exact"/>
        <w:ind w:right="234"/>
        <w:rPr>
          <w:rFonts w:eastAsia="標楷體"/>
        </w:rPr>
        <w:pPrChange w:id="178" w:author="190498 lily" w:date="2023-11-19T19:41:00Z">
          <w:pPr>
            <w:pStyle w:val="a3"/>
            <w:spacing w:line="275" w:lineRule="exact"/>
            <w:ind w:left="785"/>
          </w:pPr>
        </w:pPrChange>
      </w:pPr>
      <w:del w:id="179" w:author="190498 lily" w:date="2023-11-19T19:41:00Z">
        <w:r w:rsidRPr="009B0237" w:rsidDel="009B0237">
          <w:rPr>
            <w:rFonts w:eastAsia="標楷體"/>
          </w:rPr>
          <w:delText>[Apr.</w:delText>
        </w:r>
        <w:r w:rsidRPr="009B0237" w:rsidDel="009B0237">
          <w:rPr>
            <w:rFonts w:eastAsia="標楷體"/>
            <w:spacing w:val="-8"/>
          </w:rPr>
          <w:delText xml:space="preserve"> </w:delText>
        </w:r>
        <w:r w:rsidRPr="009B0237" w:rsidDel="009B0237">
          <w:rPr>
            <w:rFonts w:eastAsia="標楷體"/>
          </w:rPr>
          <w:delText>6,</w:delText>
        </w:r>
        <w:r w:rsidRPr="009B0237" w:rsidDel="009B0237">
          <w:rPr>
            <w:rFonts w:eastAsia="標楷體"/>
            <w:spacing w:val="-7"/>
          </w:rPr>
          <w:delText xml:space="preserve"> </w:delText>
        </w:r>
        <w:r w:rsidRPr="009B0237" w:rsidDel="009B0237">
          <w:rPr>
            <w:rFonts w:eastAsia="標楷體"/>
            <w:spacing w:val="-2"/>
          </w:rPr>
          <w:delText>2017].</w:delText>
        </w:r>
      </w:del>
    </w:p>
    <w:p w14:paraId="3D04D6F0" w14:textId="53B9B234" w:rsidR="00CB2FF0" w:rsidRPr="005D40D0" w:rsidDel="001D24AA" w:rsidRDefault="009B0237">
      <w:pPr>
        <w:pStyle w:val="a4"/>
        <w:numPr>
          <w:ilvl w:val="0"/>
          <w:numId w:val="2"/>
        </w:numPr>
        <w:tabs>
          <w:tab w:val="left" w:pos="783"/>
          <w:tab w:val="left" w:pos="785"/>
        </w:tabs>
        <w:spacing w:before="264" w:line="470" w:lineRule="auto"/>
        <w:ind w:right="232"/>
        <w:rPr>
          <w:del w:id="180" w:author="190498 lily" w:date="2023-11-19T19:43:00Z"/>
          <w:rFonts w:eastAsia="標楷體"/>
          <w:sz w:val="24"/>
        </w:rPr>
      </w:pPr>
      <w:ins w:id="181" w:author="190498 lily" w:date="2023-11-19T19:41:00Z">
        <w:r w:rsidRPr="005D40D0">
          <w:rPr>
            <w:rFonts w:eastAsia="標楷體"/>
            <w:sz w:val="24"/>
          </w:rPr>
          <w:t>Tsai</w:t>
        </w:r>
        <w:r>
          <w:rPr>
            <w:rFonts w:eastAsia="標楷體"/>
            <w:sz w:val="24"/>
          </w:rPr>
          <w:t>,</w:t>
        </w:r>
        <w:r w:rsidRPr="005D40D0">
          <w:rPr>
            <w:rFonts w:eastAsia="標楷體"/>
            <w:sz w:val="24"/>
          </w:rPr>
          <w:t xml:space="preserve"> </w:t>
        </w:r>
      </w:ins>
      <w:r w:rsidR="00000000" w:rsidRPr="005D40D0">
        <w:rPr>
          <w:rFonts w:eastAsia="標楷體"/>
          <w:sz w:val="24"/>
        </w:rPr>
        <w:t xml:space="preserve">L. C. </w:t>
      </w:r>
      <w:del w:id="182" w:author="190498 lily" w:date="2023-11-19T19:41:00Z">
        <w:r w:rsidR="00000000" w:rsidRPr="005D40D0" w:rsidDel="009B0237">
          <w:rPr>
            <w:rFonts w:eastAsia="標楷體"/>
            <w:sz w:val="24"/>
          </w:rPr>
          <w:delText xml:space="preserve">Tsai </w:delText>
        </w:r>
      </w:del>
      <w:r w:rsidR="00000000" w:rsidRPr="005D40D0">
        <w:rPr>
          <w:rFonts w:eastAsia="標楷體"/>
          <w:sz w:val="24"/>
        </w:rPr>
        <w:t xml:space="preserve">and </w:t>
      </w:r>
      <w:ins w:id="183" w:author="190498 lily" w:date="2023-11-19T19:41:00Z">
        <w:r w:rsidRPr="005D40D0">
          <w:rPr>
            <w:rFonts w:eastAsia="標楷體"/>
            <w:sz w:val="24"/>
          </w:rPr>
          <w:t>Tien</w:t>
        </w:r>
        <w:r>
          <w:rPr>
            <w:rFonts w:eastAsia="標楷體"/>
            <w:sz w:val="24"/>
          </w:rPr>
          <w:t>,</w:t>
        </w:r>
        <w:r w:rsidRPr="005D40D0">
          <w:rPr>
            <w:rFonts w:eastAsia="標楷體"/>
            <w:sz w:val="24"/>
          </w:rPr>
          <w:t xml:space="preserve"> </w:t>
        </w:r>
      </w:ins>
      <w:r w:rsidR="00000000" w:rsidRPr="005D40D0">
        <w:rPr>
          <w:rFonts w:eastAsia="標楷體"/>
          <w:sz w:val="24"/>
        </w:rPr>
        <w:t>P. Y.</w:t>
      </w:r>
      <w:del w:id="184" w:author="190498 lily" w:date="2023-11-19T19:41:00Z">
        <w:r w:rsidR="00000000" w:rsidRPr="005D40D0" w:rsidDel="009B0237">
          <w:rPr>
            <w:rFonts w:eastAsia="標楷體"/>
            <w:sz w:val="24"/>
          </w:rPr>
          <w:delText xml:space="preserve"> Tien</w:delText>
        </w:r>
      </w:del>
      <w:del w:id="185" w:author="190498 lily" w:date="2023-11-19T19:42:00Z">
        <w:r w:rsidR="00000000" w:rsidRPr="005D40D0" w:rsidDel="009B0237">
          <w:rPr>
            <w:rFonts w:eastAsia="標楷體"/>
            <w:sz w:val="24"/>
          </w:rPr>
          <w:delText>.</w:delText>
        </w:r>
      </w:del>
      <w:ins w:id="186" w:author="190498 lily" w:date="2023-11-19T19:50:00Z">
        <w:r w:rsidR="00FF47F7">
          <w:rPr>
            <w:rFonts w:eastAsia="標楷體"/>
            <w:sz w:val="24"/>
          </w:rPr>
          <w:t xml:space="preserve"> </w:t>
        </w:r>
      </w:ins>
      <w:ins w:id="187" w:author="190498 lily" w:date="2023-11-19T19:42:00Z">
        <w:r>
          <w:rPr>
            <w:rFonts w:eastAsia="標楷體"/>
            <w:sz w:val="24"/>
          </w:rPr>
          <w:t xml:space="preserve">(2013, Feb. </w:t>
        </w:r>
        <w:r w:rsidR="001D24AA">
          <w:rPr>
            <w:rFonts w:eastAsia="標楷體"/>
            <w:sz w:val="24"/>
          </w:rPr>
          <w:t>27).</w:t>
        </w:r>
      </w:ins>
      <w:r w:rsidR="00000000" w:rsidRPr="005D40D0">
        <w:rPr>
          <w:rFonts w:eastAsia="標楷體"/>
          <w:sz w:val="24"/>
        </w:rPr>
        <w:t xml:space="preserve"> </w:t>
      </w:r>
      <w:del w:id="188" w:author="190498 lily" w:date="2023-11-19T19:42:00Z">
        <w:r w:rsidR="00000000" w:rsidRPr="005D40D0" w:rsidDel="001D24AA">
          <w:rPr>
            <w:rFonts w:eastAsia="標楷體"/>
            <w:sz w:val="24"/>
          </w:rPr>
          <w:delText>“</w:delText>
        </w:r>
      </w:del>
      <w:r w:rsidR="00000000" w:rsidRPr="005D40D0">
        <w:rPr>
          <w:rFonts w:eastAsia="標楷體"/>
          <w:sz w:val="24"/>
        </w:rPr>
        <w:t>The</w:t>
      </w:r>
      <w:r w:rsidR="00000000" w:rsidRPr="005D40D0">
        <w:rPr>
          <w:rFonts w:eastAsia="標楷體"/>
          <w:spacing w:val="-1"/>
          <w:sz w:val="24"/>
        </w:rPr>
        <w:t xml:space="preserve"> </w:t>
      </w:r>
      <w:r w:rsidR="00000000" w:rsidRPr="005D40D0">
        <w:rPr>
          <w:rFonts w:eastAsia="標楷體"/>
          <w:sz w:val="24"/>
        </w:rPr>
        <w:t>Situation and Development of</w:t>
      </w:r>
      <w:r w:rsidR="00000000" w:rsidRPr="005D40D0">
        <w:rPr>
          <w:rFonts w:eastAsia="標楷體"/>
          <w:spacing w:val="-1"/>
          <w:sz w:val="24"/>
        </w:rPr>
        <w:t xml:space="preserve"> </w:t>
      </w:r>
      <w:r w:rsidR="00000000" w:rsidRPr="005D40D0">
        <w:rPr>
          <w:rFonts w:eastAsia="標楷體"/>
          <w:sz w:val="24"/>
        </w:rPr>
        <w:t>Pet Market’s Supply Chain.</w:t>
      </w:r>
      <w:del w:id="189" w:author="190498 lily" w:date="2023-11-19T19:42:00Z">
        <w:r w:rsidR="00000000" w:rsidRPr="005D40D0" w:rsidDel="001D24AA">
          <w:rPr>
            <w:rFonts w:eastAsia="標楷體"/>
            <w:sz w:val="24"/>
          </w:rPr>
          <w:delText>”</w:delText>
        </w:r>
      </w:del>
      <w:ins w:id="190" w:author="190498 lily" w:date="2023-11-19T19:42:00Z">
        <w:r w:rsidR="001D24AA">
          <w:rPr>
            <w:rFonts w:eastAsia="標楷體"/>
            <w:sz w:val="24"/>
          </w:rPr>
          <w:t xml:space="preserve"> </w:t>
        </w:r>
        <w:proofErr w:type="spellStart"/>
        <w:r w:rsidR="001D24AA">
          <w:rPr>
            <w:rFonts w:eastAsia="標楷體"/>
            <w:sz w:val="24"/>
          </w:rPr>
          <w:t>Retrieverd</w:t>
        </w:r>
        <w:proofErr w:type="spellEnd"/>
        <w:r w:rsidR="001D24AA">
          <w:rPr>
            <w:rFonts w:eastAsia="標楷體"/>
            <w:sz w:val="24"/>
          </w:rPr>
          <w:t xml:space="preserve"> from</w:t>
        </w:r>
        <w:r w:rsidR="001D24AA">
          <w:rPr>
            <w:rFonts w:eastAsia="標楷體"/>
            <w:sz w:val="24"/>
          </w:rPr>
          <w:t xml:space="preserve"> </w:t>
        </w:r>
      </w:ins>
      <w:del w:id="191" w:author="190498 lily" w:date="2023-11-19T19:42:00Z">
        <w:r w:rsidR="00000000" w:rsidRPr="005D40D0" w:rsidDel="001D24AA">
          <w:rPr>
            <w:rFonts w:eastAsia="標楷體"/>
            <w:sz w:val="24"/>
          </w:rPr>
          <w:delText xml:space="preserve"> </w:delText>
        </w:r>
      </w:del>
      <w:hyperlink r:id="rId33">
        <w:r w:rsidR="00000000" w:rsidRPr="005D40D0">
          <w:rPr>
            <w:rFonts w:eastAsia="標楷體"/>
            <w:sz w:val="24"/>
            <w:u w:val="single"/>
          </w:rPr>
          <w:t>http://gcis.nat.gov.tw/like/Plan/TechReportDetail/432</w:t>
        </w:r>
      </w:hyperlink>
      <w:del w:id="192" w:author="190498 lily" w:date="2023-11-19T19:43:00Z">
        <w:r w:rsidR="00000000" w:rsidRPr="005D40D0" w:rsidDel="001D24AA">
          <w:rPr>
            <w:rFonts w:eastAsia="標楷體"/>
            <w:sz w:val="24"/>
          </w:rPr>
          <w:delText>, Feb. 27, 2013 [Apr.</w:delText>
        </w:r>
      </w:del>
    </w:p>
    <w:p w14:paraId="7DB680A3" w14:textId="60D7AB08" w:rsidR="00CB2FF0" w:rsidRPr="001D24AA" w:rsidRDefault="00000000" w:rsidP="001D24AA">
      <w:pPr>
        <w:pStyle w:val="a4"/>
        <w:numPr>
          <w:ilvl w:val="0"/>
          <w:numId w:val="2"/>
        </w:numPr>
        <w:tabs>
          <w:tab w:val="left" w:pos="783"/>
          <w:tab w:val="left" w:pos="785"/>
        </w:tabs>
        <w:spacing w:before="264" w:line="470" w:lineRule="auto"/>
        <w:ind w:right="232"/>
        <w:jc w:val="left"/>
        <w:rPr>
          <w:rFonts w:eastAsia="標楷體"/>
        </w:rPr>
        <w:pPrChange w:id="193" w:author="190498 lily" w:date="2023-11-19T19:43:00Z">
          <w:pPr>
            <w:pStyle w:val="a3"/>
            <w:spacing w:line="274" w:lineRule="exact"/>
            <w:ind w:left="785"/>
            <w:jc w:val="both"/>
          </w:pPr>
        </w:pPrChange>
      </w:pPr>
      <w:r w:rsidRPr="005D40D0">
        <w:rPr>
          <w:rFonts w:eastAsia="標楷體"/>
          <w:noProof/>
        </w:rPr>
        <w:drawing>
          <wp:anchor distT="0" distB="0" distL="0" distR="0" simplePos="0" relativeHeight="251720192" behindDoc="1" locked="0" layoutInCell="1" allowOverlap="1" wp14:anchorId="01FB37CD" wp14:editId="1D986C45">
            <wp:simplePos x="0" y="0"/>
            <wp:positionH relativeFrom="page">
              <wp:posOffset>1652890</wp:posOffset>
            </wp:positionH>
            <wp:positionV relativeFrom="paragraph">
              <wp:posOffset>252881</wp:posOffset>
            </wp:positionV>
            <wp:extent cx="4628860" cy="4728872"/>
            <wp:effectExtent l="0" t="0" r="0" b="0"/>
            <wp:wrapNone/>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8" cstate="print"/>
                    <a:stretch>
                      <a:fillRect/>
                    </a:stretch>
                  </pic:blipFill>
                  <pic:spPr>
                    <a:xfrm>
                      <a:off x="0" y="0"/>
                      <a:ext cx="4628860" cy="4728872"/>
                    </a:xfrm>
                    <a:prstGeom prst="rect">
                      <a:avLst/>
                    </a:prstGeom>
                  </pic:spPr>
                </pic:pic>
              </a:graphicData>
            </a:graphic>
          </wp:anchor>
        </w:drawing>
      </w:r>
      <w:del w:id="194" w:author="190498 lily" w:date="2023-11-19T19:43:00Z">
        <w:r w:rsidRPr="001D24AA" w:rsidDel="001D24AA">
          <w:rPr>
            <w:rFonts w:eastAsia="標楷體"/>
          </w:rPr>
          <w:delText xml:space="preserve">7, </w:delText>
        </w:r>
        <w:r w:rsidRPr="001D24AA" w:rsidDel="001D24AA">
          <w:rPr>
            <w:rFonts w:eastAsia="標楷體"/>
            <w:spacing w:val="-2"/>
            <w:rPrChange w:id="195" w:author="190498 lily" w:date="2023-11-19T19:43:00Z">
              <w:rPr>
                <w:rFonts w:eastAsia="標楷體"/>
              </w:rPr>
            </w:rPrChange>
          </w:rPr>
          <w:delText>2017].</w:delText>
        </w:r>
      </w:del>
      <w:ins w:id="196" w:author="190498 lily" w:date="2023-11-19T19:49:00Z">
        <w:r w:rsidR="00FF47F7">
          <w:rPr>
            <w:rFonts w:eastAsia="標楷體"/>
            <w:spacing w:val="-2"/>
          </w:rPr>
          <w:t xml:space="preserve"> </w:t>
        </w:r>
      </w:ins>
    </w:p>
    <w:p w14:paraId="5D71EA0B" w14:textId="0F39E2A2" w:rsidR="00CB2FF0" w:rsidRPr="005D40D0" w:rsidRDefault="00FF47F7">
      <w:pPr>
        <w:pStyle w:val="a4"/>
        <w:numPr>
          <w:ilvl w:val="0"/>
          <w:numId w:val="2"/>
        </w:numPr>
        <w:tabs>
          <w:tab w:val="left" w:pos="783"/>
          <w:tab w:val="left" w:pos="785"/>
        </w:tabs>
        <w:spacing w:before="264" w:line="470" w:lineRule="auto"/>
        <w:ind w:right="234"/>
        <w:rPr>
          <w:rFonts w:eastAsia="標楷體"/>
          <w:sz w:val="24"/>
        </w:rPr>
      </w:pPr>
      <w:ins w:id="197" w:author="190498 lily" w:date="2023-11-19T19:48:00Z">
        <w:r w:rsidRPr="005D40D0">
          <w:rPr>
            <w:rFonts w:eastAsia="標楷體"/>
            <w:sz w:val="24"/>
          </w:rPr>
          <w:t>Tsou</w:t>
        </w:r>
        <w:r>
          <w:rPr>
            <w:rFonts w:eastAsia="標楷體"/>
            <w:sz w:val="24"/>
          </w:rPr>
          <w:t>,</w:t>
        </w:r>
        <w:r w:rsidRPr="005D40D0">
          <w:rPr>
            <w:rFonts w:eastAsia="標楷體"/>
            <w:sz w:val="24"/>
          </w:rPr>
          <w:t xml:space="preserve"> </w:t>
        </w:r>
      </w:ins>
      <w:r w:rsidR="00000000" w:rsidRPr="005D40D0">
        <w:rPr>
          <w:rFonts w:eastAsia="標楷體"/>
          <w:sz w:val="24"/>
        </w:rPr>
        <w:t>J. C.</w:t>
      </w:r>
      <w:del w:id="198" w:author="190498 lily" w:date="2023-11-19T19:48:00Z">
        <w:r w:rsidR="00000000" w:rsidRPr="005D40D0" w:rsidDel="00FF47F7">
          <w:rPr>
            <w:rFonts w:eastAsia="標楷體"/>
            <w:sz w:val="24"/>
          </w:rPr>
          <w:delText xml:space="preserve"> Tsou</w:delText>
        </w:r>
      </w:del>
      <w:del w:id="199" w:author="190498 lily" w:date="2023-11-19T19:50:00Z">
        <w:r w:rsidR="00000000" w:rsidRPr="005D40D0" w:rsidDel="00FF47F7">
          <w:rPr>
            <w:rFonts w:eastAsia="標楷體"/>
            <w:sz w:val="24"/>
          </w:rPr>
          <w:delText>.</w:delText>
        </w:r>
      </w:del>
      <w:r w:rsidR="00000000" w:rsidRPr="005D40D0">
        <w:rPr>
          <w:rFonts w:eastAsia="標楷體"/>
          <w:sz w:val="24"/>
        </w:rPr>
        <w:t xml:space="preserve"> </w:t>
      </w:r>
      <w:ins w:id="200" w:author="190498 lily" w:date="2023-11-19T19:48:00Z">
        <w:r>
          <w:rPr>
            <w:rFonts w:eastAsia="標楷體"/>
            <w:sz w:val="24"/>
          </w:rPr>
          <w:t xml:space="preserve">(2011). </w:t>
        </w:r>
      </w:ins>
      <w:del w:id="201" w:author="190498 lily" w:date="2023-11-19T19:48:00Z">
        <w:r w:rsidR="00000000" w:rsidRPr="005D40D0" w:rsidDel="00FF47F7">
          <w:rPr>
            <w:rFonts w:eastAsia="標楷體"/>
            <w:sz w:val="24"/>
          </w:rPr>
          <w:delText>“</w:delText>
        </w:r>
      </w:del>
      <w:r w:rsidR="00000000" w:rsidRPr="005D40D0">
        <w:rPr>
          <w:rFonts w:eastAsia="標楷體"/>
          <w:sz w:val="24"/>
        </w:rPr>
        <w:t>Interrelation Between Service Quality, Customer Satisfaction, Customer Loyalty In Animal Hospital Industry</w:t>
      </w:r>
      <w:ins w:id="202" w:author="190498 lily" w:date="2023-11-19T19:49:00Z">
        <w:r>
          <w:rPr>
            <w:rFonts w:eastAsia="標楷體"/>
            <w:sz w:val="24"/>
          </w:rPr>
          <w:t xml:space="preserve"> </w:t>
        </w:r>
        <w:r>
          <w:rPr>
            <w:rFonts w:eastAsia="標楷體"/>
            <w:sz w:val="24"/>
          </w:rPr>
          <w:t>(Unpublished master’s thesis)</w:t>
        </w:r>
      </w:ins>
      <w:r w:rsidR="00000000" w:rsidRPr="005D40D0">
        <w:rPr>
          <w:rFonts w:eastAsia="標楷體"/>
          <w:sz w:val="24"/>
        </w:rPr>
        <w:t>.</w:t>
      </w:r>
      <w:del w:id="203" w:author="190498 lily" w:date="2023-11-19T19:49:00Z">
        <w:r w:rsidR="00000000" w:rsidRPr="005D40D0" w:rsidDel="00FF47F7">
          <w:rPr>
            <w:rFonts w:eastAsia="標楷體"/>
            <w:sz w:val="24"/>
          </w:rPr>
          <w:delText>”</w:delText>
        </w:r>
      </w:del>
      <w:r w:rsidR="00000000" w:rsidRPr="005D40D0">
        <w:rPr>
          <w:rFonts w:eastAsia="標楷體"/>
          <w:sz w:val="24"/>
        </w:rPr>
        <w:t xml:space="preserve"> </w:t>
      </w:r>
      <w:del w:id="204" w:author="190498 lily" w:date="2023-11-19T19:49:00Z">
        <w:r w:rsidR="00000000" w:rsidRPr="005D40D0" w:rsidDel="00FF47F7">
          <w:rPr>
            <w:rFonts w:eastAsia="標楷體"/>
            <w:sz w:val="24"/>
          </w:rPr>
          <w:delText xml:space="preserve">M.S. thesis, </w:delText>
        </w:r>
      </w:del>
      <w:r w:rsidR="00000000" w:rsidRPr="005D40D0">
        <w:rPr>
          <w:rFonts w:eastAsia="標楷體"/>
          <w:sz w:val="24"/>
        </w:rPr>
        <w:t>National Chiayi University, Chiayi</w:t>
      </w:r>
      <w:del w:id="205" w:author="190498 lily" w:date="2023-11-19T19:49:00Z">
        <w:r w:rsidR="00000000" w:rsidRPr="005D40D0" w:rsidDel="00FF47F7">
          <w:rPr>
            <w:rFonts w:eastAsia="標楷體"/>
            <w:sz w:val="24"/>
          </w:rPr>
          <w:delText>, 2007</w:delText>
        </w:r>
      </w:del>
      <w:r w:rsidR="00000000" w:rsidRPr="005D40D0">
        <w:rPr>
          <w:rFonts w:eastAsia="標楷體"/>
          <w:sz w:val="24"/>
        </w:rPr>
        <w:t>.</w:t>
      </w:r>
    </w:p>
    <w:p w14:paraId="762C9982" w14:textId="7C3C3766" w:rsidR="00CB2FF0" w:rsidRPr="005D40D0" w:rsidRDefault="00FF47F7">
      <w:pPr>
        <w:pStyle w:val="a4"/>
        <w:numPr>
          <w:ilvl w:val="0"/>
          <w:numId w:val="2"/>
        </w:numPr>
        <w:tabs>
          <w:tab w:val="left" w:pos="783"/>
          <w:tab w:val="left" w:pos="785"/>
        </w:tabs>
        <w:spacing w:line="470" w:lineRule="auto"/>
        <w:ind w:right="235"/>
        <w:rPr>
          <w:rFonts w:eastAsia="標楷體"/>
          <w:sz w:val="24"/>
        </w:rPr>
      </w:pPr>
      <w:ins w:id="206" w:author="190498 lily" w:date="2023-11-19T19:50:00Z">
        <w:r w:rsidRPr="005D40D0">
          <w:rPr>
            <w:rFonts w:eastAsia="標楷體"/>
            <w:sz w:val="24"/>
          </w:rPr>
          <w:t>Chang</w:t>
        </w:r>
        <w:r>
          <w:rPr>
            <w:rFonts w:eastAsia="標楷體"/>
            <w:sz w:val="24"/>
          </w:rPr>
          <w:t>,</w:t>
        </w:r>
        <w:r w:rsidRPr="005D40D0">
          <w:rPr>
            <w:rFonts w:eastAsia="標楷體"/>
            <w:sz w:val="24"/>
          </w:rPr>
          <w:t xml:space="preserve"> </w:t>
        </w:r>
      </w:ins>
      <w:r w:rsidR="00000000" w:rsidRPr="005D40D0">
        <w:rPr>
          <w:rFonts w:eastAsia="標楷體"/>
          <w:sz w:val="24"/>
        </w:rPr>
        <w:t>N. C.</w:t>
      </w:r>
      <w:ins w:id="207" w:author="190498 lily" w:date="2023-11-19T19:50:00Z">
        <w:r>
          <w:rPr>
            <w:rFonts w:eastAsia="標楷體"/>
            <w:sz w:val="24"/>
          </w:rPr>
          <w:t xml:space="preserve"> (2011</w:t>
        </w:r>
      </w:ins>
      <w:ins w:id="208" w:author="190498 lily" w:date="2023-11-19T19:51:00Z">
        <w:r>
          <w:rPr>
            <w:rFonts w:eastAsia="標楷體"/>
            <w:sz w:val="24"/>
          </w:rPr>
          <w:t xml:space="preserve">). </w:t>
        </w:r>
      </w:ins>
      <w:del w:id="209" w:author="190498 lily" w:date="2023-11-19T19:50:00Z">
        <w:r w:rsidR="00000000" w:rsidRPr="005D40D0" w:rsidDel="00FF47F7">
          <w:rPr>
            <w:rFonts w:eastAsia="標楷體"/>
            <w:sz w:val="24"/>
          </w:rPr>
          <w:delText xml:space="preserve"> Chang</w:delText>
        </w:r>
      </w:del>
      <w:del w:id="210" w:author="190498 lily" w:date="2023-11-19T19:51:00Z">
        <w:r w:rsidR="00000000" w:rsidRPr="005D40D0" w:rsidDel="00FF47F7">
          <w:rPr>
            <w:rFonts w:eastAsia="標楷體"/>
            <w:sz w:val="24"/>
          </w:rPr>
          <w:delText>. “</w:delText>
        </w:r>
      </w:del>
      <w:r w:rsidR="00000000" w:rsidRPr="005D40D0">
        <w:rPr>
          <w:rFonts w:eastAsia="標楷體"/>
          <w:sz w:val="24"/>
        </w:rPr>
        <w:t>Customer’s Perception on Service Satisfaction – An Empirical</w:t>
      </w:r>
      <w:r w:rsidR="00000000" w:rsidRPr="005D40D0">
        <w:rPr>
          <w:rFonts w:eastAsia="標楷體"/>
          <w:spacing w:val="40"/>
          <w:sz w:val="24"/>
        </w:rPr>
        <w:t xml:space="preserve"> </w:t>
      </w:r>
      <w:r w:rsidR="00000000" w:rsidRPr="005D40D0">
        <w:rPr>
          <w:rFonts w:eastAsia="標楷體"/>
          <w:sz w:val="24"/>
        </w:rPr>
        <w:t>Study of</w:t>
      </w:r>
      <w:r w:rsidR="00000000" w:rsidRPr="005D40D0">
        <w:rPr>
          <w:rFonts w:eastAsia="標楷體"/>
          <w:spacing w:val="-6"/>
          <w:sz w:val="24"/>
        </w:rPr>
        <w:t xml:space="preserve"> </w:t>
      </w:r>
      <w:r w:rsidR="00000000" w:rsidRPr="005D40D0">
        <w:rPr>
          <w:rFonts w:eastAsia="標楷體"/>
          <w:sz w:val="24"/>
        </w:rPr>
        <w:t>Animal Hospitals</w:t>
      </w:r>
      <w:ins w:id="211" w:author="190498 lily" w:date="2023-11-19T19:51:00Z">
        <w:r>
          <w:rPr>
            <w:rFonts w:eastAsia="標楷體"/>
            <w:sz w:val="24"/>
          </w:rPr>
          <w:t xml:space="preserve"> </w:t>
        </w:r>
        <w:r>
          <w:rPr>
            <w:rFonts w:eastAsia="標楷體"/>
            <w:sz w:val="24"/>
          </w:rPr>
          <w:t>(Unpublished master’s thesis)</w:t>
        </w:r>
      </w:ins>
      <w:r w:rsidR="00000000" w:rsidRPr="005D40D0">
        <w:rPr>
          <w:rFonts w:eastAsia="標楷體"/>
          <w:sz w:val="24"/>
        </w:rPr>
        <w:t>.</w:t>
      </w:r>
      <w:ins w:id="212" w:author="190498 lily" w:date="2023-11-19T19:51:00Z">
        <w:r>
          <w:rPr>
            <w:rFonts w:eastAsia="標楷體"/>
            <w:sz w:val="24"/>
          </w:rPr>
          <w:t xml:space="preserve"> </w:t>
        </w:r>
      </w:ins>
      <w:del w:id="213" w:author="190498 lily" w:date="2023-11-19T19:51:00Z">
        <w:r w:rsidR="00000000" w:rsidRPr="005D40D0" w:rsidDel="00FF47F7">
          <w:rPr>
            <w:rFonts w:eastAsia="標楷體"/>
            <w:sz w:val="24"/>
          </w:rPr>
          <w:delText>”</w:delText>
        </w:r>
      </w:del>
      <w:del w:id="214" w:author="190498 lily" w:date="2023-11-19T19:55:00Z">
        <w:r w:rsidR="00000000" w:rsidRPr="005D40D0" w:rsidDel="007A53D1">
          <w:rPr>
            <w:rFonts w:eastAsia="標楷體"/>
            <w:sz w:val="24"/>
          </w:rPr>
          <w:delText xml:space="preserve"> </w:delText>
        </w:r>
      </w:del>
      <w:del w:id="215" w:author="190498 lily" w:date="2023-11-19T19:51:00Z">
        <w:r w:rsidR="00000000" w:rsidRPr="005D40D0" w:rsidDel="00FF47F7">
          <w:rPr>
            <w:rFonts w:eastAsia="標楷體"/>
            <w:sz w:val="24"/>
          </w:rPr>
          <w:delText xml:space="preserve">M.S. thesis, </w:delText>
        </w:r>
      </w:del>
      <w:r w:rsidR="00000000" w:rsidRPr="005D40D0">
        <w:rPr>
          <w:rFonts w:eastAsia="標楷體"/>
          <w:sz w:val="24"/>
        </w:rPr>
        <w:t>Chung Hua University, Hsinchu</w:t>
      </w:r>
      <w:del w:id="216" w:author="190498 lily" w:date="2023-11-19T19:51:00Z">
        <w:r w:rsidR="00000000" w:rsidRPr="005D40D0" w:rsidDel="00FF47F7">
          <w:rPr>
            <w:rFonts w:eastAsia="標楷體"/>
            <w:sz w:val="24"/>
          </w:rPr>
          <w:delText>, 2011</w:delText>
        </w:r>
      </w:del>
      <w:r w:rsidR="00000000" w:rsidRPr="005D40D0">
        <w:rPr>
          <w:rFonts w:eastAsia="標楷體"/>
          <w:sz w:val="24"/>
        </w:rPr>
        <w:t>.</w:t>
      </w:r>
    </w:p>
    <w:p w14:paraId="280A178D" w14:textId="1ED80781" w:rsidR="00CB2FF0" w:rsidRPr="005D40D0" w:rsidRDefault="007A53D1">
      <w:pPr>
        <w:pStyle w:val="a4"/>
        <w:numPr>
          <w:ilvl w:val="0"/>
          <w:numId w:val="2"/>
        </w:numPr>
        <w:tabs>
          <w:tab w:val="left" w:pos="782"/>
          <w:tab w:val="left" w:pos="785"/>
        </w:tabs>
        <w:spacing w:line="470" w:lineRule="auto"/>
        <w:ind w:right="236"/>
        <w:rPr>
          <w:rFonts w:eastAsia="標楷體"/>
          <w:sz w:val="24"/>
        </w:rPr>
      </w:pPr>
      <w:ins w:id="217" w:author="190498 lily" w:date="2023-11-19T19:55:00Z">
        <w:r w:rsidRPr="005D40D0">
          <w:rPr>
            <w:rFonts w:eastAsia="標楷體"/>
            <w:sz w:val="24"/>
          </w:rPr>
          <w:t>Liu</w:t>
        </w:r>
        <w:r>
          <w:rPr>
            <w:rFonts w:eastAsia="標楷體"/>
            <w:sz w:val="24"/>
          </w:rPr>
          <w:t>,</w:t>
        </w:r>
        <w:r w:rsidRPr="005D40D0">
          <w:rPr>
            <w:rFonts w:eastAsia="標楷體"/>
            <w:sz w:val="24"/>
          </w:rPr>
          <w:t xml:space="preserve"> </w:t>
        </w:r>
      </w:ins>
      <w:r w:rsidR="00000000" w:rsidRPr="005D40D0">
        <w:rPr>
          <w:rFonts w:eastAsia="標楷體"/>
          <w:sz w:val="24"/>
        </w:rPr>
        <w:t>Y.</w:t>
      </w:r>
      <w:r w:rsidR="00000000" w:rsidRPr="005D40D0">
        <w:rPr>
          <w:rFonts w:eastAsia="標楷體"/>
          <w:spacing w:val="-11"/>
          <w:sz w:val="24"/>
        </w:rPr>
        <w:t xml:space="preserve"> </w:t>
      </w:r>
      <w:r w:rsidR="00000000" w:rsidRPr="005D40D0">
        <w:rPr>
          <w:rFonts w:eastAsia="標楷體"/>
          <w:sz w:val="24"/>
        </w:rPr>
        <w:t>L.</w:t>
      </w:r>
      <w:r w:rsidR="00000000" w:rsidRPr="005D40D0">
        <w:rPr>
          <w:rFonts w:eastAsia="標楷體"/>
          <w:spacing w:val="-9"/>
          <w:sz w:val="24"/>
        </w:rPr>
        <w:t xml:space="preserve"> </w:t>
      </w:r>
      <w:ins w:id="218" w:author="190498 lily" w:date="2023-11-19T19:55:00Z">
        <w:r>
          <w:rPr>
            <w:rFonts w:eastAsia="標楷體"/>
            <w:spacing w:val="-9"/>
            <w:sz w:val="24"/>
          </w:rPr>
          <w:t>(</w:t>
        </w:r>
        <w:r>
          <w:rPr>
            <w:rFonts w:eastAsia="標楷體" w:hint="eastAsia"/>
            <w:spacing w:val="-9"/>
            <w:sz w:val="24"/>
          </w:rPr>
          <w:t>2</w:t>
        </w:r>
        <w:r>
          <w:rPr>
            <w:rFonts w:eastAsia="標楷體"/>
            <w:spacing w:val="-9"/>
            <w:sz w:val="24"/>
          </w:rPr>
          <w:t xml:space="preserve">009). </w:t>
        </w:r>
      </w:ins>
      <w:del w:id="219" w:author="190498 lily" w:date="2023-11-19T19:55:00Z">
        <w:r w:rsidR="00000000" w:rsidRPr="005D40D0" w:rsidDel="007A53D1">
          <w:rPr>
            <w:rFonts w:eastAsia="標楷體"/>
            <w:sz w:val="24"/>
          </w:rPr>
          <w:delText>Liu</w:delText>
        </w:r>
        <w:r w:rsidR="00000000" w:rsidRPr="005D40D0" w:rsidDel="007A53D1">
          <w:rPr>
            <w:rFonts w:eastAsia="標楷體"/>
            <w:spacing w:val="-10"/>
            <w:sz w:val="24"/>
          </w:rPr>
          <w:delText xml:space="preserve"> </w:delText>
        </w:r>
        <w:r w:rsidR="00000000" w:rsidRPr="005D40D0" w:rsidDel="007A53D1">
          <w:rPr>
            <w:rFonts w:eastAsia="標楷體"/>
            <w:sz w:val="24"/>
          </w:rPr>
          <w:delText>“</w:delText>
        </w:r>
      </w:del>
      <w:r w:rsidR="00000000" w:rsidRPr="005D40D0">
        <w:rPr>
          <w:rFonts w:eastAsia="標楷體"/>
          <w:sz w:val="24"/>
        </w:rPr>
        <w:t>The</w:t>
      </w:r>
      <w:r w:rsidR="00000000" w:rsidRPr="005D40D0">
        <w:rPr>
          <w:rFonts w:eastAsia="標楷體"/>
          <w:spacing w:val="-13"/>
          <w:sz w:val="24"/>
        </w:rPr>
        <w:t xml:space="preserve"> </w:t>
      </w:r>
      <w:r w:rsidR="00000000" w:rsidRPr="005D40D0">
        <w:rPr>
          <w:rFonts w:eastAsia="標楷體"/>
          <w:sz w:val="24"/>
        </w:rPr>
        <w:t>Study</w:t>
      </w:r>
      <w:r w:rsidR="00000000" w:rsidRPr="005D40D0">
        <w:rPr>
          <w:rFonts w:eastAsia="標楷體"/>
          <w:spacing w:val="-15"/>
          <w:sz w:val="24"/>
        </w:rPr>
        <w:t xml:space="preserve"> </w:t>
      </w:r>
      <w:r w:rsidR="00000000" w:rsidRPr="005D40D0">
        <w:rPr>
          <w:rFonts w:eastAsia="標楷體"/>
          <w:sz w:val="24"/>
        </w:rPr>
        <w:t>of</w:t>
      </w:r>
      <w:r w:rsidR="00000000" w:rsidRPr="005D40D0">
        <w:rPr>
          <w:rFonts w:eastAsia="標楷體"/>
          <w:spacing w:val="-13"/>
          <w:sz w:val="24"/>
        </w:rPr>
        <w:t xml:space="preserve"> </w:t>
      </w:r>
      <w:r w:rsidR="00000000" w:rsidRPr="005D40D0">
        <w:rPr>
          <w:rFonts w:eastAsia="標楷體"/>
          <w:sz w:val="24"/>
        </w:rPr>
        <w:t>relevance</w:t>
      </w:r>
      <w:r w:rsidR="00000000" w:rsidRPr="005D40D0">
        <w:rPr>
          <w:rFonts w:eastAsia="標楷體"/>
          <w:spacing w:val="-11"/>
          <w:sz w:val="24"/>
        </w:rPr>
        <w:t xml:space="preserve"> </w:t>
      </w:r>
      <w:r w:rsidR="00000000" w:rsidRPr="005D40D0">
        <w:rPr>
          <w:rFonts w:eastAsia="標楷體"/>
          <w:sz w:val="24"/>
        </w:rPr>
        <w:t>among</w:t>
      </w:r>
      <w:r w:rsidR="00000000" w:rsidRPr="005D40D0">
        <w:rPr>
          <w:rFonts w:eastAsia="標楷體"/>
          <w:spacing w:val="-12"/>
          <w:sz w:val="24"/>
        </w:rPr>
        <w:t xml:space="preserve"> </w:t>
      </w:r>
      <w:r w:rsidR="00000000" w:rsidRPr="005D40D0">
        <w:rPr>
          <w:rFonts w:eastAsia="標楷體"/>
          <w:sz w:val="24"/>
        </w:rPr>
        <w:t>Quality</w:t>
      </w:r>
      <w:r w:rsidR="00000000" w:rsidRPr="005D40D0">
        <w:rPr>
          <w:rFonts w:eastAsia="標楷體"/>
          <w:spacing w:val="-14"/>
          <w:sz w:val="24"/>
        </w:rPr>
        <w:t xml:space="preserve"> </w:t>
      </w:r>
      <w:r w:rsidR="00000000" w:rsidRPr="005D40D0">
        <w:rPr>
          <w:rFonts w:eastAsia="標楷體"/>
          <w:sz w:val="24"/>
        </w:rPr>
        <w:t>of</w:t>
      </w:r>
      <w:r w:rsidR="00000000" w:rsidRPr="005D40D0">
        <w:rPr>
          <w:rFonts w:eastAsia="標楷體"/>
          <w:spacing w:val="-13"/>
          <w:sz w:val="24"/>
        </w:rPr>
        <w:t xml:space="preserve"> </w:t>
      </w:r>
      <w:r w:rsidR="00000000" w:rsidRPr="005D40D0">
        <w:rPr>
          <w:rFonts w:eastAsia="標楷體"/>
          <w:sz w:val="24"/>
        </w:rPr>
        <w:t>Service,</w:t>
      </w:r>
      <w:r w:rsidR="00000000" w:rsidRPr="005D40D0">
        <w:rPr>
          <w:rFonts w:eastAsia="標楷體"/>
          <w:spacing w:val="-12"/>
          <w:sz w:val="24"/>
        </w:rPr>
        <w:t xml:space="preserve"> </w:t>
      </w:r>
      <w:r w:rsidR="00000000" w:rsidRPr="005D40D0">
        <w:rPr>
          <w:rFonts w:eastAsia="標楷體"/>
          <w:sz w:val="24"/>
        </w:rPr>
        <w:t>Customer</w:t>
      </w:r>
      <w:r w:rsidR="00000000" w:rsidRPr="005D40D0">
        <w:rPr>
          <w:rFonts w:eastAsia="標楷體"/>
          <w:spacing w:val="-11"/>
          <w:sz w:val="24"/>
        </w:rPr>
        <w:t xml:space="preserve"> </w:t>
      </w:r>
      <w:r w:rsidR="00000000" w:rsidRPr="005D40D0">
        <w:rPr>
          <w:rFonts w:eastAsia="標楷體"/>
          <w:sz w:val="24"/>
        </w:rPr>
        <w:t>Satisfaction, Customer Loyalty, and Consumer Behavior – An Example of Compound Animal Hospital</w:t>
      </w:r>
      <w:ins w:id="220" w:author="190498 lily" w:date="2023-11-19T19:55:00Z">
        <w:r>
          <w:rPr>
            <w:rFonts w:eastAsia="標楷體"/>
            <w:sz w:val="24"/>
          </w:rPr>
          <w:t xml:space="preserve"> </w:t>
        </w:r>
        <w:r>
          <w:rPr>
            <w:rFonts w:eastAsia="標楷體"/>
            <w:sz w:val="24"/>
          </w:rPr>
          <w:t>(Unpublished master’s thesis)</w:t>
        </w:r>
      </w:ins>
      <w:r w:rsidR="00000000" w:rsidRPr="005D40D0">
        <w:rPr>
          <w:rFonts w:eastAsia="標楷體"/>
          <w:sz w:val="24"/>
        </w:rPr>
        <w:t>.</w:t>
      </w:r>
      <w:del w:id="221" w:author="190498 lily" w:date="2023-11-19T19:55:00Z">
        <w:r w:rsidR="00000000" w:rsidRPr="005D40D0" w:rsidDel="007A53D1">
          <w:rPr>
            <w:rFonts w:eastAsia="標楷體"/>
            <w:sz w:val="24"/>
          </w:rPr>
          <w:delText>”</w:delText>
        </w:r>
      </w:del>
      <w:r w:rsidR="00000000" w:rsidRPr="005D40D0">
        <w:rPr>
          <w:rFonts w:eastAsia="標楷體"/>
          <w:spacing w:val="-7"/>
          <w:sz w:val="24"/>
        </w:rPr>
        <w:t xml:space="preserve"> </w:t>
      </w:r>
      <w:del w:id="222" w:author="190498 lily" w:date="2023-11-19T19:55:00Z">
        <w:r w:rsidR="00000000" w:rsidRPr="005D40D0" w:rsidDel="007A53D1">
          <w:rPr>
            <w:rFonts w:eastAsia="標楷體"/>
            <w:sz w:val="24"/>
          </w:rPr>
          <w:delText>M.S.</w:delText>
        </w:r>
        <w:r w:rsidR="00000000" w:rsidRPr="005D40D0" w:rsidDel="007A53D1">
          <w:rPr>
            <w:rFonts w:eastAsia="標楷體"/>
            <w:spacing w:val="-6"/>
            <w:sz w:val="24"/>
          </w:rPr>
          <w:delText xml:space="preserve"> </w:delText>
        </w:r>
        <w:r w:rsidR="00000000" w:rsidRPr="005D40D0" w:rsidDel="007A53D1">
          <w:rPr>
            <w:rFonts w:eastAsia="標楷體"/>
            <w:sz w:val="24"/>
          </w:rPr>
          <w:delText>thesis,</w:delText>
        </w:r>
        <w:r w:rsidR="00000000" w:rsidRPr="005D40D0" w:rsidDel="007A53D1">
          <w:rPr>
            <w:rFonts w:eastAsia="標楷體"/>
            <w:spacing w:val="-4"/>
            <w:sz w:val="24"/>
          </w:rPr>
          <w:delText xml:space="preserve"> </w:delText>
        </w:r>
      </w:del>
      <w:r w:rsidR="00000000" w:rsidRPr="005D40D0">
        <w:rPr>
          <w:rFonts w:eastAsia="標楷體"/>
          <w:sz w:val="24"/>
        </w:rPr>
        <w:t>National</w:t>
      </w:r>
      <w:r w:rsidR="00000000" w:rsidRPr="005D40D0">
        <w:rPr>
          <w:rFonts w:eastAsia="標楷體"/>
          <w:spacing w:val="-3"/>
          <w:sz w:val="24"/>
        </w:rPr>
        <w:t xml:space="preserve"> </w:t>
      </w:r>
      <w:r w:rsidR="00000000" w:rsidRPr="005D40D0">
        <w:rPr>
          <w:rFonts w:eastAsia="標楷體"/>
          <w:sz w:val="24"/>
        </w:rPr>
        <w:t>Formosa</w:t>
      </w:r>
      <w:r w:rsidR="00000000" w:rsidRPr="005D40D0">
        <w:rPr>
          <w:rFonts w:eastAsia="標楷體"/>
          <w:spacing w:val="-7"/>
          <w:sz w:val="24"/>
        </w:rPr>
        <w:t xml:space="preserve"> </w:t>
      </w:r>
      <w:r w:rsidR="00000000" w:rsidRPr="005D40D0">
        <w:rPr>
          <w:rFonts w:eastAsia="標楷體"/>
          <w:sz w:val="24"/>
        </w:rPr>
        <w:t>University,</w:t>
      </w:r>
      <w:r w:rsidR="00000000" w:rsidRPr="005D40D0">
        <w:rPr>
          <w:rFonts w:eastAsia="標楷體"/>
          <w:spacing w:val="-13"/>
          <w:sz w:val="24"/>
        </w:rPr>
        <w:t xml:space="preserve"> </w:t>
      </w:r>
      <w:r w:rsidR="00000000" w:rsidRPr="005D40D0">
        <w:rPr>
          <w:rFonts w:eastAsia="標楷體"/>
          <w:sz w:val="24"/>
        </w:rPr>
        <w:t>Yunlin,</w:t>
      </w:r>
      <w:r w:rsidR="00000000" w:rsidRPr="005D40D0">
        <w:rPr>
          <w:rFonts w:eastAsia="標楷體"/>
          <w:spacing w:val="-6"/>
          <w:sz w:val="24"/>
        </w:rPr>
        <w:t xml:space="preserve"> </w:t>
      </w:r>
      <w:r w:rsidR="00000000" w:rsidRPr="005D40D0">
        <w:rPr>
          <w:rFonts w:eastAsia="標楷體"/>
          <w:sz w:val="24"/>
        </w:rPr>
        <w:t>2009.</w:t>
      </w:r>
    </w:p>
    <w:p w14:paraId="26363180" w14:textId="79E2ADE1" w:rsidR="00CB2FF0" w:rsidRPr="005D40D0" w:rsidRDefault="007A53D1">
      <w:pPr>
        <w:pStyle w:val="a4"/>
        <w:numPr>
          <w:ilvl w:val="0"/>
          <w:numId w:val="2"/>
        </w:numPr>
        <w:tabs>
          <w:tab w:val="left" w:pos="783"/>
          <w:tab w:val="left" w:pos="785"/>
        </w:tabs>
        <w:spacing w:line="470" w:lineRule="auto"/>
        <w:ind w:right="236"/>
        <w:rPr>
          <w:rFonts w:eastAsia="標楷體"/>
          <w:sz w:val="24"/>
        </w:rPr>
      </w:pPr>
      <w:ins w:id="223" w:author="190498 lily" w:date="2023-11-19T19:57:00Z">
        <w:r w:rsidRPr="007A53D1">
          <w:rPr>
            <w:rFonts w:eastAsia="標楷體"/>
            <w:sz w:val="24"/>
            <w:highlight w:val="yellow"/>
            <w:rPrChange w:id="224" w:author="190498 lily" w:date="2023-11-19T19:57:00Z">
              <w:rPr>
                <w:rFonts w:eastAsia="標楷體"/>
                <w:sz w:val="24"/>
              </w:rPr>
            </w:rPrChange>
          </w:rPr>
          <w:t>Kaufman</w:t>
        </w:r>
        <w:r w:rsidRPr="007A53D1">
          <w:rPr>
            <w:rFonts w:eastAsia="標楷體"/>
            <w:sz w:val="24"/>
            <w:highlight w:val="yellow"/>
            <w:rPrChange w:id="225" w:author="190498 lily" w:date="2023-11-19T19:57:00Z">
              <w:rPr>
                <w:rFonts w:eastAsia="標楷體"/>
                <w:sz w:val="24"/>
              </w:rPr>
            </w:rPrChange>
          </w:rPr>
          <w:t xml:space="preserve">, </w:t>
        </w:r>
      </w:ins>
      <w:r w:rsidR="00000000" w:rsidRPr="007A53D1">
        <w:rPr>
          <w:rFonts w:eastAsia="標楷體"/>
          <w:sz w:val="24"/>
          <w:highlight w:val="yellow"/>
          <w:rPrChange w:id="226" w:author="190498 lily" w:date="2023-11-19T19:57:00Z">
            <w:rPr>
              <w:rFonts w:eastAsia="標楷體"/>
              <w:sz w:val="24"/>
            </w:rPr>
          </w:rPrChange>
        </w:rPr>
        <w:t>L. M.</w:t>
      </w:r>
      <w:del w:id="227" w:author="190498 lily" w:date="2023-11-19T19:57:00Z">
        <w:r w:rsidR="00000000" w:rsidRPr="007A53D1" w:rsidDel="007A53D1">
          <w:rPr>
            <w:rFonts w:eastAsia="標楷體"/>
            <w:sz w:val="24"/>
            <w:highlight w:val="yellow"/>
            <w:rPrChange w:id="228" w:author="190498 lily" w:date="2023-11-19T19:57:00Z">
              <w:rPr>
                <w:rFonts w:eastAsia="標楷體"/>
                <w:sz w:val="24"/>
              </w:rPr>
            </w:rPrChange>
          </w:rPr>
          <w:delText xml:space="preserve"> Kaufman</w:delText>
        </w:r>
      </w:del>
      <w:r w:rsidR="00000000" w:rsidRPr="007A53D1">
        <w:rPr>
          <w:rFonts w:eastAsia="標楷體"/>
          <w:sz w:val="24"/>
          <w:highlight w:val="yellow"/>
          <w:rPrChange w:id="229" w:author="190498 lily" w:date="2023-11-19T19:57:00Z">
            <w:rPr>
              <w:rFonts w:eastAsia="標楷體"/>
              <w:sz w:val="24"/>
            </w:rPr>
          </w:rPrChange>
        </w:rPr>
        <w:t>.</w:t>
      </w:r>
      <w:r w:rsidR="00000000" w:rsidRPr="005D40D0">
        <w:rPr>
          <w:rFonts w:eastAsia="標楷體"/>
          <w:sz w:val="24"/>
        </w:rPr>
        <w:t xml:space="preserve"> “Data Security</w:t>
      </w:r>
      <w:r w:rsidR="00000000" w:rsidRPr="005D40D0">
        <w:rPr>
          <w:rFonts w:eastAsia="標楷體"/>
          <w:spacing w:val="-1"/>
          <w:sz w:val="24"/>
        </w:rPr>
        <w:t xml:space="preserve"> </w:t>
      </w:r>
      <w:r w:rsidR="00000000" w:rsidRPr="005D40D0">
        <w:rPr>
          <w:rFonts w:eastAsia="標楷體"/>
          <w:sz w:val="24"/>
        </w:rPr>
        <w:t xml:space="preserve">in the World of Cloud Computing.” </w:t>
      </w:r>
      <w:r w:rsidR="00000000" w:rsidRPr="005D40D0">
        <w:rPr>
          <w:rFonts w:eastAsia="標楷體"/>
          <w:i/>
          <w:sz w:val="24"/>
        </w:rPr>
        <w:t>IEEE Security &amp; Privacy</w:t>
      </w:r>
      <w:r w:rsidR="00000000" w:rsidRPr="005D40D0">
        <w:rPr>
          <w:rFonts w:eastAsia="標楷體"/>
          <w:sz w:val="24"/>
        </w:rPr>
        <w:t>, Vol. 7, No. 4, pp. 61-64,</w:t>
      </w:r>
      <w:r w:rsidR="00000000" w:rsidRPr="005D40D0">
        <w:rPr>
          <w:rFonts w:eastAsia="標楷體"/>
          <w:spacing w:val="-5"/>
          <w:sz w:val="24"/>
        </w:rPr>
        <w:t xml:space="preserve"> </w:t>
      </w:r>
      <w:r w:rsidR="00000000" w:rsidRPr="005D40D0">
        <w:rPr>
          <w:rFonts w:eastAsia="標楷體"/>
          <w:sz w:val="24"/>
        </w:rPr>
        <w:t>Aug, 2009.</w:t>
      </w:r>
    </w:p>
    <w:p w14:paraId="0815B499" w14:textId="77777777" w:rsidR="00CB2FF0" w:rsidRPr="005D40D0" w:rsidRDefault="00000000">
      <w:pPr>
        <w:pStyle w:val="a4"/>
        <w:numPr>
          <w:ilvl w:val="0"/>
          <w:numId w:val="2"/>
        </w:numPr>
        <w:tabs>
          <w:tab w:val="left" w:pos="783"/>
        </w:tabs>
        <w:spacing w:line="274" w:lineRule="exact"/>
        <w:ind w:left="783" w:hanging="478"/>
        <w:rPr>
          <w:rFonts w:eastAsia="標楷體"/>
          <w:sz w:val="24"/>
        </w:rPr>
      </w:pPr>
      <w:r w:rsidRPr="007A53D1">
        <w:rPr>
          <w:rFonts w:eastAsia="標楷體"/>
          <w:sz w:val="24"/>
          <w:highlight w:val="yellow"/>
          <w:rPrChange w:id="230" w:author="190498 lily" w:date="2023-11-19T19:58:00Z">
            <w:rPr>
              <w:rFonts w:eastAsia="標楷體"/>
              <w:sz w:val="24"/>
            </w:rPr>
          </w:rPrChange>
        </w:rPr>
        <w:t>K.</w:t>
      </w:r>
      <w:r w:rsidRPr="007A53D1">
        <w:rPr>
          <w:rFonts w:eastAsia="標楷體"/>
          <w:spacing w:val="19"/>
          <w:sz w:val="24"/>
          <w:highlight w:val="yellow"/>
          <w:rPrChange w:id="231" w:author="190498 lily" w:date="2023-11-19T19:58:00Z">
            <w:rPr>
              <w:rFonts w:eastAsia="標楷體"/>
              <w:spacing w:val="19"/>
              <w:sz w:val="24"/>
            </w:rPr>
          </w:rPrChange>
        </w:rPr>
        <w:t xml:space="preserve"> </w:t>
      </w:r>
      <w:r w:rsidRPr="007A53D1">
        <w:rPr>
          <w:rFonts w:eastAsia="標楷體"/>
          <w:sz w:val="24"/>
          <w:highlight w:val="yellow"/>
          <w:rPrChange w:id="232" w:author="190498 lily" w:date="2023-11-19T19:58:00Z">
            <w:rPr>
              <w:rFonts w:eastAsia="標楷體"/>
              <w:sz w:val="24"/>
            </w:rPr>
          </w:rPrChange>
        </w:rPr>
        <w:t>Hw</w:t>
      </w:r>
      <w:r w:rsidRPr="005D40D0">
        <w:rPr>
          <w:rFonts w:eastAsia="標楷體"/>
          <w:sz w:val="24"/>
        </w:rPr>
        <w:t>ang.</w:t>
      </w:r>
      <w:r w:rsidRPr="005D40D0">
        <w:rPr>
          <w:rFonts w:eastAsia="標楷體"/>
          <w:spacing w:val="22"/>
          <w:sz w:val="24"/>
        </w:rPr>
        <w:t xml:space="preserve"> </w:t>
      </w:r>
      <w:r w:rsidRPr="005D40D0">
        <w:rPr>
          <w:rFonts w:eastAsia="標楷體"/>
          <w:sz w:val="24"/>
        </w:rPr>
        <w:t>“Massively</w:t>
      </w:r>
      <w:r w:rsidRPr="005D40D0">
        <w:rPr>
          <w:rFonts w:eastAsia="標楷體"/>
          <w:spacing w:val="20"/>
          <w:sz w:val="24"/>
        </w:rPr>
        <w:t xml:space="preserve"> </w:t>
      </w:r>
      <w:r w:rsidRPr="005D40D0">
        <w:rPr>
          <w:rFonts w:eastAsia="標楷體"/>
          <w:sz w:val="24"/>
        </w:rPr>
        <w:t>Distributed</w:t>
      </w:r>
      <w:r w:rsidRPr="005D40D0">
        <w:rPr>
          <w:rFonts w:eastAsia="標楷體"/>
          <w:spacing w:val="21"/>
          <w:sz w:val="24"/>
        </w:rPr>
        <w:t xml:space="preserve"> </w:t>
      </w:r>
      <w:r w:rsidRPr="005D40D0">
        <w:rPr>
          <w:rFonts w:eastAsia="標楷體"/>
          <w:sz w:val="24"/>
        </w:rPr>
        <w:t>Systems</w:t>
      </w:r>
      <w:r w:rsidRPr="005D40D0">
        <w:rPr>
          <w:rFonts w:eastAsia="標楷體"/>
          <w:spacing w:val="23"/>
          <w:sz w:val="24"/>
        </w:rPr>
        <w:t xml:space="preserve"> </w:t>
      </w:r>
      <w:r w:rsidRPr="005D40D0">
        <w:rPr>
          <w:rFonts w:eastAsia="標楷體"/>
          <w:sz w:val="24"/>
        </w:rPr>
        <w:t>:</w:t>
      </w:r>
      <w:r w:rsidRPr="005D40D0">
        <w:rPr>
          <w:rFonts w:eastAsia="標楷體"/>
          <w:spacing w:val="22"/>
          <w:sz w:val="24"/>
        </w:rPr>
        <w:t xml:space="preserve"> </w:t>
      </w:r>
      <w:r w:rsidRPr="005D40D0">
        <w:rPr>
          <w:rFonts w:eastAsia="標楷體"/>
          <w:sz w:val="24"/>
        </w:rPr>
        <w:t>From</w:t>
      </w:r>
      <w:r w:rsidRPr="005D40D0">
        <w:rPr>
          <w:rFonts w:eastAsia="標楷體"/>
          <w:spacing w:val="23"/>
          <w:sz w:val="24"/>
        </w:rPr>
        <w:t xml:space="preserve"> </w:t>
      </w:r>
      <w:r w:rsidRPr="005D40D0">
        <w:rPr>
          <w:rFonts w:eastAsia="標楷體"/>
          <w:sz w:val="24"/>
        </w:rPr>
        <w:t>Grids</w:t>
      </w:r>
      <w:r w:rsidRPr="005D40D0">
        <w:rPr>
          <w:rFonts w:eastAsia="標楷體"/>
          <w:spacing w:val="22"/>
          <w:sz w:val="24"/>
        </w:rPr>
        <w:t xml:space="preserve"> </w:t>
      </w:r>
      <w:r w:rsidRPr="005D40D0">
        <w:rPr>
          <w:rFonts w:eastAsia="標楷體"/>
          <w:sz w:val="24"/>
        </w:rPr>
        <w:t>and</w:t>
      </w:r>
      <w:r w:rsidRPr="005D40D0">
        <w:rPr>
          <w:rFonts w:eastAsia="標楷體"/>
          <w:spacing w:val="22"/>
          <w:sz w:val="24"/>
        </w:rPr>
        <w:t xml:space="preserve"> </w:t>
      </w:r>
      <w:r w:rsidRPr="005D40D0">
        <w:rPr>
          <w:rFonts w:eastAsia="標楷體"/>
          <w:sz w:val="24"/>
        </w:rPr>
        <w:t>P2P</w:t>
      </w:r>
      <w:r w:rsidRPr="005D40D0">
        <w:rPr>
          <w:rFonts w:eastAsia="標楷體"/>
          <w:spacing w:val="11"/>
          <w:sz w:val="24"/>
        </w:rPr>
        <w:t xml:space="preserve"> </w:t>
      </w:r>
      <w:r w:rsidRPr="005D40D0">
        <w:rPr>
          <w:rFonts w:eastAsia="標楷體"/>
          <w:sz w:val="24"/>
        </w:rPr>
        <w:t>to</w:t>
      </w:r>
      <w:r w:rsidRPr="005D40D0">
        <w:rPr>
          <w:rFonts w:eastAsia="標楷體"/>
          <w:spacing w:val="22"/>
          <w:sz w:val="24"/>
        </w:rPr>
        <w:t xml:space="preserve"> </w:t>
      </w:r>
      <w:r w:rsidRPr="005D40D0">
        <w:rPr>
          <w:rFonts w:eastAsia="標楷體"/>
          <w:sz w:val="24"/>
        </w:rPr>
        <w:t>Clouds.”</w:t>
      </w:r>
      <w:r w:rsidRPr="005D40D0">
        <w:rPr>
          <w:rFonts w:eastAsia="標楷體"/>
          <w:spacing w:val="22"/>
          <w:sz w:val="24"/>
        </w:rPr>
        <w:t xml:space="preserve"> </w:t>
      </w:r>
      <w:r w:rsidRPr="005D40D0">
        <w:rPr>
          <w:rFonts w:eastAsia="標楷體"/>
          <w:spacing w:val="-5"/>
          <w:sz w:val="24"/>
        </w:rPr>
        <w:t>in</w:t>
      </w:r>
    </w:p>
    <w:p w14:paraId="43BE14CB" w14:textId="77777777" w:rsidR="00CB2FF0" w:rsidRPr="005D40D0" w:rsidRDefault="00000000">
      <w:pPr>
        <w:spacing w:before="258"/>
        <w:ind w:left="785"/>
        <w:jc w:val="both"/>
        <w:rPr>
          <w:rFonts w:eastAsia="標楷體"/>
          <w:sz w:val="24"/>
        </w:rPr>
      </w:pPr>
      <w:r w:rsidRPr="005D40D0">
        <w:rPr>
          <w:rFonts w:eastAsia="標楷體"/>
          <w:i/>
          <w:sz w:val="24"/>
        </w:rPr>
        <w:t>International</w:t>
      </w:r>
      <w:r w:rsidRPr="005D40D0">
        <w:rPr>
          <w:rFonts w:eastAsia="標楷體"/>
          <w:i/>
          <w:spacing w:val="-7"/>
          <w:sz w:val="24"/>
        </w:rPr>
        <w:t xml:space="preserve"> </w:t>
      </w:r>
      <w:r w:rsidRPr="005D40D0">
        <w:rPr>
          <w:rFonts w:eastAsia="標楷體"/>
          <w:i/>
          <w:sz w:val="24"/>
        </w:rPr>
        <w:t>Conference</w:t>
      </w:r>
      <w:r w:rsidRPr="005D40D0">
        <w:rPr>
          <w:rFonts w:eastAsia="標楷體"/>
          <w:i/>
          <w:spacing w:val="-4"/>
          <w:sz w:val="24"/>
        </w:rPr>
        <w:t xml:space="preserve"> </w:t>
      </w:r>
      <w:r w:rsidRPr="005D40D0">
        <w:rPr>
          <w:rFonts w:eastAsia="標楷體"/>
          <w:i/>
          <w:sz w:val="24"/>
        </w:rPr>
        <w:t>on</w:t>
      </w:r>
      <w:r w:rsidRPr="005D40D0">
        <w:rPr>
          <w:rFonts w:eastAsia="標楷體"/>
          <w:i/>
          <w:spacing w:val="-4"/>
          <w:sz w:val="24"/>
        </w:rPr>
        <w:t xml:space="preserve"> </w:t>
      </w:r>
      <w:r w:rsidRPr="005D40D0">
        <w:rPr>
          <w:rFonts w:eastAsia="標楷體"/>
          <w:i/>
          <w:sz w:val="24"/>
        </w:rPr>
        <w:t>Grid</w:t>
      </w:r>
      <w:r w:rsidRPr="005D40D0">
        <w:rPr>
          <w:rFonts w:eastAsia="標楷體"/>
          <w:i/>
          <w:spacing w:val="-5"/>
          <w:sz w:val="24"/>
        </w:rPr>
        <w:t xml:space="preserve"> </w:t>
      </w:r>
      <w:r w:rsidRPr="005D40D0">
        <w:rPr>
          <w:rFonts w:eastAsia="標楷體"/>
          <w:i/>
          <w:sz w:val="24"/>
        </w:rPr>
        <w:t>and</w:t>
      </w:r>
      <w:r w:rsidRPr="005D40D0">
        <w:rPr>
          <w:rFonts w:eastAsia="標楷體"/>
          <w:i/>
          <w:spacing w:val="-4"/>
          <w:sz w:val="24"/>
        </w:rPr>
        <w:t xml:space="preserve"> </w:t>
      </w:r>
      <w:r w:rsidRPr="005D40D0">
        <w:rPr>
          <w:rFonts w:eastAsia="標楷體"/>
          <w:i/>
          <w:sz w:val="24"/>
        </w:rPr>
        <w:t>Pervasive</w:t>
      </w:r>
      <w:r w:rsidRPr="005D40D0">
        <w:rPr>
          <w:rFonts w:eastAsia="標楷體"/>
          <w:i/>
          <w:spacing w:val="-2"/>
          <w:sz w:val="24"/>
        </w:rPr>
        <w:t xml:space="preserve"> </w:t>
      </w:r>
      <w:r w:rsidRPr="005D40D0">
        <w:rPr>
          <w:rFonts w:eastAsia="標楷體"/>
          <w:i/>
          <w:sz w:val="24"/>
        </w:rPr>
        <w:t>Computing</w:t>
      </w:r>
      <w:r w:rsidRPr="005D40D0">
        <w:rPr>
          <w:rFonts w:eastAsia="標楷體"/>
          <w:sz w:val="24"/>
        </w:rPr>
        <w:t>,</w:t>
      </w:r>
      <w:r w:rsidRPr="005D40D0">
        <w:rPr>
          <w:rFonts w:eastAsia="標楷體"/>
          <w:spacing w:val="-5"/>
          <w:sz w:val="24"/>
        </w:rPr>
        <w:t xml:space="preserve"> </w:t>
      </w:r>
      <w:r w:rsidRPr="005D40D0">
        <w:rPr>
          <w:rFonts w:eastAsia="標楷體"/>
          <w:sz w:val="24"/>
        </w:rPr>
        <w:t>Berlin,</w:t>
      </w:r>
      <w:r w:rsidRPr="005D40D0">
        <w:rPr>
          <w:rFonts w:eastAsia="標楷體"/>
          <w:spacing w:val="-4"/>
          <w:sz w:val="24"/>
        </w:rPr>
        <w:t xml:space="preserve"> </w:t>
      </w:r>
      <w:r w:rsidRPr="005D40D0">
        <w:rPr>
          <w:rFonts w:eastAsia="標楷體"/>
          <w:sz w:val="24"/>
        </w:rPr>
        <w:t>2008,</w:t>
      </w:r>
      <w:r w:rsidRPr="005D40D0">
        <w:rPr>
          <w:rFonts w:eastAsia="標楷體"/>
          <w:spacing w:val="-3"/>
          <w:sz w:val="24"/>
        </w:rPr>
        <w:t xml:space="preserve"> </w:t>
      </w:r>
      <w:r w:rsidRPr="005D40D0">
        <w:rPr>
          <w:rFonts w:eastAsia="標楷體"/>
          <w:sz w:val="24"/>
        </w:rPr>
        <w:t>PP.</w:t>
      </w:r>
      <w:r w:rsidRPr="005D40D0">
        <w:rPr>
          <w:rFonts w:eastAsia="標楷體"/>
          <w:spacing w:val="-4"/>
          <w:sz w:val="24"/>
        </w:rPr>
        <w:t xml:space="preserve"> </w:t>
      </w:r>
      <w:r w:rsidRPr="005D40D0">
        <w:rPr>
          <w:rFonts w:eastAsia="標楷體"/>
          <w:sz w:val="24"/>
        </w:rPr>
        <w:t>1-</w:t>
      </w:r>
      <w:r w:rsidRPr="005D40D0">
        <w:rPr>
          <w:rFonts w:eastAsia="標楷體"/>
          <w:spacing w:val="-5"/>
          <w:sz w:val="24"/>
        </w:rPr>
        <w:t>1.</w:t>
      </w:r>
    </w:p>
    <w:p w14:paraId="6E3086F6" w14:textId="77777777" w:rsidR="00CB2FF0" w:rsidRPr="005D40D0" w:rsidRDefault="00000000">
      <w:pPr>
        <w:pStyle w:val="a4"/>
        <w:numPr>
          <w:ilvl w:val="0"/>
          <w:numId w:val="2"/>
        </w:numPr>
        <w:tabs>
          <w:tab w:val="left" w:pos="783"/>
        </w:tabs>
        <w:spacing w:before="264"/>
        <w:ind w:left="783" w:hanging="478"/>
        <w:rPr>
          <w:rFonts w:eastAsia="標楷體"/>
          <w:sz w:val="24"/>
        </w:rPr>
      </w:pPr>
      <w:r w:rsidRPr="007A53D1">
        <w:rPr>
          <w:rFonts w:eastAsia="標楷體"/>
          <w:sz w:val="24"/>
          <w:highlight w:val="yellow"/>
          <w:rPrChange w:id="233" w:author="190498 lily" w:date="2023-11-19T19:58:00Z">
            <w:rPr>
              <w:rFonts w:eastAsia="標楷體"/>
              <w:sz w:val="24"/>
            </w:rPr>
          </w:rPrChange>
        </w:rPr>
        <w:t>M.</w:t>
      </w:r>
      <w:r w:rsidRPr="007A53D1">
        <w:rPr>
          <w:rFonts w:eastAsia="標楷體"/>
          <w:spacing w:val="-3"/>
          <w:sz w:val="24"/>
          <w:highlight w:val="yellow"/>
          <w:rPrChange w:id="234" w:author="190498 lily" w:date="2023-11-19T19:58:00Z">
            <w:rPr>
              <w:rFonts w:eastAsia="標楷體"/>
              <w:spacing w:val="-3"/>
              <w:sz w:val="24"/>
            </w:rPr>
          </w:rPrChange>
        </w:rPr>
        <w:t xml:space="preserve"> </w:t>
      </w:r>
      <w:r w:rsidRPr="007A53D1">
        <w:rPr>
          <w:rFonts w:eastAsia="標楷體"/>
          <w:sz w:val="24"/>
          <w:highlight w:val="yellow"/>
          <w:rPrChange w:id="235" w:author="190498 lily" w:date="2023-11-19T19:58:00Z">
            <w:rPr>
              <w:rFonts w:eastAsia="標楷體"/>
              <w:sz w:val="24"/>
            </w:rPr>
          </w:rPrChange>
        </w:rPr>
        <w:t>Dejan. “</w:t>
      </w:r>
      <w:r w:rsidRPr="005D40D0">
        <w:rPr>
          <w:rFonts w:eastAsia="標楷體"/>
          <w:sz w:val="24"/>
        </w:rPr>
        <w:t>Cloud Computing:</w:t>
      </w:r>
      <w:r w:rsidRPr="005D40D0">
        <w:rPr>
          <w:rFonts w:eastAsia="標楷體"/>
          <w:spacing w:val="2"/>
          <w:sz w:val="24"/>
        </w:rPr>
        <w:t xml:space="preserve"> </w:t>
      </w:r>
      <w:r w:rsidRPr="005D40D0">
        <w:rPr>
          <w:rFonts w:eastAsia="標楷體"/>
          <w:sz w:val="24"/>
        </w:rPr>
        <w:t>Interview</w:t>
      </w:r>
      <w:r w:rsidRPr="005D40D0">
        <w:rPr>
          <w:rFonts w:eastAsia="標楷體"/>
          <w:spacing w:val="-1"/>
          <w:sz w:val="24"/>
        </w:rPr>
        <w:t xml:space="preserve"> </w:t>
      </w:r>
      <w:r w:rsidRPr="005D40D0">
        <w:rPr>
          <w:rFonts w:eastAsia="標楷體"/>
          <w:sz w:val="24"/>
        </w:rPr>
        <w:t>with Russ</w:t>
      </w:r>
      <w:r w:rsidRPr="005D40D0">
        <w:rPr>
          <w:rFonts w:eastAsia="標楷體"/>
          <w:spacing w:val="-1"/>
          <w:sz w:val="24"/>
        </w:rPr>
        <w:t xml:space="preserve"> </w:t>
      </w:r>
      <w:r w:rsidRPr="005D40D0">
        <w:rPr>
          <w:rFonts w:eastAsia="標楷體"/>
          <w:sz w:val="24"/>
        </w:rPr>
        <w:t>Daniels and</w:t>
      </w:r>
      <w:r w:rsidRPr="005D40D0">
        <w:rPr>
          <w:rFonts w:eastAsia="標楷體"/>
          <w:spacing w:val="2"/>
          <w:sz w:val="24"/>
        </w:rPr>
        <w:t xml:space="preserve"> </w:t>
      </w:r>
      <w:r w:rsidRPr="005D40D0">
        <w:rPr>
          <w:rFonts w:eastAsia="標楷體"/>
          <w:sz w:val="24"/>
        </w:rPr>
        <w:t xml:space="preserve">Franco </w:t>
      </w:r>
      <w:proofErr w:type="spellStart"/>
      <w:r w:rsidRPr="005D40D0">
        <w:rPr>
          <w:rFonts w:eastAsia="標楷體"/>
          <w:spacing w:val="-2"/>
          <w:sz w:val="24"/>
        </w:rPr>
        <w:t>Travostino</w:t>
      </w:r>
      <w:proofErr w:type="spellEnd"/>
      <w:r w:rsidRPr="005D40D0">
        <w:rPr>
          <w:rFonts w:eastAsia="標楷體"/>
          <w:spacing w:val="-2"/>
          <w:sz w:val="24"/>
        </w:rPr>
        <w:t>.”</w:t>
      </w:r>
    </w:p>
    <w:p w14:paraId="56B675B0" w14:textId="77777777" w:rsidR="00CB2FF0" w:rsidRPr="005D40D0" w:rsidRDefault="00000000">
      <w:pPr>
        <w:spacing w:before="264"/>
        <w:ind w:left="785"/>
        <w:jc w:val="both"/>
        <w:rPr>
          <w:rFonts w:eastAsia="標楷體"/>
          <w:sz w:val="24"/>
        </w:rPr>
      </w:pPr>
      <w:r w:rsidRPr="005D40D0">
        <w:rPr>
          <w:rFonts w:eastAsia="標楷體"/>
          <w:i/>
          <w:sz w:val="24"/>
        </w:rPr>
        <w:t>IEEE</w:t>
      </w:r>
      <w:r w:rsidRPr="005D40D0">
        <w:rPr>
          <w:rFonts w:eastAsia="標楷體"/>
          <w:i/>
          <w:spacing w:val="-6"/>
          <w:sz w:val="24"/>
        </w:rPr>
        <w:t xml:space="preserve"> </w:t>
      </w:r>
      <w:r w:rsidRPr="005D40D0">
        <w:rPr>
          <w:rFonts w:eastAsia="標楷體"/>
          <w:i/>
          <w:sz w:val="24"/>
        </w:rPr>
        <w:t>Internet</w:t>
      </w:r>
      <w:r w:rsidRPr="005D40D0">
        <w:rPr>
          <w:rFonts w:eastAsia="標楷體"/>
          <w:i/>
          <w:spacing w:val="-4"/>
          <w:sz w:val="24"/>
        </w:rPr>
        <w:t xml:space="preserve"> </w:t>
      </w:r>
      <w:r w:rsidRPr="005D40D0">
        <w:rPr>
          <w:rFonts w:eastAsia="標楷體"/>
          <w:i/>
          <w:sz w:val="24"/>
        </w:rPr>
        <w:t>Computing</w:t>
      </w:r>
      <w:r w:rsidRPr="005D40D0">
        <w:rPr>
          <w:rFonts w:eastAsia="標楷體"/>
          <w:sz w:val="24"/>
        </w:rPr>
        <w:t>,</w:t>
      </w:r>
      <w:r w:rsidRPr="005D40D0">
        <w:rPr>
          <w:rFonts w:eastAsia="標楷體"/>
          <w:spacing w:val="-8"/>
          <w:sz w:val="24"/>
        </w:rPr>
        <w:t xml:space="preserve"> </w:t>
      </w:r>
      <w:r w:rsidRPr="005D40D0">
        <w:rPr>
          <w:rFonts w:eastAsia="標楷體"/>
          <w:sz w:val="24"/>
        </w:rPr>
        <w:t>Vol.</w:t>
      </w:r>
      <w:r w:rsidRPr="005D40D0">
        <w:rPr>
          <w:rFonts w:eastAsia="標楷體"/>
          <w:spacing w:val="-4"/>
          <w:sz w:val="24"/>
        </w:rPr>
        <w:t xml:space="preserve"> </w:t>
      </w:r>
      <w:r w:rsidRPr="005D40D0">
        <w:rPr>
          <w:rFonts w:eastAsia="標楷體"/>
          <w:sz w:val="24"/>
        </w:rPr>
        <w:t>12,</w:t>
      </w:r>
      <w:r w:rsidRPr="005D40D0">
        <w:rPr>
          <w:rFonts w:eastAsia="標楷體"/>
          <w:spacing w:val="-3"/>
          <w:sz w:val="24"/>
        </w:rPr>
        <w:t xml:space="preserve"> </w:t>
      </w:r>
      <w:r w:rsidRPr="005D40D0">
        <w:rPr>
          <w:rFonts w:eastAsia="標楷體"/>
          <w:sz w:val="24"/>
        </w:rPr>
        <w:t>No.</w:t>
      </w:r>
      <w:r w:rsidRPr="005D40D0">
        <w:rPr>
          <w:rFonts w:eastAsia="標楷體"/>
          <w:spacing w:val="-4"/>
          <w:sz w:val="24"/>
        </w:rPr>
        <w:t xml:space="preserve"> </w:t>
      </w:r>
      <w:r w:rsidRPr="005D40D0">
        <w:rPr>
          <w:rFonts w:eastAsia="標楷體"/>
          <w:sz w:val="24"/>
        </w:rPr>
        <w:t>5,</w:t>
      </w:r>
      <w:r w:rsidRPr="005D40D0">
        <w:rPr>
          <w:rFonts w:eastAsia="標楷體"/>
          <w:spacing w:val="-4"/>
          <w:sz w:val="24"/>
        </w:rPr>
        <w:t xml:space="preserve"> </w:t>
      </w:r>
      <w:r w:rsidRPr="005D40D0">
        <w:rPr>
          <w:rFonts w:eastAsia="標楷體"/>
          <w:sz w:val="24"/>
        </w:rPr>
        <w:t>pp.</w:t>
      </w:r>
      <w:r w:rsidRPr="005D40D0">
        <w:rPr>
          <w:rFonts w:eastAsia="標楷體"/>
          <w:spacing w:val="-3"/>
          <w:sz w:val="24"/>
        </w:rPr>
        <w:t xml:space="preserve"> </w:t>
      </w:r>
      <w:r w:rsidRPr="005D40D0">
        <w:rPr>
          <w:rFonts w:eastAsia="標楷體"/>
          <w:sz w:val="24"/>
        </w:rPr>
        <w:t>7-9,</w:t>
      </w:r>
      <w:r w:rsidRPr="005D40D0">
        <w:rPr>
          <w:rFonts w:eastAsia="標楷體"/>
          <w:spacing w:val="-2"/>
          <w:sz w:val="24"/>
        </w:rPr>
        <w:t xml:space="preserve"> </w:t>
      </w:r>
      <w:r w:rsidRPr="005D40D0">
        <w:rPr>
          <w:rFonts w:eastAsia="標楷體"/>
          <w:sz w:val="24"/>
        </w:rPr>
        <w:t>Sep,</w:t>
      </w:r>
      <w:r w:rsidRPr="005D40D0">
        <w:rPr>
          <w:rFonts w:eastAsia="標楷體"/>
          <w:spacing w:val="-3"/>
          <w:sz w:val="24"/>
        </w:rPr>
        <w:t xml:space="preserve"> </w:t>
      </w:r>
      <w:r w:rsidRPr="005D40D0">
        <w:rPr>
          <w:rFonts w:eastAsia="標楷體"/>
          <w:spacing w:val="-4"/>
          <w:sz w:val="24"/>
        </w:rPr>
        <w:t>2008</w:t>
      </w:r>
    </w:p>
    <w:p w14:paraId="30CDD78D" w14:textId="6D3C53C5" w:rsidR="00CB2FF0" w:rsidRPr="005D40D0" w:rsidDel="007A53D1" w:rsidRDefault="007A53D1" w:rsidP="007A53D1">
      <w:pPr>
        <w:pStyle w:val="a4"/>
        <w:numPr>
          <w:ilvl w:val="0"/>
          <w:numId w:val="2"/>
        </w:numPr>
        <w:tabs>
          <w:tab w:val="left" w:pos="782"/>
        </w:tabs>
        <w:spacing w:before="264"/>
        <w:ind w:hanging="477"/>
        <w:rPr>
          <w:del w:id="236" w:author="190498 lily" w:date="2023-11-19T19:59:00Z"/>
          <w:rFonts w:eastAsia="標楷體"/>
          <w:sz w:val="24"/>
        </w:rPr>
        <w:pPrChange w:id="237" w:author="190498 lily" w:date="2023-11-19T19:59:00Z">
          <w:pPr>
            <w:pStyle w:val="a4"/>
            <w:numPr>
              <w:numId w:val="2"/>
            </w:numPr>
            <w:tabs>
              <w:tab w:val="left" w:pos="782"/>
            </w:tabs>
            <w:spacing w:before="264"/>
            <w:ind w:left="782" w:hanging="477"/>
          </w:pPr>
        </w:pPrChange>
      </w:pPr>
      <w:ins w:id="238" w:author="190498 lily" w:date="2023-11-19T19:58:00Z">
        <w:r w:rsidRPr="007A53D1">
          <w:rPr>
            <w:rFonts w:eastAsia="標楷體"/>
            <w:spacing w:val="-2"/>
            <w:sz w:val="24"/>
          </w:rPr>
          <w:t>Hsu</w:t>
        </w:r>
        <w:r w:rsidRPr="007A53D1">
          <w:rPr>
            <w:rFonts w:eastAsia="標楷體"/>
            <w:spacing w:val="-2"/>
            <w:sz w:val="24"/>
          </w:rPr>
          <w:t xml:space="preserve">, </w:t>
        </w:r>
      </w:ins>
      <w:r w:rsidR="00000000" w:rsidRPr="007A53D1">
        <w:rPr>
          <w:rFonts w:eastAsia="標楷體"/>
          <w:spacing w:val="-2"/>
          <w:sz w:val="24"/>
        </w:rPr>
        <w:t>P.</w:t>
      </w:r>
      <w:r w:rsidR="00000000" w:rsidRPr="007A53D1">
        <w:rPr>
          <w:rFonts w:eastAsia="標楷體"/>
          <w:spacing w:val="-15"/>
          <w:sz w:val="24"/>
        </w:rPr>
        <w:t xml:space="preserve"> </w:t>
      </w:r>
      <w:r w:rsidR="00000000" w:rsidRPr="007A53D1">
        <w:rPr>
          <w:rFonts w:eastAsia="標楷體"/>
          <w:spacing w:val="-2"/>
          <w:sz w:val="24"/>
        </w:rPr>
        <w:t>H.</w:t>
      </w:r>
      <w:ins w:id="239" w:author="190498 lily" w:date="2023-11-19T19:58:00Z">
        <w:r w:rsidRPr="007A53D1">
          <w:rPr>
            <w:rFonts w:eastAsia="標楷體"/>
            <w:spacing w:val="-2"/>
            <w:sz w:val="24"/>
          </w:rPr>
          <w:t xml:space="preserve"> </w:t>
        </w:r>
      </w:ins>
      <w:ins w:id="240" w:author="190498 lily" w:date="2023-11-19T19:59:00Z">
        <w:r w:rsidRPr="007A53D1">
          <w:rPr>
            <w:rFonts w:eastAsia="標楷體"/>
            <w:spacing w:val="-2"/>
            <w:sz w:val="24"/>
          </w:rPr>
          <w:t>(2012)</w:t>
        </w:r>
      </w:ins>
      <w:del w:id="241" w:author="190498 lily" w:date="2023-11-19T19:58:00Z">
        <w:r w:rsidR="00000000" w:rsidRPr="007A53D1" w:rsidDel="007A53D1">
          <w:rPr>
            <w:rFonts w:eastAsia="標楷體"/>
            <w:spacing w:val="-11"/>
            <w:sz w:val="24"/>
          </w:rPr>
          <w:delText xml:space="preserve"> </w:delText>
        </w:r>
        <w:r w:rsidR="00000000" w:rsidRPr="007A53D1" w:rsidDel="007A53D1">
          <w:rPr>
            <w:rFonts w:eastAsia="標楷體"/>
            <w:spacing w:val="-2"/>
            <w:sz w:val="24"/>
          </w:rPr>
          <w:delText>Hsu</w:delText>
        </w:r>
      </w:del>
      <w:r w:rsidR="00000000" w:rsidRPr="007A53D1">
        <w:rPr>
          <w:rFonts w:eastAsia="標楷體"/>
          <w:spacing w:val="-2"/>
          <w:sz w:val="24"/>
        </w:rPr>
        <w:t>.</w:t>
      </w:r>
      <w:r w:rsidR="00000000" w:rsidRPr="007A53D1">
        <w:rPr>
          <w:rFonts w:eastAsia="標楷體"/>
          <w:spacing w:val="-12"/>
          <w:sz w:val="24"/>
        </w:rPr>
        <w:t xml:space="preserve"> </w:t>
      </w:r>
      <w:del w:id="242" w:author="190498 lily" w:date="2023-11-19T19:59:00Z">
        <w:r w:rsidR="00000000" w:rsidRPr="007A53D1" w:rsidDel="007A53D1">
          <w:rPr>
            <w:rFonts w:eastAsia="標楷體"/>
            <w:spacing w:val="-2"/>
            <w:sz w:val="24"/>
          </w:rPr>
          <w:delText>“</w:delText>
        </w:r>
      </w:del>
      <w:r w:rsidR="00000000" w:rsidRPr="007A53D1">
        <w:rPr>
          <w:rFonts w:eastAsia="標楷體"/>
          <w:spacing w:val="-2"/>
          <w:sz w:val="24"/>
        </w:rPr>
        <w:t>Model</w:t>
      </w:r>
      <w:r w:rsidR="00000000" w:rsidRPr="007A53D1">
        <w:rPr>
          <w:rFonts w:eastAsia="標楷體"/>
          <w:spacing w:val="-11"/>
          <w:sz w:val="24"/>
        </w:rPr>
        <w:t xml:space="preserve"> </w:t>
      </w:r>
      <w:r w:rsidR="00000000" w:rsidRPr="007A53D1">
        <w:rPr>
          <w:rFonts w:eastAsia="標楷體"/>
          <w:spacing w:val="-2"/>
          <w:sz w:val="24"/>
        </w:rPr>
        <w:t>of</w:t>
      </w:r>
      <w:r w:rsidR="00000000" w:rsidRPr="007A53D1">
        <w:rPr>
          <w:rFonts w:eastAsia="標楷體"/>
          <w:spacing w:val="-13"/>
          <w:sz w:val="24"/>
        </w:rPr>
        <w:t xml:space="preserve"> </w:t>
      </w:r>
      <w:r w:rsidR="00000000" w:rsidRPr="007A53D1">
        <w:rPr>
          <w:rFonts w:eastAsia="標楷體"/>
          <w:spacing w:val="-2"/>
          <w:sz w:val="24"/>
        </w:rPr>
        <w:t>Cloud</w:t>
      </w:r>
      <w:r w:rsidR="00000000" w:rsidRPr="007A53D1">
        <w:rPr>
          <w:rFonts w:eastAsia="標楷體"/>
          <w:spacing w:val="-12"/>
          <w:sz w:val="24"/>
        </w:rPr>
        <w:t xml:space="preserve"> </w:t>
      </w:r>
      <w:r w:rsidR="00000000" w:rsidRPr="007A53D1">
        <w:rPr>
          <w:rFonts w:eastAsia="標楷體"/>
          <w:spacing w:val="-2"/>
          <w:sz w:val="24"/>
        </w:rPr>
        <w:t>Services</w:t>
      </w:r>
      <w:r w:rsidR="00000000" w:rsidRPr="007A53D1">
        <w:rPr>
          <w:rFonts w:eastAsia="標楷體"/>
          <w:spacing w:val="-10"/>
          <w:sz w:val="24"/>
        </w:rPr>
        <w:t xml:space="preserve"> </w:t>
      </w:r>
      <w:r w:rsidR="00000000" w:rsidRPr="007A53D1">
        <w:rPr>
          <w:rFonts w:eastAsia="標楷體"/>
          <w:spacing w:val="-2"/>
          <w:sz w:val="24"/>
        </w:rPr>
        <w:t>–</w:t>
      </w:r>
      <w:r w:rsidR="00000000" w:rsidRPr="007A53D1">
        <w:rPr>
          <w:rFonts w:eastAsia="標楷體"/>
          <w:spacing w:val="-12"/>
          <w:sz w:val="24"/>
        </w:rPr>
        <w:t xml:space="preserve"> </w:t>
      </w:r>
      <w:r w:rsidR="00000000" w:rsidRPr="007A53D1">
        <w:rPr>
          <w:rFonts w:eastAsia="標楷體"/>
          <w:spacing w:val="-2"/>
          <w:sz w:val="24"/>
        </w:rPr>
        <w:t>Senior</w:t>
      </w:r>
      <w:r w:rsidR="00000000" w:rsidRPr="007A53D1">
        <w:rPr>
          <w:rFonts w:eastAsia="標楷體"/>
          <w:spacing w:val="-13"/>
          <w:sz w:val="24"/>
        </w:rPr>
        <w:t xml:space="preserve"> </w:t>
      </w:r>
      <w:r w:rsidR="00000000" w:rsidRPr="007A53D1">
        <w:rPr>
          <w:rFonts w:eastAsia="標楷體"/>
          <w:spacing w:val="-2"/>
          <w:sz w:val="24"/>
        </w:rPr>
        <w:t>Home</w:t>
      </w:r>
      <w:r w:rsidR="00000000" w:rsidRPr="007A53D1">
        <w:rPr>
          <w:rFonts w:eastAsia="標楷體"/>
          <w:spacing w:val="-13"/>
          <w:sz w:val="24"/>
        </w:rPr>
        <w:t xml:space="preserve"> </w:t>
      </w:r>
      <w:r w:rsidR="00000000" w:rsidRPr="007A53D1">
        <w:rPr>
          <w:rFonts w:eastAsia="標楷體"/>
          <w:spacing w:val="-2"/>
          <w:sz w:val="24"/>
        </w:rPr>
        <w:t>Care</w:t>
      </w:r>
      <w:r w:rsidR="00000000" w:rsidRPr="007A53D1">
        <w:rPr>
          <w:rFonts w:eastAsia="標楷體"/>
          <w:spacing w:val="-13"/>
          <w:sz w:val="24"/>
        </w:rPr>
        <w:t xml:space="preserve"> </w:t>
      </w:r>
      <w:r w:rsidR="00000000" w:rsidRPr="007A53D1">
        <w:rPr>
          <w:rFonts w:eastAsia="標楷體"/>
          <w:spacing w:val="-2"/>
          <w:sz w:val="24"/>
        </w:rPr>
        <w:t>Cloud</w:t>
      </w:r>
      <w:r w:rsidR="00000000" w:rsidRPr="007A53D1">
        <w:rPr>
          <w:rFonts w:eastAsia="標楷體"/>
          <w:spacing w:val="-12"/>
          <w:sz w:val="24"/>
        </w:rPr>
        <w:t xml:space="preserve"> </w:t>
      </w:r>
      <w:r w:rsidR="00000000" w:rsidRPr="007A53D1">
        <w:rPr>
          <w:rFonts w:eastAsia="標楷體"/>
          <w:spacing w:val="-2"/>
          <w:sz w:val="24"/>
        </w:rPr>
        <w:t>Service</w:t>
      </w:r>
      <w:r w:rsidR="00000000" w:rsidRPr="007A53D1">
        <w:rPr>
          <w:rFonts w:eastAsia="標楷體"/>
          <w:spacing w:val="-13"/>
          <w:sz w:val="24"/>
        </w:rPr>
        <w:t xml:space="preserve"> </w:t>
      </w:r>
      <w:r w:rsidR="00000000" w:rsidRPr="007A53D1">
        <w:rPr>
          <w:rFonts w:eastAsia="標楷體"/>
          <w:spacing w:val="-2"/>
          <w:sz w:val="24"/>
        </w:rPr>
        <w:t>Case</w:t>
      </w:r>
      <w:r w:rsidR="00000000" w:rsidRPr="007A53D1">
        <w:rPr>
          <w:rFonts w:eastAsia="標楷體"/>
          <w:spacing w:val="-13"/>
          <w:sz w:val="24"/>
        </w:rPr>
        <w:t xml:space="preserve"> </w:t>
      </w:r>
      <w:r w:rsidR="00000000" w:rsidRPr="007A53D1">
        <w:rPr>
          <w:rFonts w:eastAsia="標楷體"/>
          <w:spacing w:val="-2"/>
          <w:sz w:val="24"/>
        </w:rPr>
        <w:t>Study</w:t>
      </w:r>
      <w:ins w:id="243" w:author="190498 lily" w:date="2023-11-19T19:59:00Z">
        <w:r w:rsidRPr="007A53D1">
          <w:rPr>
            <w:rFonts w:eastAsia="標楷體"/>
            <w:spacing w:val="-2"/>
            <w:sz w:val="24"/>
          </w:rPr>
          <w:t xml:space="preserve"> </w:t>
        </w:r>
        <w:r w:rsidRPr="007A53D1">
          <w:rPr>
            <w:rFonts w:eastAsia="標楷體"/>
            <w:sz w:val="24"/>
          </w:rPr>
          <w:t>(Unpublished master’s thesis)</w:t>
        </w:r>
      </w:ins>
      <w:r w:rsidR="00000000" w:rsidRPr="007A53D1">
        <w:rPr>
          <w:rFonts w:eastAsia="標楷體"/>
          <w:spacing w:val="-2"/>
          <w:sz w:val="24"/>
        </w:rPr>
        <w:t>.</w:t>
      </w:r>
      <w:del w:id="244" w:author="190498 lily" w:date="2023-11-19T19:59:00Z">
        <w:r w:rsidR="00000000" w:rsidRPr="007A53D1" w:rsidDel="007A53D1">
          <w:rPr>
            <w:rFonts w:eastAsia="標楷體"/>
            <w:spacing w:val="-2"/>
            <w:sz w:val="24"/>
          </w:rPr>
          <w:delText>”</w:delText>
        </w:r>
      </w:del>
    </w:p>
    <w:p w14:paraId="63D3044D" w14:textId="5BEDC5E8" w:rsidR="00CB2FF0" w:rsidRPr="007A53D1" w:rsidRDefault="00000000" w:rsidP="007A53D1">
      <w:pPr>
        <w:pStyle w:val="a4"/>
        <w:numPr>
          <w:ilvl w:val="0"/>
          <w:numId w:val="2"/>
        </w:numPr>
        <w:tabs>
          <w:tab w:val="left" w:pos="782"/>
        </w:tabs>
        <w:spacing w:before="264"/>
        <w:ind w:hanging="477"/>
        <w:rPr>
          <w:rFonts w:eastAsia="標楷體"/>
        </w:rPr>
        <w:pPrChange w:id="245" w:author="190498 lily" w:date="2023-11-19T19:59:00Z">
          <w:pPr>
            <w:pStyle w:val="a3"/>
            <w:spacing w:before="264"/>
            <w:ind w:left="785"/>
            <w:jc w:val="both"/>
          </w:pPr>
        </w:pPrChange>
      </w:pPr>
      <w:del w:id="246" w:author="190498 lily" w:date="2023-11-19T19:59:00Z">
        <w:r w:rsidRPr="007A53D1" w:rsidDel="007A53D1">
          <w:rPr>
            <w:rFonts w:eastAsia="標楷體"/>
            <w:spacing w:val="-6"/>
          </w:rPr>
          <w:delText>M.S.</w:delText>
        </w:r>
        <w:r w:rsidRPr="007A53D1" w:rsidDel="007A53D1">
          <w:rPr>
            <w:rFonts w:eastAsia="標楷體"/>
            <w:spacing w:val="-2"/>
          </w:rPr>
          <w:delText xml:space="preserve"> </w:delText>
        </w:r>
        <w:r w:rsidRPr="007A53D1" w:rsidDel="007A53D1">
          <w:rPr>
            <w:rFonts w:eastAsia="標楷體"/>
            <w:spacing w:val="-6"/>
          </w:rPr>
          <w:delText>thesis,</w:delText>
        </w:r>
      </w:del>
      <w:r w:rsidRPr="007A53D1">
        <w:rPr>
          <w:rFonts w:eastAsia="標楷體"/>
          <w:spacing w:val="1"/>
        </w:rPr>
        <w:t xml:space="preserve"> </w:t>
      </w:r>
      <w:r w:rsidRPr="007A53D1">
        <w:rPr>
          <w:rFonts w:eastAsia="標楷體"/>
          <w:spacing w:val="-6"/>
        </w:rPr>
        <w:t>National</w:t>
      </w:r>
      <w:r w:rsidRPr="007A53D1">
        <w:rPr>
          <w:rFonts w:eastAsia="標楷體"/>
          <w:spacing w:val="-4"/>
        </w:rPr>
        <w:t xml:space="preserve"> </w:t>
      </w:r>
      <w:r w:rsidRPr="007A53D1">
        <w:rPr>
          <w:rFonts w:eastAsia="標楷體"/>
          <w:spacing w:val="-6"/>
        </w:rPr>
        <w:t>Taiwan</w:t>
      </w:r>
      <w:r w:rsidRPr="007A53D1">
        <w:rPr>
          <w:rFonts w:eastAsia="標楷體"/>
        </w:rPr>
        <w:t xml:space="preserve"> </w:t>
      </w:r>
      <w:r w:rsidRPr="007A53D1">
        <w:rPr>
          <w:rFonts w:eastAsia="標楷體"/>
          <w:spacing w:val="-6"/>
        </w:rPr>
        <w:t>University</w:t>
      </w:r>
      <w:r w:rsidRPr="007A53D1">
        <w:rPr>
          <w:rFonts w:eastAsia="標楷體"/>
          <w:spacing w:val="-4"/>
        </w:rPr>
        <w:t xml:space="preserve"> </w:t>
      </w:r>
      <w:r w:rsidRPr="007A53D1">
        <w:rPr>
          <w:rFonts w:eastAsia="標楷體"/>
          <w:spacing w:val="-6"/>
        </w:rPr>
        <w:t>of</w:t>
      </w:r>
      <w:r w:rsidRPr="007A53D1">
        <w:rPr>
          <w:rFonts w:eastAsia="標楷體"/>
          <w:spacing w:val="1"/>
        </w:rPr>
        <w:t xml:space="preserve"> </w:t>
      </w:r>
      <w:r w:rsidRPr="007A53D1">
        <w:rPr>
          <w:rFonts w:eastAsia="標楷體"/>
          <w:spacing w:val="-6"/>
        </w:rPr>
        <w:t>Science</w:t>
      </w:r>
      <w:r w:rsidRPr="007A53D1">
        <w:rPr>
          <w:rFonts w:eastAsia="標楷體"/>
          <w:spacing w:val="-1"/>
        </w:rPr>
        <w:t xml:space="preserve"> </w:t>
      </w:r>
      <w:r w:rsidRPr="007A53D1">
        <w:rPr>
          <w:rFonts w:eastAsia="標楷體"/>
          <w:spacing w:val="-6"/>
        </w:rPr>
        <w:t>and</w:t>
      </w:r>
      <w:r w:rsidRPr="007A53D1">
        <w:rPr>
          <w:rFonts w:eastAsia="標楷體"/>
          <w:spacing w:val="-4"/>
        </w:rPr>
        <w:t xml:space="preserve"> </w:t>
      </w:r>
      <w:r w:rsidRPr="007A53D1">
        <w:rPr>
          <w:rFonts w:eastAsia="標楷體"/>
          <w:spacing w:val="-6"/>
        </w:rPr>
        <w:t>Technology,</w:t>
      </w:r>
      <w:r w:rsidRPr="007A53D1">
        <w:rPr>
          <w:rFonts w:eastAsia="標楷體"/>
          <w:spacing w:val="-1"/>
        </w:rPr>
        <w:t xml:space="preserve"> </w:t>
      </w:r>
      <w:r w:rsidRPr="007A53D1">
        <w:rPr>
          <w:rFonts w:eastAsia="標楷體"/>
          <w:spacing w:val="-6"/>
        </w:rPr>
        <w:t>Taipei</w:t>
      </w:r>
      <w:del w:id="247" w:author="190498 lily" w:date="2023-11-19T19:59:00Z">
        <w:r w:rsidRPr="007A53D1" w:rsidDel="007A53D1">
          <w:rPr>
            <w:rFonts w:eastAsia="標楷體"/>
            <w:spacing w:val="-6"/>
          </w:rPr>
          <w:delText>,</w:delText>
        </w:r>
        <w:r w:rsidRPr="007A53D1" w:rsidDel="007A53D1">
          <w:rPr>
            <w:rFonts w:eastAsia="標楷體"/>
            <w:spacing w:val="1"/>
          </w:rPr>
          <w:delText xml:space="preserve"> </w:delText>
        </w:r>
        <w:r w:rsidRPr="007A53D1" w:rsidDel="007A53D1">
          <w:rPr>
            <w:rFonts w:eastAsia="標楷體"/>
            <w:spacing w:val="-6"/>
          </w:rPr>
          <w:delText>2012</w:delText>
        </w:r>
      </w:del>
      <w:r w:rsidRPr="007A53D1">
        <w:rPr>
          <w:rFonts w:eastAsia="標楷體"/>
          <w:spacing w:val="-6"/>
        </w:rPr>
        <w:t>.</w:t>
      </w:r>
    </w:p>
    <w:p w14:paraId="3158F423" w14:textId="1C604614" w:rsidR="00CB2FF0" w:rsidRPr="005D40D0" w:rsidRDefault="007A53D1">
      <w:pPr>
        <w:pStyle w:val="a4"/>
        <w:numPr>
          <w:ilvl w:val="0"/>
          <w:numId w:val="2"/>
        </w:numPr>
        <w:tabs>
          <w:tab w:val="left" w:pos="783"/>
          <w:tab w:val="left" w:pos="785"/>
        </w:tabs>
        <w:spacing w:before="264" w:line="470" w:lineRule="auto"/>
        <w:ind w:right="237"/>
        <w:rPr>
          <w:rFonts w:eastAsia="標楷體"/>
          <w:sz w:val="24"/>
        </w:rPr>
      </w:pPr>
      <w:ins w:id="248" w:author="190498 lily" w:date="2023-11-19T20:00:00Z">
        <w:r w:rsidRPr="005D40D0">
          <w:rPr>
            <w:rFonts w:eastAsia="標楷體"/>
            <w:sz w:val="24"/>
          </w:rPr>
          <w:t>Chen</w:t>
        </w:r>
        <w:r>
          <w:rPr>
            <w:rFonts w:eastAsia="標楷體"/>
            <w:sz w:val="24"/>
          </w:rPr>
          <w:t>,</w:t>
        </w:r>
        <w:r w:rsidRPr="005D40D0">
          <w:rPr>
            <w:rFonts w:eastAsia="標楷體"/>
            <w:sz w:val="24"/>
          </w:rPr>
          <w:t xml:space="preserve"> </w:t>
        </w:r>
      </w:ins>
      <w:r w:rsidR="00000000" w:rsidRPr="005D40D0">
        <w:rPr>
          <w:rFonts w:eastAsia="標楷體"/>
          <w:sz w:val="24"/>
        </w:rPr>
        <w:t>P. R.</w:t>
      </w:r>
      <w:ins w:id="249" w:author="190498 lily" w:date="2023-11-19T20:00:00Z">
        <w:r>
          <w:rPr>
            <w:rFonts w:eastAsia="標楷體"/>
            <w:sz w:val="24"/>
          </w:rPr>
          <w:t xml:space="preserve"> (2013)</w:t>
        </w:r>
      </w:ins>
      <w:del w:id="250" w:author="190498 lily" w:date="2023-11-19T20:00:00Z">
        <w:r w:rsidR="00000000" w:rsidRPr="005D40D0" w:rsidDel="007A53D1">
          <w:rPr>
            <w:rFonts w:eastAsia="標楷體"/>
            <w:sz w:val="24"/>
          </w:rPr>
          <w:delText xml:space="preserve"> Chen</w:delText>
        </w:r>
      </w:del>
      <w:r w:rsidR="00000000" w:rsidRPr="005D40D0">
        <w:rPr>
          <w:rFonts w:eastAsia="標楷體"/>
          <w:sz w:val="24"/>
        </w:rPr>
        <w:t xml:space="preserve">. </w:t>
      </w:r>
      <w:del w:id="251" w:author="190498 lily" w:date="2023-11-19T20:00:00Z">
        <w:r w:rsidR="00000000" w:rsidRPr="005D40D0" w:rsidDel="007A53D1">
          <w:rPr>
            <w:rFonts w:eastAsia="標楷體"/>
            <w:sz w:val="24"/>
          </w:rPr>
          <w:delText>“</w:delText>
        </w:r>
      </w:del>
      <w:r w:rsidR="00000000" w:rsidRPr="005D40D0">
        <w:rPr>
          <w:rFonts w:eastAsia="標楷體"/>
          <w:sz w:val="24"/>
        </w:rPr>
        <w:t>The Influencing Factors of Introducing of Cloud Computing</w:t>
      </w:r>
      <w:r w:rsidR="00000000" w:rsidRPr="005D40D0">
        <w:rPr>
          <w:rFonts w:eastAsia="標楷體"/>
          <w:spacing w:val="80"/>
          <w:sz w:val="24"/>
        </w:rPr>
        <w:t xml:space="preserve"> </w:t>
      </w:r>
      <w:r w:rsidR="00000000" w:rsidRPr="005D40D0">
        <w:rPr>
          <w:rFonts w:eastAsia="標楷體"/>
          <w:sz w:val="24"/>
        </w:rPr>
        <w:t>Services-Using Companies in Kaohsiung Software Technology Park as an Example</w:t>
      </w:r>
      <w:ins w:id="252" w:author="190498 lily" w:date="2023-11-19T20:00:00Z">
        <w:r>
          <w:rPr>
            <w:rFonts w:eastAsia="標楷體"/>
            <w:sz w:val="24"/>
          </w:rPr>
          <w:t xml:space="preserve"> </w:t>
        </w:r>
        <w:r>
          <w:rPr>
            <w:rFonts w:eastAsia="標楷體"/>
            <w:sz w:val="24"/>
          </w:rPr>
          <w:t>(Unpublished master’s thesis)</w:t>
        </w:r>
      </w:ins>
      <w:r w:rsidR="00000000" w:rsidRPr="005D40D0">
        <w:rPr>
          <w:rFonts w:eastAsia="標楷體"/>
          <w:sz w:val="24"/>
        </w:rPr>
        <w:t>.</w:t>
      </w:r>
      <w:del w:id="253" w:author="190498 lily" w:date="2023-11-19T20:00:00Z">
        <w:r w:rsidR="00000000" w:rsidRPr="005D40D0" w:rsidDel="007A53D1">
          <w:rPr>
            <w:rFonts w:eastAsia="標楷體"/>
            <w:sz w:val="24"/>
          </w:rPr>
          <w:delText>” M.S. thesis,</w:delText>
        </w:r>
      </w:del>
      <w:r w:rsidR="00000000" w:rsidRPr="005D40D0">
        <w:rPr>
          <w:rFonts w:eastAsia="標楷體"/>
          <w:sz w:val="24"/>
        </w:rPr>
        <w:t xml:space="preserve"> National Pingtung University of Science </w:t>
      </w:r>
      <w:r w:rsidR="00000000" w:rsidRPr="005D40D0">
        <w:rPr>
          <w:rFonts w:eastAsia="標楷體"/>
          <w:sz w:val="24"/>
        </w:rPr>
        <w:lastRenderedPageBreak/>
        <w:t>and Technology, Pingtung</w:t>
      </w:r>
      <w:del w:id="254" w:author="190498 lily" w:date="2023-11-19T20:01:00Z">
        <w:r w:rsidR="00000000" w:rsidRPr="005D40D0" w:rsidDel="007A53D1">
          <w:rPr>
            <w:rFonts w:eastAsia="標楷體"/>
            <w:sz w:val="24"/>
          </w:rPr>
          <w:delText>, 2013</w:delText>
        </w:r>
      </w:del>
      <w:r w:rsidR="00000000" w:rsidRPr="005D40D0">
        <w:rPr>
          <w:rFonts w:eastAsia="標楷體"/>
          <w:sz w:val="24"/>
        </w:rPr>
        <w:t>.</w:t>
      </w:r>
    </w:p>
    <w:p w14:paraId="3C9AA75A" w14:textId="7A3341BD" w:rsidR="00CB2FF0" w:rsidRPr="005D40D0" w:rsidDel="007A53D1" w:rsidRDefault="00CB2FF0">
      <w:pPr>
        <w:spacing w:line="470" w:lineRule="auto"/>
        <w:jc w:val="both"/>
        <w:rPr>
          <w:del w:id="255" w:author="190498 lily" w:date="2023-11-19T20:01:00Z"/>
          <w:rFonts w:eastAsia="標楷體"/>
          <w:sz w:val="24"/>
        </w:rPr>
        <w:sectPr w:rsidR="00CB2FF0" w:rsidRPr="005D40D0" w:rsidDel="007A53D1">
          <w:pgSz w:w="11910" w:h="16840"/>
          <w:pgMar w:top="1460" w:right="1180" w:bottom="1200" w:left="1680" w:header="0" w:footer="1017" w:gutter="0"/>
          <w:cols w:space="720"/>
        </w:sectPr>
      </w:pPr>
    </w:p>
    <w:p w14:paraId="1412E9DC" w14:textId="77777777" w:rsidR="00CB2FF0" w:rsidRPr="005D40D0" w:rsidRDefault="00000000">
      <w:pPr>
        <w:pStyle w:val="a4"/>
        <w:numPr>
          <w:ilvl w:val="0"/>
          <w:numId w:val="2"/>
        </w:numPr>
        <w:tabs>
          <w:tab w:val="left" w:pos="783"/>
          <w:tab w:val="left" w:pos="785"/>
        </w:tabs>
        <w:spacing w:before="71" w:line="470" w:lineRule="auto"/>
        <w:ind w:right="235"/>
        <w:rPr>
          <w:rFonts w:eastAsia="標楷體"/>
          <w:sz w:val="24"/>
        </w:rPr>
      </w:pPr>
      <w:r w:rsidRPr="005D40D0">
        <w:rPr>
          <w:rFonts w:eastAsia="標楷體"/>
          <w:sz w:val="24"/>
        </w:rPr>
        <w:t xml:space="preserve">A. Mladen. “Cloud Computing – Issues, Research and Implementations.” </w:t>
      </w:r>
      <w:r w:rsidRPr="005D40D0">
        <w:rPr>
          <w:rFonts w:eastAsia="標楷體"/>
          <w:i/>
          <w:sz w:val="24"/>
        </w:rPr>
        <w:t xml:space="preserve">Journal </w:t>
      </w:r>
      <w:r w:rsidRPr="00AD4C47">
        <w:rPr>
          <w:rFonts w:eastAsia="標楷體"/>
          <w:i/>
          <w:sz w:val="24"/>
        </w:rPr>
        <w:t>of</w:t>
      </w:r>
      <w:r w:rsidRPr="00AD4C47">
        <w:rPr>
          <w:rFonts w:eastAsia="標楷體"/>
          <w:i/>
          <w:spacing w:val="-1"/>
          <w:sz w:val="24"/>
        </w:rPr>
        <w:t xml:space="preserve"> </w:t>
      </w:r>
      <w:r w:rsidRPr="00AD4C47">
        <w:rPr>
          <w:rFonts w:eastAsia="標楷體"/>
          <w:i/>
          <w:sz w:val="24"/>
        </w:rPr>
        <w:t>Computing</w:t>
      </w:r>
      <w:r w:rsidRPr="00AD4C47">
        <w:rPr>
          <w:rFonts w:eastAsia="標楷體"/>
          <w:i/>
          <w:spacing w:val="-1"/>
          <w:sz w:val="24"/>
        </w:rPr>
        <w:t xml:space="preserve"> </w:t>
      </w:r>
      <w:r w:rsidRPr="00AD4C47">
        <w:rPr>
          <w:rFonts w:eastAsia="標楷體"/>
          <w:i/>
          <w:sz w:val="24"/>
        </w:rPr>
        <w:t>an</w:t>
      </w:r>
      <w:r w:rsidRPr="005D40D0">
        <w:rPr>
          <w:rFonts w:eastAsia="標楷體"/>
          <w:i/>
          <w:sz w:val="24"/>
        </w:rPr>
        <w:t>d</w:t>
      </w:r>
      <w:r w:rsidRPr="005D40D0">
        <w:rPr>
          <w:rFonts w:eastAsia="標楷體"/>
          <w:i/>
          <w:spacing w:val="-1"/>
          <w:sz w:val="24"/>
        </w:rPr>
        <w:t xml:space="preserve"> </w:t>
      </w:r>
      <w:r w:rsidRPr="005D40D0">
        <w:rPr>
          <w:rFonts w:eastAsia="標楷體"/>
          <w:i/>
          <w:sz w:val="24"/>
        </w:rPr>
        <w:t>Information</w:t>
      </w:r>
      <w:r w:rsidRPr="005D40D0">
        <w:rPr>
          <w:rFonts w:eastAsia="標楷體"/>
          <w:i/>
          <w:spacing w:val="-1"/>
          <w:sz w:val="24"/>
        </w:rPr>
        <w:t xml:space="preserve"> </w:t>
      </w:r>
      <w:r w:rsidRPr="005D40D0">
        <w:rPr>
          <w:rFonts w:eastAsia="標楷體"/>
          <w:i/>
          <w:sz w:val="24"/>
        </w:rPr>
        <w:t>T</w:t>
      </w:r>
      <w:r w:rsidRPr="00AD4C47">
        <w:rPr>
          <w:rFonts w:eastAsia="標楷體"/>
          <w:i/>
          <w:sz w:val="24"/>
        </w:rPr>
        <w:t>echnol</w:t>
      </w:r>
      <w:r w:rsidRPr="005D40D0">
        <w:rPr>
          <w:rFonts w:eastAsia="標楷體"/>
          <w:i/>
          <w:sz w:val="24"/>
        </w:rPr>
        <w:t>ogy</w:t>
      </w:r>
      <w:r w:rsidRPr="005D40D0">
        <w:rPr>
          <w:rFonts w:eastAsia="標楷體"/>
          <w:sz w:val="24"/>
        </w:rPr>
        <w:t>,</w:t>
      </w:r>
      <w:r w:rsidRPr="005D40D0">
        <w:rPr>
          <w:rFonts w:eastAsia="標楷體"/>
          <w:spacing w:val="-6"/>
          <w:sz w:val="24"/>
        </w:rPr>
        <w:t xml:space="preserve"> </w:t>
      </w:r>
      <w:r w:rsidRPr="005D40D0">
        <w:rPr>
          <w:rFonts w:eastAsia="標楷體"/>
          <w:sz w:val="24"/>
        </w:rPr>
        <w:t>Vol.</w:t>
      </w:r>
      <w:r w:rsidRPr="005D40D0">
        <w:rPr>
          <w:rFonts w:eastAsia="標楷體"/>
          <w:spacing w:val="-1"/>
          <w:sz w:val="24"/>
        </w:rPr>
        <w:t xml:space="preserve"> </w:t>
      </w:r>
      <w:r w:rsidRPr="005D40D0">
        <w:rPr>
          <w:rFonts w:eastAsia="標楷體"/>
          <w:sz w:val="24"/>
        </w:rPr>
        <w:t>16,</w:t>
      </w:r>
      <w:r w:rsidRPr="005D40D0">
        <w:rPr>
          <w:rFonts w:eastAsia="標楷體"/>
          <w:spacing w:val="-1"/>
          <w:sz w:val="24"/>
        </w:rPr>
        <w:t xml:space="preserve"> </w:t>
      </w:r>
      <w:r w:rsidRPr="005D40D0">
        <w:rPr>
          <w:rFonts w:eastAsia="標楷體"/>
          <w:sz w:val="24"/>
        </w:rPr>
        <w:t>No.</w:t>
      </w:r>
      <w:r w:rsidRPr="005D40D0">
        <w:rPr>
          <w:rFonts w:eastAsia="標楷體"/>
          <w:spacing w:val="-1"/>
          <w:sz w:val="24"/>
        </w:rPr>
        <w:t xml:space="preserve"> </w:t>
      </w:r>
      <w:r w:rsidRPr="005D40D0">
        <w:rPr>
          <w:rFonts w:eastAsia="標楷體"/>
          <w:sz w:val="24"/>
        </w:rPr>
        <w:t>4,</w:t>
      </w:r>
      <w:r w:rsidRPr="005D40D0">
        <w:rPr>
          <w:rFonts w:eastAsia="標楷體"/>
          <w:spacing w:val="-1"/>
          <w:sz w:val="24"/>
        </w:rPr>
        <w:t xml:space="preserve"> </w:t>
      </w:r>
      <w:r w:rsidRPr="005D40D0">
        <w:rPr>
          <w:rFonts w:eastAsia="標楷體"/>
          <w:sz w:val="24"/>
        </w:rPr>
        <w:t>pp.</w:t>
      </w:r>
      <w:r w:rsidRPr="005D40D0">
        <w:rPr>
          <w:rFonts w:eastAsia="標楷體"/>
          <w:spacing w:val="-1"/>
          <w:sz w:val="24"/>
        </w:rPr>
        <w:t xml:space="preserve"> </w:t>
      </w:r>
      <w:r w:rsidRPr="005D40D0">
        <w:rPr>
          <w:rFonts w:eastAsia="標楷體"/>
          <w:sz w:val="24"/>
        </w:rPr>
        <w:t>235-246,</w:t>
      </w:r>
      <w:r w:rsidRPr="005D40D0">
        <w:rPr>
          <w:rFonts w:eastAsia="標楷體"/>
          <w:spacing w:val="-1"/>
          <w:sz w:val="24"/>
        </w:rPr>
        <w:t xml:space="preserve"> </w:t>
      </w:r>
      <w:r w:rsidRPr="005D40D0">
        <w:rPr>
          <w:rFonts w:eastAsia="標楷體"/>
          <w:sz w:val="24"/>
        </w:rPr>
        <w:t>Jun,</w:t>
      </w:r>
      <w:r w:rsidRPr="005D40D0">
        <w:rPr>
          <w:rFonts w:eastAsia="標楷體"/>
          <w:spacing w:val="-1"/>
          <w:sz w:val="24"/>
        </w:rPr>
        <w:t xml:space="preserve"> </w:t>
      </w:r>
      <w:r w:rsidRPr="005D40D0">
        <w:rPr>
          <w:rFonts w:eastAsia="標楷體"/>
          <w:sz w:val="24"/>
        </w:rPr>
        <w:t>2008.</w:t>
      </w:r>
    </w:p>
    <w:p w14:paraId="34A25F4F" w14:textId="77777777" w:rsidR="00CB2FF0" w:rsidRPr="005D40D0" w:rsidRDefault="00000000">
      <w:pPr>
        <w:pStyle w:val="a4"/>
        <w:numPr>
          <w:ilvl w:val="0"/>
          <w:numId w:val="2"/>
        </w:numPr>
        <w:tabs>
          <w:tab w:val="left" w:pos="783"/>
          <w:tab w:val="left" w:pos="785"/>
        </w:tabs>
        <w:spacing w:line="470" w:lineRule="auto"/>
        <w:ind w:right="235"/>
        <w:rPr>
          <w:rFonts w:eastAsia="標楷體"/>
          <w:sz w:val="24"/>
        </w:rPr>
      </w:pPr>
      <w:r w:rsidRPr="005D40D0">
        <w:rPr>
          <w:rFonts w:eastAsia="標楷體"/>
          <w:sz w:val="24"/>
        </w:rPr>
        <w:t>I. Foster, Y. Zhao, I. Raicu, and S. Lu. “Cloud Computing and Grid Computing 360-Degree Compared.” in Grid Computing Environments Workshop, Austin, 2008, pp. 12-16.</w:t>
      </w:r>
    </w:p>
    <w:p w14:paraId="542F30FD" w14:textId="6DB654D0" w:rsidR="00CB2FF0" w:rsidRPr="005D40D0" w:rsidDel="008D58F5" w:rsidRDefault="007A53D1" w:rsidP="008D58F5">
      <w:pPr>
        <w:pStyle w:val="a4"/>
        <w:numPr>
          <w:ilvl w:val="0"/>
          <w:numId w:val="2"/>
        </w:numPr>
        <w:tabs>
          <w:tab w:val="left" w:pos="783"/>
          <w:tab w:val="left" w:pos="785"/>
        </w:tabs>
        <w:spacing w:line="470" w:lineRule="auto"/>
        <w:ind w:right="232"/>
        <w:rPr>
          <w:del w:id="256" w:author="190498 lily" w:date="2023-11-19T20:03:00Z"/>
          <w:rFonts w:eastAsia="標楷體"/>
          <w:sz w:val="24"/>
        </w:rPr>
      </w:pPr>
      <w:ins w:id="257" w:author="190498 lily" w:date="2023-11-19T20:02:00Z">
        <w:r w:rsidRPr="005D40D0">
          <w:rPr>
            <w:rFonts w:eastAsia="標楷體"/>
            <w:sz w:val="24"/>
          </w:rPr>
          <w:t>Huang</w:t>
        </w:r>
        <w:r>
          <w:rPr>
            <w:rFonts w:eastAsia="標楷體"/>
            <w:sz w:val="24"/>
          </w:rPr>
          <w:t>,</w:t>
        </w:r>
        <w:r w:rsidRPr="005D40D0">
          <w:rPr>
            <w:rFonts w:eastAsia="標楷體"/>
            <w:noProof/>
          </w:rPr>
          <w:t xml:space="preserve"> </w:t>
        </w:r>
      </w:ins>
      <w:r w:rsidR="00000000" w:rsidRPr="005D40D0">
        <w:rPr>
          <w:rFonts w:eastAsia="標楷體"/>
          <w:noProof/>
        </w:rPr>
        <w:drawing>
          <wp:anchor distT="0" distB="0" distL="0" distR="0" simplePos="0" relativeHeight="251725312" behindDoc="1" locked="0" layoutInCell="1" allowOverlap="1" wp14:anchorId="7B7E60C4" wp14:editId="3A533DE8">
            <wp:simplePos x="0" y="0"/>
            <wp:positionH relativeFrom="page">
              <wp:posOffset>1652890</wp:posOffset>
            </wp:positionH>
            <wp:positionV relativeFrom="paragraph">
              <wp:posOffset>251466</wp:posOffset>
            </wp:positionV>
            <wp:extent cx="4628860" cy="4728872"/>
            <wp:effectExtent l="0" t="0" r="0" b="0"/>
            <wp:wrapNone/>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8" cstate="print"/>
                    <a:stretch>
                      <a:fillRect/>
                    </a:stretch>
                  </pic:blipFill>
                  <pic:spPr>
                    <a:xfrm>
                      <a:off x="0" y="0"/>
                      <a:ext cx="4628860" cy="4728872"/>
                    </a:xfrm>
                    <a:prstGeom prst="rect">
                      <a:avLst/>
                    </a:prstGeom>
                  </pic:spPr>
                </pic:pic>
              </a:graphicData>
            </a:graphic>
          </wp:anchor>
        </w:drawing>
      </w:r>
      <w:r w:rsidR="00000000" w:rsidRPr="005D40D0">
        <w:rPr>
          <w:rFonts w:eastAsia="標楷體"/>
          <w:sz w:val="24"/>
        </w:rPr>
        <w:t>C. H.</w:t>
      </w:r>
      <w:ins w:id="258" w:author="190498 lily" w:date="2023-11-19T20:02:00Z">
        <w:r>
          <w:rPr>
            <w:rFonts w:eastAsia="標楷體"/>
            <w:sz w:val="24"/>
          </w:rPr>
          <w:t xml:space="preserve"> (</w:t>
        </w:r>
        <w:r>
          <w:rPr>
            <w:rFonts w:eastAsia="標楷體" w:hint="eastAsia"/>
            <w:sz w:val="24"/>
          </w:rPr>
          <w:t>2</w:t>
        </w:r>
        <w:r>
          <w:rPr>
            <w:rFonts w:eastAsia="標楷體"/>
            <w:sz w:val="24"/>
          </w:rPr>
          <w:t xml:space="preserve">009, Mar. </w:t>
        </w:r>
        <w:r w:rsidR="008D58F5">
          <w:rPr>
            <w:rFonts w:eastAsia="標楷體" w:hint="eastAsia"/>
            <w:sz w:val="24"/>
          </w:rPr>
          <w:t>2</w:t>
        </w:r>
        <w:r w:rsidR="008D58F5">
          <w:rPr>
            <w:rFonts w:eastAsia="標楷體"/>
            <w:sz w:val="24"/>
          </w:rPr>
          <w:t xml:space="preserve">0). </w:t>
        </w:r>
      </w:ins>
      <w:del w:id="259" w:author="190498 lily" w:date="2023-11-19T20:02:00Z">
        <w:r w:rsidR="00000000" w:rsidRPr="005D40D0" w:rsidDel="007A53D1">
          <w:rPr>
            <w:rFonts w:eastAsia="標楷體"/>
            <w:sz w:val="24"/>
          </w:rPr>
          <w:delText xml:space="preserve"> Huang</w:delText>
        </w:r>
        <w:r w:rsidR="00000000" w:rsidRPr="005D40D0" w:rsidDel="008D58F5">
          <w:rPr>
            <w:rFonts w:eastAsia="標楷體"/>
            <w:sz w:val="24"/>
          </w:rPr>
          <w:delText>. “</w:delText>
        </w:r>
      </w:del>
      <w:r w:rsidR="00000000" w:rsidRPr="005D40D0">
        <w:rPr>
          <w:rFonts w:eastAsia="標楷體"/>
          <w:sz w:val="24"/>
        </w:rPr>
        <w:t>Basic Introduce Cloud Computing, Skill Forum.</w:t>
      </w:r>
      <w:del w:id="260" w:author="190498 lily" w:date="2023-11-19T20:02:00Z">
        <w:r w:rsidR="00000000" w:rsidRPr="005D40D0" w:rsidDel="008D58F5">
          <w:rPr>
            <w:rFonts w:eastAsia="標楷體"/>
            <w:sz w:val="24"/>
          </w:rPr>
          <w:delText>”</w:delText>
        </w:r>
      </w:del>
      <w:r w:rsidR="00000000" w:rsidRPr="005D40D0">
        <w:rPr>
          <w:rFonts w:eastAsia="標楷體"/>
          <w:sz w:val="24"/>
        </w:rPr>
        <w:t xml:space="preserve"> </w:t>
      </w:r>
      <w:proofErr w:type="spellStart"/>
      <w:ins w:id="261" w:author="190498 lily" w:date="2023-11-19T20:02:00Z">
        <w:r w:rsidR="008D58F5">
          <w:rPr>
            <w:rFonts w:eastAsia="標楷體"/>
            <w:sz w:val="24"/>
          </w:rPr>
          <w:t>Retrieverd</w:t>
        </w:r>
        <w:proofErr w:type="spellEnd"/>
        <w:r w:rsidR="008D58F5">
          <w:rPr>
            <w:rFonts w:eastAsia="標楷體"/>
            <w:sz w:val="24"/>
          </w:rPr>
          <w:t xml:space="preserve"> from</w:t>
        </w:r>
      </w:ins>
      <w:ins w:id="262" w:author="190498 lily" w:date="2023-11-19T20:03:00Z">
        <w:r w:rsidR="008D58F5">
          <w:rPr>
            <w:rFonts w:eastAsia="標楷體"/>
            <w:sz w:val="24"/>
          </w:rPr>
          <w:t xml:space="preserve"> </w:t>
        </w:r>
        <w:r w:rsidR="008D58F5">
          <w:rPr>
            <w:rFonts w:eastAsia="標楷體"/>
            <w:sz w:val="24"/>
            <w:u w:val="single"/>
          </w:rPr>
          <w:fldChar w:fldCharType="begin"/>
        </w:r>
        <w:r w:rsidR="008D58F5">
          <w:rPr>
            <w:rFonts w:eastAsia="標楷體"/>
            <w:sz w:val="24"/>
            <w:u w:val="single"/>
          </w:rPr>
          <w:instrText>HYPERLINK "</w:instrText>
        </w:r>
      </w:ins>
      <w:r w:rsidR="008D58F5" w:rsidRPr="005D40D0">
        <w:rPr>
          <w:rFonts w:eastAsia="標楷體"/>
          <w:sz w:val="24"/>
          <w:u w:val="single"/>
        </w:rPr>
        <w:instrText>http://www.cc.ntu.edu.tw/chinese/epaper/0008/20090320_8008.htm</w:instrText>
      </w:r>
      <w:ins w:id="263" w:author="190498 lily" w:date="2023-11-19T20:03:00Z">
        <w:r w:rsidR="008D58F5">
          <w:rPr>
            <w:rFonts w:eastAsia="標楷體"/>
            <w:sz w:val="24"/>
            <w:u w:val="single"/>
          </w:rPr>
          <w:instrText>"</w:instrText>
        </w:r>
        <w:r w:rsidR="008D58F5">
          <w:rPr>
            <w:rFonts w:eastAsia="標楷體"/>
            <w:sz w:val="24"/>
            <w:u w:val="single"/>
          </w:rPr>
          <w:fldChar w:fldCharType="separate"/>
        </w:r>
      </w:ins>
      <w:r w:rsidR="008D58F5" w:rsidRPr="00C97E50">
        <w:rPr>
          <w:rStyle w:val="a6"/>
          <w:rFonts w:eastAsia="標楷體"/>
          <w:sz w:val="24"/>
        </w:rPr>
        <w:t>http://www.cc.ntu.edu.tw/chinese/epaper/0008/20090320_8008.htm</w:t>
      </w:r>
      <w:ins w:id="264" w:author="190498 lily" w:date="2023-11-19T20:03:00Z">
        <w:r w:rsidR="008D58F5">
          <w:rPr>
            <w:rFonts w:eastAsia="標楷體"/>
            <w:sz w:val="24"/>
            <w:u w:val="single"/>
          </w:rPr>
          <w:fldChar w:fldCharType="end"/>
        </w:r>
        <w:r w:rsidR="008D58F5">
          <w:rPr>
            <w:rFonts w:eastAsia="標楷體" w:hint="eastAsia"/>
            <w:sz w:val="24"/>
            <w:u w:val="single"/>
          </w:rPr>
          <w:t>l</w:t>
        </w:r>
      </w:ins>
      <w:del w:id="265" w:author="190498 lily" w:date="2023-11-19T20:03:00Z">
        <w:r w:rsidR="00000000" w:rsidRPr="005D40D0" w:rsidDel="008D58F5">
          <w:rPr>
            <w:rFonts w:eastAsia="標楷體"/>
            <w:sz w:val="24"/>
          </w:rPr>
          <w:delText>,</w:delText>
        </w:r>
        <w:r w:rsidR="00000000" w:rsidRPr="005D40D0" w:rsidDel="008D58F5">
          <w:rPr>
            <w:rFonts w:eastAsia="標楷體"/>
            <w:spacing w:val="-9"/>
            <w:sz w:val="24"/>
          </w:rPr>
          <w:delText xml:space="preserve"> </w:delText>
        </w:r>
        <w:r w:rsidR="00000000" w:rsidRPr="005D40D0" w:rsidDel="008D58F5">
          <w:rPr>
            <w:rFonts w:eastAsia="標楷體"/>
            <w:sz w:val="24"/>
          </w:rPr>
          <w:delText>Mar.</w:delText>
        </w:r>
        <w:r w:rsidR="00000000" w:rsidRPr="005D40D0" w:rsidDel="008D58F5">
          <w:rPr>
            <w:rFonts w:eastAsia="標楷體"/>
            <w:spacing w:val="-9"/>
            <w:sz w:val="24"/>
          </w:rPr>
          <w:delText xml:space="preserve"> </w:delText>
        </w:r>
        <w:r w:rsidR="00000000" w:rsidRPr="005D40D0" w:rsidDel="008D58F5">
          <w:rPr>
            <w:rFonts w:eastAsia="標楷體"/>
            <w:sz w:val="24"/>
          </w:rPr>
          <w:delText>20,</w:delText>
        </w:r>
        <w:r w:rsidR="00000000" w:rsidRPr="005D40D0" w:rsidDel="008D58F5">
          <w:rPr>
            <w:rFonts w:eastAsia="標楷體"/>
            <w:spacing w:val="-9"/>
            <w:sz w:val="24"/>
          </w:rPr>
          <w:delText xml:space="preserve"> </w:delText>
        </w:r>
        <w:r w:rsidR="00000000" w:rsidRPr="005D40D0" w:rsidDel="008D58F5">
          <w:rPr>
            <w:rFonts w:eastAsia="標楷體"/>
            <w:sz w:val="24"/>
          </w:rPr>
          <w:delText>2009</w:delText>
        </w:r>
      </w:del>
    </w:p>
    <w:p w14:paraId="31774B34" w14:textId="7782E5D2" w:rsidR="00CB2FF0" w:rsidRPr="005D40D0" w:rsidRDefault="00000000" w:rsidP="008D58F5">
      <w:pPr>
        <w:pStyle w:val="a4"/>
        <w:numPr>
          <w:ilvl w:val="0"/>
          <w:numId w:val="2"/>
        </w:numPr>
        <w:tabs>
          <w:tab w:val="left" w:pos="783"/>
          <w:tab w:val="left" w:pos="785"/>
        </w:tabs>
        <w:spacing w:line="470" w:lineRule="auto"/>
        <w:ind w:right="232"/>
        <w:rPr>
          <w:rFonts w:eastAsia="標楷體"/>
        </w:rPr>
        <w:pPrChange w:id="266" w:author="190498 lily" w:date="2023-11-19T20:03:00Z">
          <w:pPr>
            <w:pStyle w:val="a3"/>
            <w:spacing w:line="271" w:lineRule="exact"/>
            <w:ind w:left="785"/>
            <w:jc w:val="both"/>
          </w:pPr>
        </w:pPrChange>
      </w:pPr>
      <w:del w:id="267" w:author="190498 lily" w:date="2023-11-19T20:03:00Z">
        <w:r w:rsidRPr="005D40D0" w:rsidDel="008D58F5">
          <w:rPr>
            <w:rFonts w:eastAsia="標楷體"/>
          </w:rPr>
          <w:delText>[May.</w:delText>
        </w:r>
        <w:r w:rsidRPr="005D40D0" w:rsidDel="008D58F5">
          <w:rPr>
            <w:rFonts w:eastAsia="標楷體"/>
            <w:spacing w:val="-10"/>
          </w:rPr>
          <w:delText xml:space="preserve"> </w:delText>
        </w:r>
        <w:r w:rsidRPr="005D40D0" w:rsidDel="008D58F5">
          <w:rPr>
            <w:rFonts w:eastAsia="標楷體"/>
          </w:rPr>
          <w:delText>7,</w:delText>
        </w:r>
        <w:r w:rsidRPr="005D40D0" w:rsidDel="008D58F5">
          <w:rPr>
            <w:rFonts w:eastAsia="標楷體"/>
            <w:spacing w:val="-10"/>
          </w:rPr>
          <w:delText xml:space="preserve"> </w:delText>
        </w:r>
        <w:r w:rsidRPr="005D40D0" w:rsidDel="008D58F5">
          <w:rPr>
            <w:rFonts w:eastAsia="標楷體"/>
            <w:spacing w:val="-2"/>
          </w:rPr>
          <w:delText>2017].</w:delText>
        </w:r>
      </w:del>
    </w:p>
    <w:p w14:paraId="488CD5F1" w14:textId="5EA619CC" w:rsidR="00CB2FF0" w:rsidRPr="005D40D0" w:rsidRDefault="008D58F5">
      <w:pPr>
        <w:pStyle w:val="a4"/>
        <w:numPr>
          <w:ilvl w:val="0"/>
          <w:numId w:val="2"/>
        </w:numPr>
        <w:tabs>
          <w:tab w:val="left" w:pos="783"/>
          <w:tab w:val="left" w:pos="785"/>
        </w:tabs>
        <w:spacing w:before="264" w:line="470" w:lineRule="auto"/>
        <w:ind w:right="235"/>
        <w:rPr>
          <w:rFonts w:eastAsia="標楷體"/>
          <w:sz w:val="24"/>
        </w:rPr>
      </w:pPr>
      <w:ins w:id="268" w:author="190498 lily" w:date="2023-11-19T20:03:00Z">
        <w:r w:rsidRPr="005D40D0">
          <w:rPr>
            <w:rFonts w:eastAsia="標楷體"/>
            <w:sz w:val="24"/>
          </w:rPr>
          <w:t>Yu</w:t>
        </w:r>
        <w:r>
          <w:rPr>
            <w:rFonts w:eastAsia="標楷體" w:hint="eastAsia"/>
            <w:sz w:val="24"/>
          </w:rPr>
          <w:t>,</w:t>
        </w:r>
        <w:r w:rsidRPr="005D40D0">
          <w:rPr>
            <w:rFonts w:eastAsia="標楷體"/>
            <w:sz w:val="24"/>
          </w:rPr>
          <w:t xml:space="preserve"> </w:t>
        </w:r>
      </w:ins>
      <w:r w:rsidR="00000000" w:rsidRPr="005D40D0">
        <w:rPr>
          <w:rFonts w:eastAsia="標楷體"/>
          <w:sz w:val="24"/>
        </w:rPr>
        <w:t>C.</w:t>
      </w:r>
      <w:r w:rsidR="00000000" w:rsidRPr="005D40D0">
        <w:rPr>
          <w:rFonts w:eastAsia="標楷體"/>
          <w:spacing w:val="-2"/>
          <w:sz w:val="24"/>
        </w:rPr>
        <w:t xml:space="preserve"> </w:t>
      </w:r>
      <w:del w:id="269" w:author="190498 lily" w:date="2023-11-19T20:03:00Z">
        <w:r w:rsidR="00000000" w:rsidRPr="005D40D0" w:rsidDel="008D58F5">
          <w:rPr>
            <w:rFonts w:eastAsia="標楷體"/>
            <w:sz w:val="24"/>
          </w:rPr>
          <w:delText>Yu</w:delText>
        </w:r>
        <w:r w:rsidR="00000000" w:rsidRPr="005D40D0" w:rsidDel="008D58F5">
          <w:rPr>
            <w:rFonts w:eastAsia="標楷體"/>
            <w:spacing w:val="-2"/>
            <w:sz w:val="24"/>
          </w:rPr>
          <w:delText xml:space="preserve"> </w:delText>
        </w:r>
      </w:del>
      <w:r w:rsidR="00000000" w:rsidRPr="005D40D0">
        <w:rPr>
          <w:rFonts w:eastAsia="標楷體"/>
          <w:sz w:val="24"/>
        </w:rPr>
        <w:t xml:space="preserve">and </w:t>
      </w:r>
      <w:ins w:id="270" w:author="190498 lily" w:date="2023-11-19T20:04:00Z">
        <w:r w:rsidRPr="005D40D0">
          <w:rPr>
            <w:rFonts w:eastAsia="標楷體"/>
            <w:sz w:val="24"/>
          </w:rPr>
          <w:t>Lu</w:t>
        </w:r>
        <w:r>
          <w:rPr>
            <w:rFonts w:eastAsia="標楷體"/>
            <w:sz w:val="24"/>
          </w:rPr>
          <w:t>,</w:t>
        </w:r>
        <w:r w:rsidRPr="005D40D0">
          <w:rPr>
            <w:rFonts w:eastAsia="標楷體"/>
            <w:sz w:val="24"/>
          </w:rPr>
          <w:t xml:space="preserve"> </w:t>
        </w:r>
      </w:ins>
      <w:r w:rsidR="00000000" w:rsidRPr="005D40D0">
        <w:rPr>
          <w:rFonts w:eastAsia="標楷體"/>
          <w:sz w:val="24"/>
        </w:rPr>
        <w:t>I.</w:t>
      </w:r>
      <w:r w:rsidR="00000000" w:rsidRPr="005D40D0">
        <w:rPr>
          <w:rFonts w:eastAsia="標楷體"/>
          <w:spacing w:val="-2"/>
          <w:sz w:val="24"/>
        </w:rPr>
        <w:t xml:space="preserve"> </w:t>
      </w:r>
      <w:r w:rsidR="00000000" w:rsidRPr="005D40D0">
        <w:rPr>
          <w:rFonts w:eastAsia="標楷體"/>
          <w:sz w:val="24"/>
        </w:rPr>
        <w:t>C</w:t>
      </w:r>
      <w:del w:id="271" w:author="190498 lily" w:date="2023-11-19T20:04:00Z">
        <w:r w:rsidR="00000000" w:rsidRPr="005D40D0" w:rsidDel="008D58F5">
          <w:rPr>
            <w:rFonts w:eastAsia="標楷體"/>
            <w:sz w:val="24"/>
          </w:rPr>
          <w:delText>. Lu</w:delText>
        </w:r>
      </w:del>
      <w:r w:rsidR="00000000" w:rsidRPr="005D40D0">
        <w:rPr>
          <w:rFonts w:eastAsia="標楷體"/>
          <w:sz w:val="24"/>
        </w:rPr>
        <w:t>.</w:t>
      </w:r>
      <w:r w:rsidR="00000000" w:rsidRPr="005D40D0">
        <w:rPr>
          <w:rFonts w:eastAsia="標楷體"/>
          <w:spacing w:val="-2"/>
          <w:sz w:val="24"/>
        </w:rPr>
        <w:t xml:space="preserve"> </w:t>
      </w:r>
      <w:r w:rsidR="00000000" w:rsidRPr="005D40D0">
        <w:rPr>
          <w:rFonts w:eastAsia="標楷體"/>
          <w:sz w:val="24"/>
        </w:rPr>
        <w:t>“Cloud</w:t>
      </w:r>
      <w:r w:rsidR="00000000" w:rsidRPr="005D40D0">
        <w:rPr>
          <w:rFonts w:eastAsia="標楷體"/>
          <w:spacing w:val="-2"/>
          <w:sz w:val="24"/>
        </w:rPr>
        <w:t xml:space="preserve"> </w:t>
      </w:r>
      <w:r w:rsidR="00000000" w:rsidRPr="005D40D0">
        <w:rPr>
          <w:rFonts w:eastAsia="標楷體"/>
          <w:sz w:val="24"/>
        </w:rPr>
        <w:t>Computing</w:t>
      </w:r>
      <w:r w:rsidR="00000000" w:rsidRPr="005D40D0">
        <w:rPr>
          <w:rFonts w:eastAsia="標楷體"/>
          <w:spacing w:val="-4"/>
          <w:sz w:val="24"/>
        </w:rPr>
        <w:t xml:space="preserve"> </w:t>
      </w:r>
      <w:r w:rsidR="00000000" w:rsidRPr="005D40D0">
        <w:rPr>
          <w:rFonts w:eastAsia="標楷體"/>
          <w:sz w:val="24"/>
        </w:rPr>
        <w:t>and the</w:t>
      </w:r>
      <w:r w:rsidR="00000000" w:rsidRPr="005D40D0">
        <w:rPr>
          <w:rFonts w:eastAsia="標楷體"/>
          <w:spacing w:val="-3"/>
          <w:sz w:val="24"/>
        </w:rPr>
        <w:t xml:space="preserve"> </w:t>
      </w:r>
      <w:r w:rsidR="00000000" w:rsidRPr="005D40D0">
        <w:rPr>
          <w:rFonts w:eastAsia="標楷體"/>
          <w:sz w:val="24"/>
        </w:rPr>
        <w:t>Revelation</w:t>
      </w:r>
      <w:r w:rsidR="00000000" w:rsidRPr="005D40D0">
        <w:rPr>
          <w:rFonts w:eastAsia="標楷體"/>
          <w:spacing w:val="-2"/>
          <w:sz w:val="24"/>
        </w:rPr>
        <w:t xml:space="preserve"> </w:t>
      </w:r>
      <w:r w:rsidR="00000000" w:rsidRPr="005D40D0">
        <w:rPr>
          <w:rFonts w:eastAsia="標楷體"/>
          <w:sz w:val="24"/>
        </w:rPr>
        <w:t>of Learning</w:t>
      </w:r>
      <w:r w:rsidR="00000000" w:rsidRPr="005D40D0">
        <w:rPr>
          <w:rFonts w:eastAsia="標楷體"/>
          <w:spacing w:val="-5"/>
          <w:sz w:val="24"/>
        </w:rPr>
        <w:t xml:space="preserve"> </w:t>
      </w:r>
      <w:r w:rsidR="00000000" w:rsidRPr="005D40D0">
        <w:rPr>
          <w:rFonts w:eastAsia="標楷體"/>
          <w:sz w:val="24"/>
        </w:rPr>
        <w:t xml:space="preserve">Everywhere toward Public Sector’s Development of Digital Learning.” </w:t>
      </w:r>
      <w:r w:rsidR="00000000" w:rsidRPr="005D40D0">
        <w:rPr>
          <w:rFonts w:eastAsia="標楷體"/>
          <w:i/>
          <w:sz w:val="24"/>
        </w:rPr>
        <w:t>National Academy of Civil Service</w:t>
      </w:r>
      <w:r w:rsidR="00000000" w:rsidRPr="005D40D0">
        <w:rPr>
          <w:rFonts w:eastAsia="標楷體"/>
          <w:sz w:val="24"/>
        </w:rPr>
        <w:t>, Vol. 91, pp. 67-73, Mar, 2010.</w:t>
      </w:r>
    </w:p>
    <w:p w14:paraId="5DF86666" w14:textId="13C84C0A" w:rsidR="00CB2FF0" w:rsidRPr="005D40D0" w:rsidRDefault="00000000">
      <w:pPr>
        <w:pStyle w:val="a4"/>
        <w:numPr>
          <w:ilvl w:val="0"/>
          <w:numId w:val="2"/>
        </w:numPr>
        <w:tabs>
          <w:tab w:val="left" w:pos="783"/>
          <w:tab w:val="left" w:pos="785"/>
        </w:tabs>
        <w:spacing w:line="470" w:lineRule="auto"/>
        <w:ind w:right="233"/>
        <w:rPr>
          <w:rFonts w:eastAsia="標楷體"/>
          <w:sz w:val="24"/>
        </w:rPr>
      </w:pPr>
      <w:r w:rsidRPr="005D40D0">
        <w:rPr>
          <w:rFonts w:eastAsia="標楷體"/>
          <w:sz w:val="24"/>
        </w:rPr>
        <w:t>Singularity Hub.</w:t>
      </w:r>
      <w:ins w:id="272" w:author="190498 lily" w:date="2023-11-19T20:04:00Z">
        <w:r w:rsidR="008D58F5">
          <w:rPr>
            <w:rFonts w:eastAsia="標楷體"/>
            <w:sz w:val="24"/>
          </w:rPr>
          <w:t xml:space="preserve"> (2017, May 19). </w:t>
        </w:r>
      </w:ins>
      <w:del w:id="273" w:author="190498 lily" w:date="2023-11-19T20:04:00Z">
        <w:r w:rsidRPr="005D40D0" w:rsidDel="008D58F5">
          <w:rPr>
            <w:rFonts w:eastAsia="標楷體"/>
            <w:sz w:val="24"/>
          </w:rPr>
          <w:delText xml:space="preserve"> ”</w:delText>
        </w:r>
      </w:del>
      <w:r w:rsidRPr="005D40D0">
        <w:rPr>
          <w:rFonts w:eastAsia="標楷體"/>
          <w:sz w:val="24"/>
        </w:rPr>
        <w:t>Cloud Computing on the Rise – The World Mind is Upon Us.</w:t>
      </w:r>
      <w:del w:id="274" w:author="190498 lily" w:date="2023-11-19T20:05:00Z">
        <w:r w:rsidRPr="005D40D0" w:rsidDel="008D58F5">
          <w:rPr>
            <w:rFonts w:eastAsia="標楷體"/>
            <w:sz w:val="24"/>
          </w:rPr>
          <w:delText>”</w:delText>
        </w:r>
      </w:del>
      <w:r w:rsidRPr="005D40D0">
        <w:rPr>
          <w:rFonts w:eastAsia="標楷體"/>
          <w:sz w:val="24"/>
        </w:rPr>
        <w:t xml:space="preserve"> </w:t>
      </w:r>
      <w:proofErr w:type="spellStart"/>
      <w:ins w:id="275" w:author="190498 lily" w:date="2023-11-19T20:05:00Z">
        <w:r w:rsidR="008D58F5">
          <w:rPr>
            <w:rFonts w:eastAsia="標楷體"/>
            <w:sz w:val="24"/>
          </w:rPr>
          <w:t>Retrieverd</w:t>
        </w:r>
        <w:proofErr w:type="spellEnd"/>
        <w:r w:rsidR="008D58F5">
          <w:rPr>
            <w:rFonts w:eastAsia="標楷體"/>
            <w:sz w:val="24"/>
          </w:rPr>
          <w:t xml:space="preserve"> from</w:t>
        </w:r>
        <w:r w:rsidR="008D58F5">
          <w:rPr>
            <w:rFonts w:eastAsia="標楷體"/>
            <w:sz w:val="24"/>
          </w:rPr>
          <w:t xml:space="preserve"> </w:t>
        </w:r>
        <w:r w:rsidR="008D58F5">
          <w:rPr>
            <w:rFonts w:eastAsia="標楷體"/>
            <w:sz w:val="24"/>
            <w:u w:val="single"/>
          </w:rPr>
          <w:fldChar w:fldCharType="begin"/>
        </w:r>
        <w:r w:rsidR="008D58F5">
          <w:rPr>
            <w:rFonts w:eastAsia="標楷體"/>
            <w:sz w:val="24"/>
            <w:u w:val="single"/>
          </w:rPr>
          <w:instrText>HYPERLINK "</w:instrText>
        </w:r>
      </w:ins>
      <w:r w:rsidR="008D58F5" w:rsidRPr="005D40D0">
        <w:rPr>
          <w:rFonts w:eastAsia="標楷體"/>
          <w:sz w:val="24"/>
          <w:u w:val="single"/>
        </w:rPr>
        <w:instrText>https://singularityhub.com</w:instrText>
      </w:r>
      <w:ins w:id="276" w:author="190498 lily" w:date="2023-11-19T20:05:00Z">
        <w:r w:rsidR="008D58F5">
          <w:rPr>
            <w:rFonts w:eastAsia="標楷體"/>
            <w:sz w:val="24"/>
            <w:u w:val="single"/>
          </w:rPr>
          <w:instrText>"</w:instrText>
        </w:r>
        <w:r w:rsidR="008D58F5">
          <w:rPr>
            <w:rFonts w:eastAsia="標楷體"/>
            <w:sz w:val="24"/>
            <w:u w:val="single"/>
          </w:rPr>
          <w:fldChar w:fldCharType="separate"/>
        </w:r>
      </w:ins>
      <w:r w:rsidR="008D58F5" w:rsidRPr="00C97E50">
        <w:rPr>
          <w:rStyle w:val="a6"/>
          <w:rFonts w:eastAsia="標楷體"/>
          <w:sz w:val="24"/>
        </w:rPr>
        <w:t>https://singularityhub.com</w:t>
      </w:r>
      <w:ins w:id="277" w:author="190498 lily" w:date="2023-11-19T20:05:00Z">
        <w:r w:rsidR="008D58F5">
          <w:rPr>
            <w:rFonts w:eastAsia="標楷體"/>
            <w:sz w:val="24"/>
            <w:u w:val="single"/>
          </w:rPr>
          <w:fldChar w:fldCharType="end"/>
        </w:r>
      </w:ins>
      <w:del w:id="278" w:author="190498 lily" w:date="2023-11-19T20:05:00Z">
        <w:r w:rsidRPr="005D40D0" w:rsidDel="008D58F5">
          <w:rPr>
            <w:rFonts w:eastAsia="標楷體"/>
            <w:sz w:val="24"/>
          </w:rPr>
          <w:delText>, Jul. 29, 2008 [May. 19, 2017].</w:delText>
        </w:r>
      </w:del>
    </w:p>
    <w:p w14:paraId="1D7D4DD2" w14:textId="54AC84DB" w:rsidR="00CB2FF0" w:rsidRPr="005D40D0" w:rsidDel="008D58F5" w:rsidRDefault="008D58F5">
      <w:pPr>
        <w:pStyle w:val="a4"/>
        <w:numPr>
          <w:ilvl w:val="0"/>
          <w:numId w:val="2"/>
        </w:numPr>
        <w:tabs>
          <w:tab w:val="left" w:pos="783"/>
          <w:tab w:val="left" w:pos="785"/>
          <w:tab w:val="left" w:pos="1267"/>
          <w:tab w:val="left" w:pos="2034"/>
          <w:tab w:val="left" w:pos="2694"/>
          <w:tab w:val="left" w:pos="3202"/>
          <w:tab w:val="left" w:pos="3996"/>
          <w:tab w:val="left" w:pos="4838"/>
          <w:tab w:val="left" w:pos="6140"/>
          <w:tab w:val="left" w:pos="6654"/>
          <w:tab w:val="left" w:pos="7556"/>
        </w:tabs>
        <w:spacing w:line="470" w:lineRule="auto"/>
        <w:ind w:right="234"/>
        <w:rPr>
          <w:del w:id="279" w:author="190498 lily" w:date="2023-11-19T20:07:00Z"/>
          <w:rFonts w:eastAsia="標楷體"/>
          <w:sz w:val="24"/>
        </w:rPr>
      </w:pPr>
      <w:ins w:id="280" w:author="190498 lily" w:date="2023-11-19T20:05:00Z">
        <w:r w:rsidRPr="005D40D0">
          <w:rPr>
            <w:rFonts w:eastAsia="標楷體"/>
            <w:spacing w:val="-4"/>
            <w:sz w:val="24"/>
          </w:rPr>
          <w:t>Mell</w:t>
        </w:r>
        <w:r w:rsidRPr="005D40D0">
          <w:rPr>
            <w:rFonts w:eastAsia="標楷體"/>
            <w:spacing w:val="-6"/>
            <w:sz w:val="24"/>
          </w:rPr>
          <w:t xml:space="preserve"> </w:t>
        </w:r>
      </w:ins>
      <w:ins w:id="281" w:author="190498 lily" w:date="2023-11-19T20:06:00Z">
        <w:r>
          <w:rPr>
            <w:rFonts w:eastAsia="標楷體"/>
            <w:spacing w:val="-6"/>
            <w:sz w:val="24"/>
          </w:rPr>
          <w:t xml:space="preserve">, </w:t>
        </w:r>
      </w:ins>
      <w:r w:rsidR="00000000" w:rsidRPr="005D40D0">
        <w:rPr>
          <w:rFonts w:eastAsia="標楷體"/>
          <w:spacing w:val="-6"/>
          <w:sz w:val="24"/>
        </w:rPr>
        <w:t>P.</w:t>
      </w:r>
      <w:ins w:id="282" w:author="190498 lily" w:date="2023-11-19T20:06:00Z">
        <w:r>
          <w:rPr>
            <w:rFonts w:eastAsia="標楷體"/>
            <w:spacing w:val="-6"/>
            <w:sz w:val="24"/>
          </w:rPr>
          <w:t xml:space="preserve"> </w:t>
        </w:r>
      </w:ins>
      <w:del w:id="283" w:author="190498 lily" w:date="2023-11-19T20:06:00Z">
        <w:r w:rsidR="00000000" w:rsidRPr="005D40D0" w:rsidDel="008D58F5">
          <w:rPr>
            <w:rFonts w:eastAsia="標楷體"/>
            <w:sz w:val="24"/>
          </w:rPr>
          <w:tab/>
        </w:r>
      </w:del>
      <w:del w:id="284" w:author="190498 lily" w:date="2023-11-19T20:05:00Z">
        <w:r w:rsidR="00000000" w:rsidRPr="005D40D0" w:rsidDel="008D58F5">
          <w:rPr>
            <w:rFonts w:eastAsia="標楷體"/>
            <w:spacing w:val="-4"/>
            <w:sz w:val="24"/>
          </w:rPr>
          <w:delText>Mell</w:delText>
        </w:r>
      </w:del>
      <w:del w:id="285" w:author="190498 lily" w:date="2023-11-19T20:06:00Z">
        <w:r w:rsidR="00000000" w:rsidRPr="005D40D0" w:rsidDel="008D58F5">
          <w:rPr>
            <w:rFonts w:eastAsia="標楷體"/>
            <w:sz w:val="24"/>
          </w:rPr>
          <w:tab/>
        </w:r>
      </w:del>
      <w:r w:rsidR="00000000" w:rsidRPr="005D40D0">
        <w:rPr>
          <w:rFonts w:eastAsia="標楷體"/>
          <w:spacing w:val="-4"/>
          <w:sz w:val="24"/>
        </w:rPr>
        <w:t>and</w:t>
      </w:r>
      <w:r w:rsidR="00000000" w:rsidRPr="005D40D0">
        <w:rPr>
          <w:rFonts w:eastAsia="標楷體"/>
          <w:sz w:val="24"/>
        </w:rPr>
        <w:tab/>
      </w:r>
      <w:ins w:id="286" w:author="190498 lily" w:date="2023-11-19T20:08:00Z">
        <w:r>
          <w:rPr>
            <w:rFonts w:eastAsia="標楷體" w:hint="eastAsia"/>
            <w:sz w:val="24"/>
          </w:rPr>
          <w:t>L</w:t>
        </w:r>
        <w:r>
          <w:rPr>
            <w:rFonts w:eastAsia="標楷體"/>
            <w:sz w:val="24"/>
          </w:rPr>
          <w:t xml:space="preserve">ing, </w:t>
        </w:r>
      </w:ins>
      <w:r w:rsidR="00000000" w:rsidRPr="005D40D0">
        <w:rPr>
          <w:rFonts w:eastAsia="標楷體"/>
          <w:spacing w:val="-6"/>
          <w:sz w:val="24"/>
        </w:rPr>
        <w:t>T.</w:t>
      </w:r>
      <w:ins w:id="287" w:author="190498 lily" w:date="2023-11-19T20:06:00Z">
        <w:r>
          <w:rPr>
            <w:rFonts w:eastAsia="標楷體"/>
            <w:spacing w:val="-6"/>
            <w:sz w:val="24"/>
          </w:rPr>
          <w:t xml:space="preserve"> (</w:t>
        </w:r>
        <w:r>
          <w:rPr>
            <w:rFonts w:eastAsia="標楷體" w:hint="eastAsia"/>
            <w:spacing w:val="-6"/>
            <w:sz w:val="24"/>
          </w:rPr>
          <w:t>2</w:t>
        </w:r>
        <w:r>
          <w:rPr>
            <w:rFonts w:eastAsia="標楷體"/>
            <w:spacing w:val="-6"/>
            <w:sz w:val="24"/>
          </w:rPr>
          <w:t xml:space="preserve">011, </w:t>
        </w:r>
      </w:ins>
      <w:ins w:id="288" w:author="190498 lily" w:date="2023-11-19T20:07:00Z">
        <w:r>
          <w:rPr>
            <w:rFonts w:eastAsia="標楷體" w:hint="eastAsia"/>
            <w:spacing w:val="-6"/>
            <w:sz w:val="24"/>
          </w:rPr>
          <w:t>Se</w:t>
        </w:r>
        <w:r>
          <w:rPr>
            <w:rFonts w:eastAsia="標楷體"/>
            <w:spacing w:val="-6"/>
            <w:sz w:val="24"/>
          </w:rPr>
          <w:t>p</w:t>
        </w:r>
      </w:ins>
      <w:ins w:id="289" w:author="190498 lily" w:date="2023-11-19T20:06:00Z">
        <w:r>
          <w:rPr>
            <w:rFonts w:eastAsia="標楷體"/>
            <w:spacing w:val="-6"/>
            <w:sz w:val="24"/>
          </w:rPr>
          <w:t xml:space="preserve">. d). </w:t>
        </w:r>
      </w:ins>
      <w:del w:id="290" w:author="190498 lily" w:date="2023-11-19T20:06:00Z">
        <w:r w:rsidR="00000000" w:rsidRPr="005D40D0" w:rsidDel="008D58F5">
          <w:rPr>
            <w:rFonts w:eastAsia="標楷體"/>
            <w:sz w:val="24"/>
          </w:rPr>
          <w:tab/>
        </w:r>
        <w:r w:rsidR="00000000" w:rsidRPr="005D40D0" w:rsidDel="008D58F5">
          <w:rPr>
            <w:rFonts w:eastAsia="標楷體"/>
            <w:spacing w:val="-4"/>
            <w:sz w:val="24"/>
          </w:rPr>
          <w:delText>“</w:delText>
        </w:r>
      </w:del>
      <w:r w:rsidR="00000000" w:rsidRPr="005D40D0">
        <w:rPr>
          <w:rFonts w:eastAsia="標楷體"/>
          <w:spacing w:val="-4"/>
          <w:sz w:val="24"/>
        </w:rPr>
        <w:t>The</w:t>
      </w:r>
      <w:r w:rsidR="00000000" w:rsidRPr="005D40D0">
        <w:rPr>
          <w:rFonts w:eastAsia="標楷體"/>
          <w:sz w:val="24"/>
        </w:rPr>
        <w:tab/>
      </w:r>
      <w:r w:rsidR="00000000" w:rsidRPr="005D40D0">
        <w:rPr>
          <w:rFonts w:eastAsia="標楷體"/>
          <w:spacing w:val="-4"/>
          <w:sz w:val="24"/>
        </w:rPr>
        <w:t>NIST</w:t>
      </w:r>
      <w:r w:rsidR="00000000" w:rsidRPr="005D40D0">
        <w:rPr>
          <w:rFonts w:eastAsia="標楷體"/>
          <w:sz w:val="24"/>
        </w:rPr>
        <w:tab/>
      </w:r>
      <w:r w:rsidR="00000000" w:rsidRPr="005D40D0">
        <w:rPr>
          <w:rFonts w:eastAsia="標楷體"/>
          <w:spacing w:val="-2"/>
          <w:sz w:val="24"/>
        </w:rPr>
        <w:t>Definition</w:t>
      </w:r>
      <w:r w:rsidR="00000000" w:rsidRPr="005D40D0">
        <w:rPr>
          <w:rFonts w:eastAsia="標楷體"/>
          <w:sz w:val="24"/>
        </w:rPr>
        <w:tab/>
      </w:r>
      <w:r w:rsidR="00000000" w:rsidRPr="005D40D0">
        <w:rPr>
          <w:rFonts w:eastAsia="標楷體"/>
          <w:spacing w:val="-6"/>
          <w:sz w:val="24"/>
        </w:rPr>
        <w:t>of</w:t>
      </w:r>
      <w:r w:rsidR="00000000" w:rsidRPr="005D40D0">
        <w:rPr>
          <w:rFonts w:eastAsia="標楷體"/>
          <w:sz w:val="24"/>
        </w:rPr>
        <w:tab/>
      </w:r>
      <w:r w:rsidR="00000000" w:rsidRPr="005D40D0">
        <w:rPr>
          <w:rFonts w:eastAsia="標楷體"/>
          <w:spacing w:val="-2"/>
          <w:sz w:val="24"/>
        </w:rPr>
        <w:t>Cloud</w:t>
      </w:r>
      <w:r w:rsidR="00000000" w:rsidRPr="005D40D0">
        <w:rPr>
          <w:rFonts w:eastAsia="標楷體"/>
          <w:sz w:val="24"/>
        </w:rPr>
        <w:tab/>
      </w:r>
      <w:r w:rsidR="00000000" w:rsidRPr="005D40D0">
        <w:rPr>
          <w:rFonts w:eastAsia="標楷體"/>
          <w:spacing w:val="-2"/>
          <w:sz w:val="24"/>
        </w:rPr>
        <w:t>Computing.</w:t>
      </w:r>
      <w:ins w:id="291" w:author="190498 lily" w:date="2023-11-19T20:06:00Z">
        <w:r>
          <w:rPr>
            <w:rFonts w:eastAsia="標楷體"/>
            <w:spacing w:val="-2"/>
            <w:sz w:val="24"/>
          </w:rPr>
          <w:t xml:space="preserve"> </w:t>
        </w:r>
        <w:proofErr w:type="spellStart"/>
        <w:r>
          <w:rPr>
            <w:rFonts w:eastAsia="標楷體"/>
            <w:sz w:val="24"/>
          </w:rPr>
          <w:t>Retrieverd</w:t>
        </w:r>
        <w:proofErr w:type="spellEnd"/>
        <w:r>
          <w:rPr>
            <w:rFonts w:eastAsia="標楷體"/>
            <w:sz w:val="24"/>
          </w:rPr>
          <w:t xml:space="preserve"> from</w:t>
        </w:r>
        <w:r>
          <w:rPr>
            <w:rFonts w:eastAsia="標楷體"/>
            <w:spacing w:val="-2"/>
            <w:sz w:val="24"/>
          </w:rPr>
          <w:t xml:space="preserve"> </w:t>
        </w:r>
      </w:ins>
      <w:del w:id="292" w:author="190498 lily" w:date="2023-11-19T20:06:00Z">
        <w:r w:rsidR="00000000" w:rsidRPr="005D40D0" w:rsidDel="008D58F5">
          <w:rPr>
            <w:rFonts w:eastAsia="標楷體"/>
            <w:spacing w:val="-2"/>
            <w:sz w:val="24"/>
          </w:rPr>
          <w:delText xml:space="preserve">” </w:delText>
        </w:r>
      </w:del>
      <w:r w:rsidRPr="008D58F5">
        <w:rPr>
          <w:rFonts w:eastAsia="標楷體"/>
          <w:sz w:val="24"/>
          <w:u w:val="single"/>
          <w:rPrChange w:id="293" w:author="190498 lily" w:date="2023-11-19T20:07:00Z">
            <w:rPr>
              <w:rStyle w:val="a6"/>
              <w:rFonts w:eastAsia="標楷體"/>
              <w:sz w:val="24"/>
            </w:rPr>
          </w:rPrChange>
        </w:rPr>
        <w:t>http://nvlpubs.nist.gov/nistpubs/Legacy/SP/nistspecialpublication800-145.pdf</w:t>
      </w:r>
      <w:del w:id="294" w:author="190498 lily" w:date="2023-11-19T20:07:00Z">
        <w:r w:rsidRPr="008D58F5" w:rsidDel="008D58F5">
          <w:rPr>
            <w:rFonts w:eastAsia="標楷體"/>
            <w:sz w:val="24"/>
            <w:u w:val="single"/>
            <w:rPrChange w:id="295" w:author="190498 lily" w:date="2023-11-19T20:07:00Z">
              <w:rPr>
                <w:rStyle w:val="a6"/>
                <w:rFonts w:eastAsia="標楷體"/>
                <w:sz w:val="24"/>
              </w:rPr>
            </w:rPrChange>
          </w:rPr>
          <w:delText>,</w:delText>
        </w:r>
        <w:r w:rsidRPr="008D58F5" w:rsidDel="008D58F5">
          <w:rPr>
            <w:rFonts w:eastAsia="標楷體"/>
            <w:spacing w:val="-15"/>
            <w:sz w:val="24"/>
            <w:u w:val="single"/>
            <w:rPrChange w:id="296" w:author="190498 lily" w:date="2023-11-19T20:07:00Z">
              <w:rPr>
                <w:rStyle w:val="a6"/>
                <w:rFonts w:eastAsia="標楷體"/>
                <w:spacing w:val="-15"/>
                <w:sz w:val="24"/>
              </w:rPr>
            </w:rPrChange>
          </w:rPr>
          <w:delText xml:space="preserve"> </w:delText>
        </w:r>
        <w:r w:rsidRPr="008D58F5" w:rsidDel="008D58F5">
          <w:rPr>
            <w:rFonts w:eastAsia="標楷體"/>
            <w:sz w:val="24"/>
            <w:u w:val="single"/>
            <w:rPrChange w:id="297" w:author="190498 lily" w:date="2023-11-19T20:07:00Z">
              <w:rPr>
                <w:rStyle w:val="a6"/>
                <w:rFonts w:eastAsia="標楷體"/>
                <w:sz w:val="24"/>
              </w:rPr>
            </w:rPrChange>
          </w:rPr>
          <w:delText>Sep,</w:delText>
        </w:r>
      </w:del>
    </w:p>
    <w:p w14:paraId="6B1F20F1" w14:textId="77777777" w:rsidR="00CB2FF0" w:rsidRPr="008D58F5" w:rsidRDefault="00000000" w:rsidP="008D58F5">
      <w:pPr>
        <w:pStyle w:val="a4"/>
        <w:numPr>
          <w:ilvl w:val="0"/>
          <w:numId w:val="2"/>
        </w:numPr>
        <w:tabs>
          <w:tab w:val="left" w:pos="783"/>
          <w:tab w:val="left" w:pos="785"/>
          <w:tab w:val="left" w:pos="1267"/>
          <w:tab w:val="left" w:pos="2034"/>
          <w:tab w:val="left" w:pos="2694"/>
          <w:tab w:val="left" w:pos="3202"/>
          <w:tab w:val="left" w:pos="3996"/>
          <w:tab w:val="left" w:pos="4838"/>
          <w:tab w:val="left" w:pos="6140"/>
          <w:tab w:val="left" w:pos="6654"/>
          <w:tab w:val="left" w:pos="7556"/>
        </w:tabs>
        <w:spacing w:line="470" w:lineRule="auto"/>
        <w:ind w:right="234"/>
        <w:rPr>
          <w:rFonts w:eastAsia="標楷體"/>
        </w:rPr>
        <w:pPrChange w:id="298" w:author="190498 lily" w:date="2023-11-19T20:07:00Z">
          <w:pPr>
            <w:pStyle w:val="a3"/>
            <w:spacing w:line="270" w:lineRule="exact"/>
            <w:ind w:left="785"/>
          </w:pPr>
        </w:pPrChange>
      </w:pPr>
      <w:del w:id="299" w:author="190498 lily" w:date="2023-11-19T20:07:00Z">
        <w:r w:rsidRPr="008D58F5" w:rsidDel="008D58F5">
          <w:rPr>
            <w:rFonts w:eastAsia="標楷體"/>
          </w:rPr>
          <w:delText>2011</w:delText>
        </w:r>
        <w:r w:rsidRPr="008D58F5" w:rsidDel="008D58F5">
          <w:rPr>
            <w:rFonts w:eastAsia="標楷體"/>
            <w:spacing w:val="-10"/>
          </w:rPr>
          <w:delText xml:space="preserve"> </w:delText>
        </w:r>
        <w:r w:rsidRPr="008D58F5" w:rsidDel="008D58F5">
          <w:rPr>
            <w:rFonts w:eastAsia="標楷體"/>
          </w:rPr>
          <w:delText>[May.</w:delText>
        </w:r>
        <w:r w:rsidRPr="008D58F5" w:rsidDel="008D58F5">
          <w:rPr>
            <w:rFonts w:eastAsia="標楷體"/>
            <w:spacing w:val="-10"/>
          </w:rPr>
          <w:delText xml:space="preserve"> </w:delText>
        </w:r>
        <w:r w:rsidRPr="008D58F5" w:rsidDel="008D58F5">
          <w:rPr>
            <w:rFonts w:eastAsia="標楷體"/>
          </w:rPr>
          <w:delText>15,</w:delText>
        </w:r>
        <w:r w:rsidRPr="008D58F5" w:rsidDel="008D58F5">
          <w:rPr>
            <w:rFonts w:eastAsia="標楷體"/>
            <w:spacing w:val="-10"/>
          </w:rPr>
          <w:delText xml:space="preserve"> </w:delText>
        </w:r>
        <w:r w:rsidRPr="008D58F5" w:rsidDel="008D58F5">
          <w:rPr>
            <w:rFonts w:eastAsia="標楷體"/>
            <w:spacing w:val="-2"/>
          </w:rPr>
          <w:delText>2017]</w:delText>
        </w:r>
      </w:del>
      <w:r w:rsidRPr="008D58F5">
        <w:rPr>
          <w:rFonts w:eastAsia="標楷體"/>
          <w:spacing w:val="-2"/>
        </w:rPr>
        <w:t>.</w:t>
      </w:r>
    </w:p>
    <w:p w14:paraId="243FAB79" w14:textId="644A7E93" w:rsidR="00CB2FF0" w:rsidRPr="005D40D0" w:rsidRDefault="00000000">
      <w:pPr>
        <w:pStyle w:val="a4"/>
        <w:numPr>
          <w:ilvl w:val="0"/>
          <w:numId w:val="2"/>
        </w:numPr>
        <w:tabs>
          <w:tab w:val="left" w:pos="783"/>
          <w:tab w:val="left" w:pos="785"/>
        </w:tabs>
        <w:spacing w:before="264" w:line="470" w:lineRule="auto"/>
        <w:ind w:right="230"/>
        <w:rPr>
          <w:rFonts w:eastAsia="標楷體"/>
          <w:sz w:val="24"/>
        </w:rPr>
      </w:pPr>
      <w:r w:rsidRPr="008D58F5">
        <w:rPr>
          <w:rFonts w:eastAsia="標楷體"/>
          <w:sz w:val="24"/>
          <w:highlight w:val="yellow"/>
          <w:rPrChange w:id="300" w:author="190498 lily" w:date="2023-11-19T20:10:00Z">
            <w:rPr>
              <w:rFonts w:eastAsia="標楷體"/>
              <w:sz w:val="24"/>
            </w:rPr>
          </w:rPrChange>
        </w:rPr>
        <w:t>E. Park, H. Kim, and J. Y. O</w:t>
      </w:r>
      <w:r w:rsidRPr="005D40D0">
        <w:rPr>
          <w:rFonts w:eastAsia="標楷體"/>
          <w:sz w:val="24"/>
        </w:rPr>
        <w:t xml:space="preserve">hm. “Understanding driver adoption of car navigation systems using the extended technology acceptance model.” </w:t>
      </w:r>
      <w:proofErr w:type="spellStart"/>
      <w:r w:rsidRPr="005D40D0">
        <w:rPr>
          <w:rFonts w:eastAsia="標楷體"/>
          <w:i/>
          <w:sz w:val="24"/>
        </w:rPr>
        <w:t>Behaviour</w:t>
      </w:r>
      <w:proofErr w:type="spellEnd"/>
      <w:r w:rsidRPr="005D40D0">
        <w:rPr>
          <w:rFonts w:eastAsia="標楷體"/>
          <w:i/>
          <w:sz w:val="24"/>
        </w:rPr>
        <w:t xml:space="preserve"> &amp; Information Technology</w:t>
      </w:r>
      <w:r w:rsidRPr="005D40D0">
        <w:rPr>
          <w:rFonts w:eastAsia="標楷體"/>
          <w:sz w:val="24"/>
        </w:rPr>
        <w:t>, Vol. 34, No. 7, pp. 741-751, Oct, 2014.</w:t>
      </w:r>
    </w:p>
    <w:p w14:paraId="39A2066B" w14:textId="7E3478E8" w:rsidR="00CB2FF0" w:rsidRPr="005D40D0" w:rsidDel="008D58F5" w:rsidRDefault="008D58F5" w:rsidP="0083180D">
      <w:pPr>
        <w:pStyle w:val="a4"/>
        <w:numPr>
          <w:ilvl w:val="0"/>
          <w:numId w:val="2"/>
        </w:numPr>
        <w:tabs>
          <w:tab w:val="left" w:pos="783"/>
        </w:tabs>
        <w:spacing w:line="274" w:lineRule="exact"/>
        <w:ind w:left="783" w:hanging="478"/>
        <w:rPr>
          <w:del w:id="301" w:author="190498 lily" w:date="2023-11-19T20:11:00Z"/>
          <w:rFonts w:eastAsia="標楷體"/>
          <w:sz w:val="24"/>
        </w:rPr>
      </w:pPr>
      <w:proofErr w:type="spellStart"/>
      <w:ins w:id="302" w:author="190498 lily" w:date="2023-11-19T20:10:00Z">
        <w:r w:rsidRPr="005D40D0">
          <w:rPr>
            <w:rFonts w:eastAsia="標楷體"/>
            <w:sz w:val="24"/>
          </w:rPr>
          <w:t>McFedries</w:t>
        </w:r>
      </w:ins>
      <w:proofErr w:type="spellEnd"/>
      <w:ins w:id="303" w:author="190498 lily" w:date="2023-11-19T20:11:00Z">
        <w:r>
          <w:rPr>
            <w:rFonts w:eastAsia="標楷體"/>
            <w:sz w:val="24"/>
          </w:rPr>
          <w:t xml:space="preserve">, </w:t>
        </w:r>
      </w:ins>
      <w:ins w:id="304" w:author="190498 lily" w:date="2023-11-19T20:10:00Z">
        <w:r w:rsidRPr="005D40D0">
          <w:rPr>
            <w:rFonts w:eastAsia="標楷體"/>
            <w:sz w:val="24"/>
          </w:rPr>
          <w:t xml:space="preserve"> </w:t>
        </w:r>
      </w:ins>
      <w:r w:rsidR="00000000" w:rsidRPr="005D40D0">
        <w:rPr>
          <w:rFonts w:eastAsia="標楷體"/>
          <w:sz w:val="24"/>
        </w:rPr>
        <w:t>P.</w:t>
      </w:r>
      <w:ins w:id="305" w:author="190498 lily" w:date="2023-11-19T20:11:00Z">
        <w:r>
          <w:rPr>
            <w:rFonts w:eastAsia="標楷體"/>
            <w:sz w:val="24"/>
          </w:rPr>
          <w:t xml:space="preserve"> (</w:t>
        </w:r>
        <w:r>
          <w:rPr>
            <w:rFonts w:eastAsia="標楷體" w:hint="eastAsia"/>
            <w:sz w:val="24"/>
          </w:rPr>
          <w:t>2</w:t>
        </w:r>
        <w:r>
          <w:rPr>
            <w:rFonts w:eastAsia="標楷體"/>
            <w:sz w:val="24"/>
          </w:rPr>
          <w:t>008, Aug. 1).</w:t>
        </w:r>
      </w:ins>
      <w:del w:id="306" w:author="190498 lily" w:date="2023-11-19T20:10:00Z">
        <w:r w:rsidR="00000000" w:rsidRPr="005D40D0" w:rsidDel="008D58F5">
          <w:rPr>
            <w:rFonts w:eastAsia="標楷體"/>
            <w:spacing w:val="56"/>
            <w:sz w:val="24"/>
          </w:rPr>
          <w:delText xml:space="preserve"> </w:delText>
        </w:r>
        <w:r w:rsidR="00000000" w:rsidRPr="005D40D0" w:rsidDel="008D58F5">
          <w:rPr>
            <w:rFonts w:eastAsia="標楷體"/>
            <w:sz w:val="24"/>
          </w:rPr>
          <w:delText>McFedries</w:delText>
        </w:r>
      </w:del>
      <w:del w:id="307" w:author="190498 lily" w:date="2023-11-19T20:11:00Z">
        <w:r w:rsidR="00000000" w:rsidRPr="005D40D0" w:rsidDel="008D58F5">
          <w:rPr>
            <w:rFonts w:eastAsia="標楷體"/>
            <w:sz w:val="24"/>
          </w:rPr>
          <w:delText>.</w:delText>
        </w:r>
        <w:r w:rsidR="00000000" w:rsidRPr="005D40D0" w:rsidDel="008D58F5">
          <w:rPr>
            <w:rFonts w:eastAsia="標楷體"/>
            <w:spacing w:val="56"/>
            <w:sz w:val="24"/>
          </w:rPr>
          <w:delText xml:space="preserve"> </w:delText>
        </w:r>
        <w:r w:rsidR="00000000" w:rsidRPr="005D40D0" w:rsidDel="008D58F5">
          <w:rPr>
            <w:rFonts w:eastAsia="標楷體"/>
            <w:sz w:val="24"/>
          </w:rPr>
          <w:delText>“</w:delText>
        </w:r>
      </w:del>
      <w:r w:rsidR="00000000" w:rsidRPr="005D40D0">
        <w:rPr>
          <w:rFonts w:eastAsia="標楷體"/>
          <w:sz w:val="24"/>
        </w:rPr>
        <w:t>The</w:t>
      </w:r>
      <w:r w:rsidR="00000000" w:rsidRPr="005D40D0">
        <w:rPr>
          <w:rFonts w:eastAsia="標楷體"/>
          <w:spacing w:val="56"/>
          <w:sz w:val="24"/>
        </w:rPr>
        <w:t xml:space="preserve"> </w:t>
      </w:r>
      <w:r w:rsidR="00000000" w:rsidRPr="005D40D0">
        <w:rPr>
          <w:rFonts w:eastAsia="標楷體"/>
          <w:sz w:val="24"/>
        </w:rPr>
        <w:t>Cloud</w:t>
      </w:r>
      <w:r w:rsidR="00000000" w:rsidRPr="005D40D0">
        <w:rPr>
          <w:rFonts w:eastAsia="標楷體"/>
          <w:spacing w:val="59"/>
          <w:sz w:val="24"/>
        </w:rPr>
        <w:t xml:space="preserve"> </w:t>
      </w:r>
      <w:r w:rsidR="00000000" w:rsidRPr="005D40D0">
        <w:rPr>
          <w:rFonts w:eastAsia="標楷體"/>
          <w:sz w:val="24"/>
        </w:rPr>
        <w:t>Is</w:t>
      </w:r>
      <w:r w:rsidR="00000000" w:rsidRPr="005D40D0">
        <w:rPr>
          <w:rFonts w:eastAsia="標楷體"/>
          <w:spacing w:val="58"/>
          <w:sz w:val="24"/>
        </w:rPr>
        <w:t xml:space="preserve"> </w:t>
      </w:r>
      <w:r w:rsidR="00000000" w:rsidRPr="005D40D0">
        <w:rPr>
          <w:rFonts w:eastAsia="標楷體"/>
          <w:sz w:val="24"/>
        </w:rPr>
        <w:t>the</w:t>
      </w:r>
      <w:r w:rsidR="00000000" w:rsidRPr="005D40D0">
        <w:rPr>
          <w:rFonts w:eastAsia="標楷體"/>
          <w:spacing w:val="56"/>
          <w:sz w:val="24"/>
        </w:rPr>
        <w:t xml:space="preserve"> </w:t>
      </w:r>
      <w:r w:rsidR="00000000" w:rsidRPr="005D40D0">
        <w:rPr>
          <w:rFonts w:eastAsia="標楷體"/>
          <w:sz w:val="24"/>
        </w:rPr>
        <w:t>Computer.</w:t>
      </w:r>
      <w:ins w:id="308" w:author="190498 lily" w:date="2023-11-19T20:11:00Z">
        <w:r>
          <w:rPr>
            <w:rFonts w:eastAsia="標楷體"/>
            <w:sz w:val="24"/>
          </w:rPr>
          <w:t xml:space="preserve"> </w:t>
        </w:r>
        <w:proofErr w:type="spellStart"/>
        <w:r>
          <w:rPr>
            <w:rFonts w:eastAsia="標楷體"/>
            <w:sz w:val="24"/>
          </w:rPr>
          <w:t>Retrieverd</w:t>
        </w:r>
        <w:proofErr w:type="spellEnd"/>
        <w:r>
          <w:rPr>
            <w:rFonts w:eastAsia="標楷體"/>
            <w:sz w:val="24"/>
          </w:rPr>
          <w:t xml:space="preserve"> from</w:t>
        </w:r>
      </w:ins>
      <w:del w:id="309" w:author="190498 lily" w:date="2023-11-19T20:11:00Z">
        <w:r w:rsidR="00000000" w:rsidRPr="005D40D0" w:rsidDel="008D58F5">
          <w:rPr>
            <w:rFonts w:eastAsia="標楷體"/>
            <w:sz w:val="24"/>
          </w:rPr>
          <w:delText>”</w:delText>
        </w:r>
      </w:del>
      <w:r w:rsidR="00000000" w:rsidRPr="005D40D0">
        <w:rPr>
          <w:rFonts w:eastAsia="標楷體"/>
          <w:spacing w:val="58"/>
          <w:sz w:val="24"/>
        </w:rPr>
        <w:t xml:space="preserve">  </w:t>
      </w:r>
      <w:r w:rsidR="00000000" w:rsidRPr="005D40D0">
        <w:rPr>
          <w:rFonts w:eastAsia="標楷體"/>
          <w:sz w:val="24"/>
          <w:u w:val="single"/>
        </w:rPr>
        <w:t>https://goo.gl/gwYPy6</w:t>
      </w:r>
      <w:del w:id="310" w:author="190498 lily" w:date="2023-11-19T20:11:00Z">
        <w:r w:rsidR="00000000" w:rsidRPr="005D40D0" w:rsidDel="008D58F5">
          <w:rPr>
            <w:rFonts w:eastAsia="標楷體"/>
            <w:sz w:val="24"/>
          </w:rPr>
          <w:delText>,</w:delText>
        </w:r>
        <w:r w:rsidR="00000000" w:rsidRPr="005D40D0" w:rsidDel="008D58F5">
          <w:rPr>
            <w:rFonts w:eastAsia="標楷體"/>
            <w:spacing w:val="59"/>
            <w:sz w:val="24"/>
          </w:rPr>
          <w:delText xml:space="preserve"> </w:delText>
        </w:r>
        <w:r w:rsidR="00000000" w:rsidRPr="005D40D0" w:rsidDel="008D58F5">
          <w:rPr>
            <w:rFonts w:eastAsia="標楷體"/>
            <w:sz w:val="24"/>
          </w:rPr>
          <w:delText>Aug.</w:delText>
        </w:r>
        <w:r w:rsidR="00000000" w:rsidRPr="005D40D0" w:rsidDel="008D58F5">
          <w:rPr>
            <w:rFonts w:eastAsia="標楷體"/>
            <w:spacing w:val="57"/>
            <w:sz w:val="24"/>
          </w:rPr>
          <w:delText xml:space="preserve"> </w:delText>
        </w:r>
        <w:r w:rsidR="00000000" w:rsidRPr="005D40D0" w:rsidDel="008D58F5">
          <w:rPr>
            <w:rFonts w:eastAsia="標楷體"/>
            <w:spacing w:val="-5"/>
            <w:sz w:val="24"/>
          </w:rPr>
          <w:delText>1,</w:delText>
        </w:r>
      </w:del>
    </w:p>
    <w:p w14:paraId="17DCF8F6" w14:textId="6CA6F5B1" w:rsidR="00CB2FF0" w:rsidRPr="005D40D0" w:rsidRDefault="00000000" w:rsidP="008D58F5">
      <w:pPr>
        <w:pStyle w:val="a4"/>
        <w:numPr>
          <w:ilvl w:val="0"/>
          <w:numId w:val="2"/>
        </w:numPr>
        <w:tabs>
          <w:tab w:val="left" w:pos="783"/>
        </w:tabs>
        <w:spacing w:line="274" w:lineRule="exact"/>
        <w:ind w:left="783" w:hanging="478"/>
        <w:rPr>
          <w:rFonts w:eastAsia="標楷體"/>
        </w:rPr>
        <w:pPrChange w:id="311" w:author="190498 lily" w:date="2023-11-19T20:11:00Z">
          <w:pPr>
            <w:pStyle w:val="a3"/>
            <w:spacing w:before="264"/>
            <w:ind w:left="785"/>
            <w:jc w:val="both"/>
          </w:pPr>
        </w:pPrChange>
      </w:pPr>
      <w:del w:id="312" w:author="190498 lily" w:date="2023-11-19T20:11:00Z">
        <w:r w:rsidRPr="005D40D0" w:rsidDel="008D58F5">
          <w:rPr>
            <w:rFonts w:eastAsia="標楷體"/>
          </w:rPr>
          <w:delText>2008</w:delText>
        </w:r>
        <w:r w:rsidRPr="005D40D0" w:rsidDel="008D58F5">
          <w:rPr>
            <w:rFonts w:eastAsia="標楷體"/>
            <w:spacing w:val="-7"/>
          </w:rPr>
          <w:delText xml:space="preserve"> </w:delText>
        </w:r>
        <w:r w:rsidRPr="005D40D0" w:rsidDel="008D58F5">
          <w:rPr>
            <w:rFonts w:eastAsia="標楷體"/>
          </w:rPr>
          <w:delText>[May.</w:delText>
        </w:r>
        <w:r w:rsidRPr="005D40D0" w:rsidDel="008D58F5">
          <w:rPr>
            <w:rFonts w:eastAsia="標楷體"/>
            <w:spacing w:val="-7"/>
          </w:rPr>
          <w:delText xml:space="preserve"> </w:delText>
        </w:r>
        <w:r w:rsidRPr="005D40D0" w:rsidDel="008D58F5">
          <w:rPr>
            <w:rFonts w:eastAsia="標楷體"/>
          </w:rPr>
          <w:delText>17,</w:delText>
        </w:r>
        <w:r w:rsidRPr="005D40D0" w:rsidDel="008D58F5">
          <w:rPr>
            <w:rFonts w:eastAsia="標楷體"/>
            <w:spacing w:val="-6"/>
          </w:rPr>
          <w:delText xml:space="preserve"> </w:delText>
        </w:r>
        <w:r w:rsidRPr="005D40D0" w:rsidDel="008D58F5">
          <w:rPr>
            <w:rFonts w:eastAsia="標楷體"/>
            <w:spacing w:val="-2"/>
          </w:rPr>
          <w:delText>2017].</w:delText>
        </w:r>
      </w:del>
    </w:p>
    <w:p w14:paraId="1347B0CA" w14:textId="77777777" w:rsidR="00CB2FF0" w:rsidRPr="005D40D0" w:rsidRDefault="00000000">
      <w:pPr>
        <w:pStyle w:val="a4"/>
        <w:numPr>
          <w:ilvl w:val="0"/>
          <w:numId w:val="2"/>
        </w:numPr>
        <w:tabs>
          <w:tab w:val="left" w:pos="783"/>
          <w:tab w:val="left" w:pos="785"/>
        </w:tabs>
        <w:spacing w:before="264" w:line="470" w:lineRule="auto"/>
        <w:ind w:right="238"/>
        <w:rPr>
          <w:rFonts w:eastAsia="標楷體"/>
          <w:sz w:val="24"/>
        </w:rPr>
      </w:pPr>
      <w:r w:rsidRPr="005D40D0">
        <w:rPr>
          <w:rFonts w:eastAsia="標楷體"/>
          <w:sz w:val="24"/>
        </w:rPr>
        <w:t xml:space="preserve">C. T. Chung, T. C. Kao, and C. H. Yang. “Cloud Computing and Development of Industrial.” </w:t>
      </w:r>
      <w:r w:rsidRPr="005D40D0">
        <w:rPr>
          <w:rFonts w:eastAsia="標楷體"/>
          <w:i/>
          <w:sz w:val="24"/>
        </w:rPr>
        <w:t>Research Bimonthly</w:t>
      </w:r>
      <w:r w:rsidRPr="005D40D0">
        <w:rPr>
          <w:rFonts w:eastAsia="標楷體"/>
          <w:sz w:val="24"/>
        </w:rPr>
        <w:t>, Vol. 4, pp. 20-31,</w:t>
      </w:r>
      <w:r w:rsidRPr="005D40D0">
        <w:rPr>
          <w:rFonts w:eastAsia="標楷體"/>
          <w:spacing w:val="-4"/>
          <w:sz w:val="24"/>
        </w:rPr>
        <w:t xml:space="preserve"> </w:t>
      </w:r>
      <w:r w:rsidRPr="005D40D0">
        <w:rPr>
          <w:rFonts w:eastAsia="標楷體"/>
          <w:sz w:val="24"/>
        </w:rPr>
        <w:t>Aug, 2010.</w:t>
      </w:r>
    </w:p>
    <w:p w14:paraId="4055EA6F" w14:textId="77777777" w:rsidR="00CB2FF0" w:rsidRPr="005D40D0" w:rsidRDefault="00000000">
      <w:pPr>
        <w:pStyle w:val="a4"/>
        <w:numPr>
          <w:ilvl w:val="0"/>
          <w:numId w:val="2"/>
        </w:numPr>
        <w:tabs>
          <w:tab w:val="left" w:pos="783"/>
          <w:tab w:val="left" w:pos="785"/>
        </w:tabs>
        <w:spacing w:line="470" w:lineRule="auto"/>
        <w:ind w:right="234"/>
        <w:rPr>
          <w:rFonts w:eastAsia="標楷體"/>
          <w:sz w:val="24"/>
        </w:rPr>
      </w:pPr>
      <w:r w:rsidRPr="005D40D0">
        <w:rPr>
          <w:rFonts w:eastAsia="標楷體"/>
          <w:sz w:val="24"/>
        </w:rPr>
        <w:t>H.</w:t>
      </w:r>
      <w:r w:rsidRPr="005D40D0">
        <w:rPr>
          <w:rFonts w:eastAsia="標楷體"/>
          <w:spacing w:val="-2"/>
          <w:sz w:val="24"/>
        </w:rPr>
        <w:t xml:space="preserve"> </w:t>
      </w:r>
      <w:r w:rsidRPr="005D40D0">
        <w:rPr>
          <w:rFonts w:eastAsia="標楷體"/>
          <w:sz w:val="24"/>
        </w:rPr>
        <w:t>C.</w:t>
      </w:r>
      <w:r w:rsidRPr="005D40D0">
        <w:rPr>
          <w:rFonts w:eastAsia="標楷體"/>
          <w:spacing w:val="-1"/>
          <w:sz w:val="24"/>
        </w:rPr>
        <w:t xml:space="preserve"> </w:t>
      </w:r>
      <w:r w:rsidRPr="005D40D0">
        <w:rPr>
          <w:rFonts w:eastAsia="標楷體"/>
          <w:sz w:val="24"/>
        </w:rPr>
        <w:t>Peng</w:t>
      </w:r>
      <w:r w:rsidRPr="005D40D0">
        <w:rPr>
          <w:rFonts w:eastAsia="標楷體"/>
          <w:spacing w:val="-1"/>
          <w:sz w:val="24"/>
        </w:rPr>
        <w:t xml:space="preserve"> </w:t>
      </w:r>
      <w:r w:rsidRPr="005D40D0">
        <w:rPr>
          <w:rFonts w:eastAsia="標楷體"/>
          <w:sz w:val="24"/>
        </w:rPr>
        <w:t>and N. T.</w:t>
      </w:r>
      <w:r w:rsidRPr="005D40D0">
        <w:rPr>
          <w:rFonts w:eastAsia="標楷體"/>
          <w:spacing w:val="-1"/>
          <w:sz w:val="24"/>
        </w:rPr>
        <w:t xml:space="preserve"> </w:t>
      </w:r>
      <w:r w:rsidRPr="005D40D0">
        <w:rPr>
          <w:rFonts w:eastAsia="標楷體"/>
          <w:sz w:val="24"/>
        </w:rPr>
        <w:t>Chang. “The</w:t>
      </w:r>
      <w:r w:rsidRPr="005D40D0">
        <w:rPr>
          <w:rFonts w:eastAsia="標楷體"/>
          <w:spacing w:val="-2"/>
          <w:sz w:val="24"/>
        </w:rPr>
        <w:t xml:space="preserve"> </w:t>
      </w:r>
      <w:r w:rsidRPr="005D40D0">
        <w:rPr>
          <w:rFonts w:eastAsia="標楷體"/>
          <w:sz w:val="24"/>
        </w:rPr>
        <w:t>Discussion of the Information</w:t>
      </w:r>
      <w:r w:rsidRPr="005D40D0">
        <w:rPr>
          <w:rFonts w:eastAsia="標楷體"/>
          <w:spacing w:val="-1"/>
          <w:sz w:val="24"/>
        </w:rPr>
        <w:t xml:space="preserve"> </w:t>
      </w:r>
      <w:r w:rsidRPr="005D40D0">
        <w:rPr>
          <w:rFonts w:eastAsia="標楷體"/>
          <w:sz w:val="24"/>
        </w:rPr>
        <w:t>Security</w:t>
      </w:r>
      <w:r w:rsidRPr="005D40D0">
        <w:rPr>
          <w:rFonts w:eastAsia="標楷體"/>
          <w:spacing w:val="-4"/>
          <w:sz w:val="24"/>
        </w:rPr>
        <w:t xml:space="preserve"> </w:t>
      </w:r>
      <w:r w:rsidRPr="005D40D0">
        <w:rPr>
          <w:rFonts w:eastAsia="標楷體"/>
          <w:sz w:val="24"/>
        </w:rPr>
        <w:t>to</w:t>
      </w:r>
      <w:r w:rsidRPr="005D40D0">
        <w:rPr>
          <w:rFonts w:eastAsia="標楷體"/>
          <w:spacing w:val="-1"/>
          <w:sz w:val="24"/>
        </w:rPr>
        <w:t xml:space="preserve"> </w:t>
      </w:r>
      <w:r w:rsidRPr="005D40D0">
        <w:rPr>
          <w:rFonts w:eastAsia="標楷體"/>
          <w:sz w:val="24"/>
        </w:rPr>
        <w:t>Cloud Computing.”</w:t>
      </w:r>
      <w:r w:rsidRPr="005D40D0">
        <w:rPr>
          <w:rFonts w:eastAsia="標楷體"/>
          <w:spacing w:val="-1"/>
          <w:sz w:val="24"/>
        </w:rPr>
        <w:t xml:space="preserve"> </w:t>
      </w:r>
      <w:r w:rsidRPr="005D40D0">
        <w:rPr>
          <w:rFonts w:eastAsia="標楷體"/>
          <w:i/>
          <w:sz w:val="24"/>
        </w:rPr>
        <w:t>the</w:t>
      </w:r>
      <w:r w:rsidRPr="005D40D0">
        <w:rPr>
          <w:rFonts w:eastAsia="標楷體"/>
          <w:i/>
          <w:spacing w:val="-2"/>
          <w:sz w:val="24"/>
        </w:rPr>
        <w:t xml:space="preserve"> </w:t>
      </w:r>
      <w:r w:rsidRPr="005D40D0">
        <w:rPr>
          <w:rFonts w:eastAsia="標楷體"/>
          <w:i/>
          <w:sz w:val="24"/>
        </w:rPr>
        <w:t>Manual of</w:t>
      </w:r>
      <w:r w:rsidRPr="005D40D0">
        <w:rPr>
          <w:rFonts w:eastAsia="標楷體"/>
          <w:i/>
          <w:spacing w:val="-1"/>
          <w:sz w:val="24"/>
        </w:rPr>
        <w:t xml:space="preserve"> </w:t>
      </w:r>
      <w:r w:rsidRPr="005D40D0">
        <w:rPr>
          <w:rFonts w:eastAsia="標楷體"/>
          <w:i/>
          <w:sz w:val="24"/>
        </w:rPr>
        <w:t>Council</w:t>
      </w:r>
      <w:r w:rsidRPr="005D40D0">
        <w:rPr>
          <w:rFonts w:eastAsia="標楷體"/>
          <w:i/>
          <w:spacing w:val="-1"/>
          <w:sz w:val="24"/>
        </w:rPr>
        <w:t xml:space="preserve"> </w:t>
      </w:r>
      <w:r w:rsidRPr="005D40D0">
        <w:rPr>
          <w:rFonts w:eastAsia="標楷體"/>
          <w:i/>
          <w:sz w:val="24"/>
        </w:rPr>
        <w:t>for</w:t>
      </w:r>
      <w:r w:rsidRPr="005D40D0">
        <w:rPr>
          <w:rFonts w:eastAsia="標楷體"/>
          <w:i/>
          <w:spacing w:val="-1"/>
          <w:sz w:val="24"/>
        </w:rPr>
        <w:t xml:space="preserve"> </w:t>
      </w:r>
      <w:r w:rsidRPr="005D40D0">
        <w:rPr>
          <w:rFonts w:eastAsia="標楷體"/>
          <w:i/>
          <w:sz w:val="24"/>
        </w:rPr>
        <w:t>Economic</w:t>
      </w:r>
      <w:r w:rsidRPr="005D40D0">
        <w:rPr>
          <w:rFonts w:eastAsia="標楷體"/>
          <w:i/>
          <w:spacing w:val="-2"/>
          <w:sz w:val="24"/>
        </w:rPr>
        <w:t xml:space="preserve"> </w:t>
      </w:r>
      <w:r w:rsidRPr="005D40D0">
        <w:rPr>
          <w:rFonts w:eastAsia="標楷體"/>
          <w:i/>
          <w:sz w:val="24"/>
        </w:rPr>
        <w:t>Planning</w:t>
      </w:r>
      <w:r w:rsidRPr="005D40D0">
        <w:rPr>
          <w:rFonts w:eastAsia="標楷體"/>
          <w:i/>
          <w:spacing w:val="-1"/>
          <w:sz w:val="24"/>
        </w:rPr>
        <w:t xml:space="preserve"> </w:t>
      </w:r>
      <w:r w:rsidRPr="005D40D0">
        <w:rPr>
          <w:rFonts w:eastAsia="標楷體"/>
          <w:i/>
          <w:sz w:val="24"/>
        </w:rPr>
        <w:t>and</w:t>
      </w:r>
      <w:r w:rsidRPr="005D40D0">
        <w:rPr>
          <w:rFonts w:eastAsia="標楷體"/>
          <w:i/>
          <w:spacing w:val="-1"/>
          <w:sz w:val="24"/>
        </w:rPr>
        <w:t xml:space="preserve"> </w:t>
      </w:r>
      <w:r w:rsidRPr="005D40D0">
        <w:rPr>
          <w:rFonts w:eastAsia="標楷體"/>
          <w:i/>
          <w:sz w:val="24"/>
        </w:rPr>
        <w:t>Development,</w:t>
      </w:r>
      <w:r w:rsidRPr="005D40D0">
        <w:rPr>
          <w:rFonts w:eastAsia="標楷體"/>
          <w:i/>
          <w:spacing w:val="-1"/>
          <w:sz w:val="24"/>
        </w:rPr>
        <w:t xml:space="preserve"> </w:t>
      </w:r>
      <w:r w:rsidRPr="005D40D0">
        <w:rPr>
          <w:rFonts w:eastAsia="標楷體"/>
          <w:i/>
          <w:sz w:val="24"/>
        </w:rPr>
        <w:t xml:space="preserve">and </w:t>
      </w:r>
      <w:r w:rsidRPr="005D40D0">
        <w:rPr>
          <w:rFonts w:eastAsia="標楷體"/>
          <w:i/>
          <w:sz w:val="24"/>
        </w:rPr>
        <w:lastRenderedPageBreak/>
        <w:t>Control and Assessment Department</w:t>
      </w:r>
      <w:r w:rsidRPr="005D40D0">
        <w:rPr>
          <w:rFonts w:eastAsia="標楷體"/>
          <w:sz w:val="24"/>
        </w:rPr>
        <w:t>, pp. 172-192, 2010.</w:t>
      </w:r>
    </w:p>
    <w:p w14:paraId="3B0F6EE1" w14:textId="77777777" w:rsidR="00CB2FF0" w:rsidRPr="005D40D0" w:rsidRDefault="00CB2FF0">
      <w:pPr>
        <w:spacing w:line="470" w:lineRule="auto"/>
        <w:jc w:val="both"/>
        <w:rPr>
          <w:rFonts w:eastAsia="標楷體"/>
          <w:sz w:val="24"/>
        </w:rPr>
        <w:sectPr w:rsidR="00CB2FF0" w:rsidRPr="005D40D0">
          <w:pgSz w:w="11910" w:h="16840"/>
          <w:pgMar w:top="1460" w:right="1180" w:bottom="1200" w:left="1680" w:header="0" w:footer="1017" w:gutter="0"/>
          <w:cols w:space="720"/>
        </w:sectPr>
      </w:pPr>
    </w:p>
    <w:p w14:paraId="5A1D7D50" w14:textId="77777777" w:rsidR="00CB2FF0" w:rsidRPr="005D40D0" w:rsidRDefault="00000000">
      <w:pPr>
        <w:pStyle w:val="a4"/>
        <w:numPr>
          <w:ilvl w:val="0"/>
          <w:numId w:val="2"/>
        </w:numPr>
        <w:tabs>
          <w:tab w:val="left" w:pos="783"/>
          <w:tab w:val="left" w:pos="785"/>
        </w:tabs>
        <w:spacing w:before="71" w:line="470" w:lineRule="auto"/>
        <w:ind w:right="232"/>
        <w:rPr>
          <w:rFonts w:eastAsia="標楷體"/>
          <w:sz w:val="24"/>
        </w:rPr>
      </w:pPr>
      <w:r w:rsidRPr="005D40D0">
        <w:rPr>
          <w:rFonts w:eastAsia="標楷體"/>
          <w:sz w:val="24"/>
        </w:rPr>
        <w:lastRenderedPageBreak/>
        <w:t>R.</w:t>
      </w:r>
      <w:r w:rsidRPr="005D40D0">
        <w:rPr>
          <w:rFonts w:eastAsia="標楷體"/>
          <w:spacing w:val="-5"/>
          <w:sz w:val="24"/>
        </w:rPr>
        <w:t xml:space="preserve"> </w:t>
      </w:r>
      <w:proofErr w:type="spellStart"/>
      <w:r w:rsidRPr="005D40D0">
        <w:rPr>
          <w:rFonts w:eastAsia="標楷體"/>
          <w:sz w:val="24"/>
        </w:rPr>
        <w:t>Buyya</w:t>
      </w:r>
      <w:proofErr w:type="spellEnd"/>
      <w:r w:rsidRPr="005D40D0">
        <w:rPr>
          <w:rFonts w:eastAsia="標楷體"/>
          <w:sz w:val="24"/>
        </w:rPr>
        <w:t>,</w:t>
      </w:r>
      <w:r w:rsidRPr="005D40D0">
        <w:rPr>
          <w:rFonts w:eastAsia="標楷體"/>
          <w:spacing w:val="-5"/>
          <w:sz w:val="24"/>
        </w:rPr>
        <w:t xml:space="preserve"> </w:t>
      </w:r>
      <w:r w:rsidRPr="005D40D0">
        <w:rPr>
          <w:rFonts w:eastAsia="標楷體"/>
          <w:sz w:val="24"/>
        </w:rPr>
        <w:t>C.</w:t>
      </w:r>
      <w:r w:rsidRPr="005D40D0">
        <w:rPr>
          <w:rFonts w:eastAsia="標楷體"/>
          <w:spacing w:val="-5"/>
          <w:sz w:val="24"/>
        </w:rPr>
        <w:t xml:space="preserve"> </w:t>
      </w:r>
      <w:r w:rsidRPr="005D40D0">
        <w:rPr>
          <w:rFonts w:eastAsia="標楷體"/>
          <w:sz w:val="24"/>
        </w:rPr>
        <w:t>S.</w:t>
      </w:r>
      <w:r w:rsidRPr="005D40D0">
        <w:rPr>
          <w:rFonts w:eastAsia="標楷體"/>
          <w:spacing w:val="-5"/>
          <w:sz w:val="24"/>
        </w:rPr>
        <w:t xml:space="preserve"> </w:t>
      </w:r>
      <w:proofErr w:type="spellStart"/>
      <w:r w:rsidRPr="005D40D0">
        <w:rPr>
          <w:rFonts w:eastAsia="標楷體"/>
          <w:sz w:val="24"/>
        </w:rPr>
        <w:t>Yeoa</w:t>
      </w:r>
      <w:proofErr w:type="spellEnd"/>
      <w:r w:rsidRPr="005D40D0">
        <w:rPr>
          <w:rFonts w:eastAsia="標楷體"/>
          <w:sz w:val="24"/>
        </w:rPr>
        <w:t>,</w:t>
      </w:r>
      <w:r w:rsidRPr="005D40D0">
        <w:rPr>
          <w:rFonts w:eastAsia="標楷體"/>
          <w:spacing w:val="-5"/>
          <w:sz w:val="24"/>
        </w:rPr>
        <w:t xml:space="preserve"> </w:t>
      </w:r>
      <w:r w:rsidRPr="005D40D0">
        <w:rPr>
          <w:rFonts w:eastAsia="標楷體"/>
          <w:sz w:val="24"/>
        </w:rPr>
        <w:t>S.</w:t>
      </w:r>
      <w:r w:rsidRPr="005D40D0">
        <w:rPr>
          <w:rFonts w:eastAsia="標楷體"/>
          <w:spacing w:val="-5"/>
          <w:sz w:val="24"/>
        </w:rPr>
        <w:t xml:space="preserve"> </w:t>
      </w:r>
      <w:r w:rsidRPr="005D40D0">
        <w:rPr>
          <w:rFonts w:eastAsia="標楷體"/>
          <w:sz w:val="24"/>
        </w:rPr>
        <w:t>Venugopal,</w:t>
      </w:r>
      <w:r w:rsidRPr="005D40D0">
        <w:rPr>
          <w:rFonts w:eastAsia="標楷體"/>
          <w:spacing w:val="-5"/>
          <w:sz w:val="24"/>
        </w:rPr>
        <w:t xml:space="preserve"> </w:t>
      </w:r>
      <w:r w:rsidRPr="005D40D0">
        <w:rPr>
          <w:rFonts w:eastAsia="標楷體"/>
          <w:sz w:val="24"/>
        </w:rPr>
        <w:t>J.</w:t>
      </w:r>
      <w:r w:rsidRPr="005D40D0">
        <w:rPr>
          <w:rFonts w:eastAsia="標楷體"/>
          <w:spacing w:val="-5"/>
          <w:sz w:val="24"/>
        </w:rPr>
        <w:t xml:space="preserve"> </w:t>
      </w:r>
      <w:r w:rsidRPr="005D40D0">
        <w:rPr>
          <w:rFonts w:eastAsia="標楷體"/>
          <w:sz w:val="24"/>
        </w:rPr>
        <w:t>Broberg,</w:t>
      </w:r>
      <w:r w:rsidRPr="005D40D0">
        <w:rPr>
          <w:rFonts w:eastAsia="標楷體"/>
          <w:spacing w:val="-5"/>
          <w:sz w:val="24"/>
        </w:rPr>
        <w:t xml:space="preserve"> </w:t>
      </w:r>
      <w:r w:rsidRPr="005D40D0">
        <w:rPr>
          <w:rFonts w:eastAsia="標楷體"/>
          <w:sz w:val="24"/>
        </w:rPr>
        <w:t>and</w:t>
      </w:r>
      <w:r w:rsidRPr="005D40D0">
        <w:rPr>
          <w:rFonts w:eastAsia="標楷體"/>
          <w:spacing w:val="-3"/>
          <w:sz w:val="24"/>
        </w:rPr>
        <w:t xml:space="preserve"> </w:t>
      </w:r>
      <w:r w:rsidRPr="005D40D0">
        <w:rPr>
          <w:rFonts w:eastAsia="標楷體"/>
          <w:sz w:val="24"/>
        </w:rPr>
        <w:t>I.</w:t>
      </w:r>
      <w:r w:rsidRPr="005D40D0">
        <w:rPr>
          <w:rFonts w:eastAsia="標楷體"/>
          <w:spacing w:val="-4"/>
          <w:sz w:val="24"/>
        </w:rPr>
        <w:t xml:space="preserve"> </w:t>
      </w:r>
      <w:proofErr w:type="spellStart"/>
      <w:r w:rsidRPr="005D40D0">
        <w:rPr>
          <w:rFonts w:eastAsia="標楷體"/>
          <w:sz w:val="24"/>
        </w:rPr>
        <w:t>Brandic</w:t>
      </w:r>
      <w:proofErr w:type="spellEnd"/>
      <w:r w:rsidRPr="005D40D0">
        <w:rPr>
          <w:rFonts w:eastAsia="標楷體"/>
          <w:sz w:val="24"/>
        </w:rPr>
        <w:t>.</w:t>
      </w:r>
      <w:r w:rsidRPr="005D40D0">
        <w:rPr>
          <w:rFonts w:eastAsia="標楷體"/>
          <w:spacing w:val="-5"/>
          <w:sz w:val="24"/>
        </w:rPr>
        <w:t xml:space="preserve"> </w:t>
      </w:r>
      <w:r w:rsidRPr="005D40D0">
        <w:rPr>
          <w:rFonts w:eastAsia="標楷體"/>
          <w:sz w:val="24"/>
        </w:rPr>
        <w:t>“Cloud</w:t>
      </w:r>
      <w:r w:rsidRPr="005D40D0">
        <w:rPr>
          <w:rFonts w:eastAsia="標楷體"/>
          <w:spacing w:val="-5"/>
          <w:sz w:val="24"/>
        </w:rPr>
        <w:t xml:space="preserve"> </w:t>
      </w:r>
      <w:r w:rsidRPr="005D40D0">
        <w:rPr>
          <w:rFonts w:eastAsia="標楷體"/>
          <w:sz w:val="24"/>
        </w:rPr>
        <w:t>Computing and Emerging IT Platforms: Vision, Hype, and Reality for Delivering Computing as</w:t>
      </w:r>
      <w:r w:rsidRPr="005D40D0">
        <w:rPr>
          <w:rFonts w:eastAsia="標楷體"/>
          <w:spacing w:val="40"/>
          <w:sz w:val="24"/>
        </w:rPr>
        <w:t xml:space="preserve"> </w:t>
      </w:r>
      <w:r w:rsidRPr="005D40D0">
        <w:rPr>
          <w:rFonts w:eastAsia="標楷體"/>
          <w:sz w:val="24"/>
        </w:rPr>
        <w:t>the</w:t>
      </w:r>
      <w:r w:rsidRPr="005D40D0">
        <w:rPr>
          <w:rFonts w:eastAsia="標楷體"/>
          <w:spacing w:val="40"/>
          <w:sz w:val="24"/>
        </w:rPr>
        <w:t xml:space="preserve"> </w:t>
      </w:r>
      <w:r w:rsidRPr="005D40D0">
        <w:rPr>
          <w:rFonts w:eastAsia="標楷體"/>
          <w:sz w:val="24"/>
        </w:rPr>
        <w:t>5th</w:t>
      </w:r>
      <w:r w:rsidRPr="005D40D0">
        <w:rPr>
          <w:rFonts w:eastAsia="標楷體"/>
          <w:spacing w:val="40"/>
          <w:sz w:val="24"/>
        </w:rPr>
        <w:t xml:space="preserve"> </w:t>
      </w:r>
      <w:r w:rsidRPr="005D40D0">
        <w:rPr>
          <w:rFonts w:eastAsia="標楷體"/>
          <w:sz w:val="24"/>
        </w:rPr>
        <w:t>Utility.”</w:t>
      </w:r>
      <w:r w:rsidRPr="005D40D0">
        <w:rPr>
          <w:rFonts w:eastAsia="標楷體"/>
          <w:spacing w:val="40"/>
          <w:sz w:val="24"/>
        </w:rPr>
        <w:t xml:space="preserve"> </w:t>
      </w:r>
      <w:r w:rsidRPr="005D40D0">
        <w:rPr>
          <w:rFonts w:eastAsia="標楷體"/>
          <w:i/>
          <w:sz w:val="24"/>
        </w:rPr>
        <w:t>Future</w:t>
      </w:r>
      <w:r w:rsidRPr="005D40D0">
        <w:rPr>
          <w:rFonts w:eastAsia="標楷體"/>
          <w:i/>
          <w:spacing w:val="40"/>
          <w:sz w:val="24"/>
        </w:rPr>
        <w:t xml:space="preserve"> </w:t>
      </w:r>
      <w:r w:rsidRPr="005D40D0">
        <w:rPr>
          <w:rFonts w:eastAsia="標楷體"/>
          <w:i/>
          <w:sz w:val="24"/>
        </w:rPr>
        <w:t>Generation</w:t>
      </w:r>
      <w:r w:rsidRPr="005D40D0">
        <w:rPr>
          <w:rFonts w:eastAsia="標楷體"/>
          <w:i/>
          <w:spacing w:val="40"/>
          <w:sz w:val="24"/>
        </w:rPr>
        <w:t xml:space="preserve"> </w:t>
      </w:r>
      <w:r w:rsidRPr="005D40D0">
        <w:rPr>
          <w:rFonts w:eastAsia="標楷體"/>
          <w:i/>
          <w:sz w:val="24"/>
        </w:rPr>
        <w:t>Computer</w:t>
      </w:r>
      <w:r w:rsidRPr="005D40D0">
        <w:rPr>
          <w:rFonts w:eastAsia="標楷體"/>
          <w:i/>
          <w:spacing w:val="40"/>
          <w:sz w:val="24"/>
        </w:rPr>
        <w:t xml:space="preserve"> </w:t>
      </w:r>
      <w:r w:rsidRPr="005D40D0">
        <w:rPr>
          <w:rFonts w:eastAsia="標楷體"/>
          <w:i/>
          <w:sz w:val="24"/>
        </w:rPr>
        <w:t>Systems</w:t>
      </w:r>
      <w:r w:rsidRPr="005D40D0">
        <w:rPr>
          <w:rFonts w:eastAsia="標楷體"/>
          <w:sz w:val="24"/>
        </w:rPr>
        <w:t>,</w:t>
      </w:r>
      <w:r w:rsidRPr="005D40D0">
        <w:rPr>
          <w:rFonts w:eastAsia="標楷體"/>
          <w:spacing w:val="40"/>
          <w:sz w:val="24"/>
        </w:rPr>
        <w:t xml:space="preserve"> </w:t>
      </w:r>
      <w:r w:rsidRPr="005D40D0">
        <w:rPr>
          <w:rFonts w:eastAsia="標楷體"/>
          <w:sz w:val="24"/>
        </w:rPr>
        <w:t>Vol.</w:t>
      </w:r>
      <w:r w:rsidRPr="005D40D0">
        <w:rPr>
          <w:rFonts w:eastAsia="標楷體"/>
          <w:spacing w:val="40"/>
          <w:sz w:val="24"/>
        </w:rPr>
        <w:t xml:space="preserve"> </w:t>
      </w:r>
      <w:r w:rsidRPr="005D40D0">
        <w:rPr>
          <w:rFonts w:eastAsia="標楷體"/>
          <w:sz w:val="24"/>
        </w:rPr>
        <w:t>25,</w:t>
      </w:r>
      <w:r w:rsidRPr="005D40D0">
        <w:rPr>
          <w:rFonts w:eastAsia="標楷體"/>
          <w:spacing w:val="40"/>
          <w:sz w:val="24"/>
        </w:rPr>
        <w:t xml:space="preserve"> </w:t>
      </w:r>
      <w:r w:rsidRPr="005D40D0">
        <w:rPr>
          <w:rFonts w:eastAsia="標楷體"/>
          <w:sz w:val="24"/>
        </w:rPr>
        <w:t>No.</w:t>
      </w:r>
      <w:r w:rsidRPr="005D40D0">
        <w:rPr>
          <w:rFonts w:eastAsia="標楷體"/>
          <w:spacing w:val="40"/>
          <w:sz w:val="24"/>
        </w:rPr>
        <w:t xml:space="preserve"> </w:t>
      </w:r>
      <w:r w:rsidRPr="005D40D0">
        <w:rPr>
          <w:rFonts w:eastAsia="標楷體"/>
          <w:sz w:val="24"/>
        </w:rPr>
        <w:t>6,</w:t>
      </w:r>
      <w:r w:rsidRPr="005D40D0">
        <w:rPr>
          <w:rFonts w:eastAsia="標楷體"/>
          <w:spacing w:val="40"/>
          <w:sz w:val="24"/>
        </w:rPr>
        <w:t xml:space="preserve"> </w:t>
      </w:r>
      <w:r w:rsidRPr="005D40D0">
        <w:rPr>
          <w:rFonts w:eastAsia="標楷體"/>
          <w:sz w:val="24"/>
        </w:rPr>
        <w:t>pp. 599-616, Jun, 2009.</w:t>
      </w:r>
    </w:p>
    <w:p w14:paraId="385D3C28" w14:textId="77777777" w:rsidR="00CB2FF0" w:rsidRPr="005D40D0" w:rsidRDefault="00000000">
      <w:pPr>
        <w:pStyle w:val="a4"/>
        <w:numPr>
          <w:ilvl w:val="0"/>
          <w:numId w:val="2"/>
        </w:numPr>
        <w:tabs>
          <w:tab w:val="left" w:pos="783"/>
          <w:tab w:val="left" w:pos="785"/>
        </w:tabs>
        <w:spacing w:line="470" w:lineRule="auto"/>
        <w:ind w:right="234"/>
        <w:rPr>
          <w:rFonts w:eastAsia="標楷體"/>
          <w:sz w:val="24"/>
        </w:rPr>
      </w:pPr>
      <w:r w:rsidRPr="005D40D0">
        <w:rPr>
          <w:rFonts w:eastAsia="標楷體"/>
          <w:noProof/>
        </w:rPr>
        <w:drawing>
          <wp:anchor distT="0" distB="0" distL="0" distR="0" simplePos="0" relativeHeight="251727360" behindDoc="1" locked="0" layoutInCell="1" allowOverlap="1" wp14:anchorId="267ACD1E" wp14:editId="501BB796">
            <wp:simplePos x="0" y="0"/>
            <wp:positionH relativeFrom="page">
              <wp:posOffset>1652890</wp:posOffset>
            </wp:positionH>
            <wp:positionV relativeFrom="paragraph">
              <wp:posOffset>594947</wp:posOffset>
            </wp:positionV>
            <wp:extent cx="4628860" cy="4728872"/>
            <wp:effectExtent l="0" t="0" r="0" b="0"/>
            <wp:wrapNone/>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z w:val="24"/>
        </w:rPr>
        <w:t>L. M. Vaquero, L. R. Merino, J. Caceres, and M. Lindner. “A</w:t>
      </w:r>
      <w:r w:rsidRPr="005D40D0">
        <w:rPr>
          <w:rFonts w:eastAsia="標楷體"/>
          <w:spacing w:val="-10"/>
          <w:sz w:val="24"/>
        </w:rPr>
        <w:t xml:space="preserve"> </w:t>
      </w:r>
      <w:r w:rsidRPr="005D40D0">
        <w:rPr>
          <w:rFonts w:eastAsia="標楷體"/>
          <w:sz w:val="24"/>
        </w:rPr>
        <w:t>Break in the Clouds: Towards</w:t>
      </w:r>
      <w:r w:rsidRPr="005D40D0">
        <w:rPr>
          <w:rFonts w:eastAsia="標楷體"/>
          <w:spacing w:val="-5"/>
          <w:sz w:val="24"/>
        </w:rPr>
        <w:t xml:space="preserve"> </w:t>
      </w:r>
      <w:r w:rsidRPr="005D40D0">
        <w:rPr>
          <w:rFonts w:eastAsia="標楷體"/>
          <w:sz w:val="24"/>
        </w:rPr>
        <w:t>a</w:t>
      </w:r>
      <w:r w:rsidRPr="005D40D0">
        <w:rPr>
          <w:rFonts w:eastAsia="標楷體"/>
          <w:spacing w:val="-5"/>
          <w:sz w:val="24"/>
        </w:rPr>
        <w:t xml:space="preserve"> </w:t>
      </w:r>
      <w:r w:rsidRPr="005D40D0">
        <w:rPr>
          <w:rFonts w:eastAsia="標楷體"/>
          <w:sz w:val="24"/>
        </w:rPr>
        <w:t>Cloud</w:t>
      </w:r>
      <w:r w:rsidRPr="005D40D0">
        <w:rPr>
          <w:rFonts w:eastAsia="標楷體"/>
          <w:spacing w:val="-4"/>
          <w:sz w:val="24"/>
        </w:rPr>
        <w:t xml:space="preserve"> </w:t>
      </w:r>
      <w:r w:rsidRPr="005D40D0">
        <w:rPr>
          <w:rFonts w:eastAsia="標楷體"/>
          <w:sz w:val="24"/>
        </w:rPr>
        <w:t>Definition.”</w:t>
      </w:r>
      <w:r w:rsidRPr="005D40D0">
        <w:rPr>
          <w:rFonts w:eastAsia="標楷體"/>
          <w:spacing w:val="-5"/>
          <w:sz w:val="24"/>
        </w:rPr>
        <w:t xml:space="preserve"> </w:t>
      </w:r>
      <w:r w:rsidRPr="005D40D0">
        <w:rPr>
          <w:rFonts w:eastAsia="標楷體"/>
          <w:i/>
          <w:sz w:val="24"/>
        </w:rPr>
        <w:t>ACM</w:t>
      </w:r>
      <w:r w:rsidRPr="005D40D0">
        <w:rPr>
          <w:rFonts w:eastAsia="標楷體"/>
          <w:i/>
          <w:spacing w:val="-5"/>
          <w:sz w:val="24"/>
        </w:rPr>
        <w:t xml:space="preserve"> </w:t>
      </w:r>
      <w:r w:rsidRPr="005D40D0">
        <w:rPr>
          <w:rFonts w:eastAsia="標楷體"/>
          <w:i/>
          <w:sz w:val="24"/>
        </w:rPr>
        <w:t>SIGCOMM</w:t>
      </w:r>
      <w:r w:rsidRPr="005D40D0">
        <w:rPr>
          <w:rFonts w:eastAsia="標楷體"/>
          <w:i/>
          <w:spacing w:val="-5"/>
          <w:sz w:val="24"/>
        </w:rPr>
        <w:t xml:space="preserve"> </w:t>
      </w:r>
      <w:r w:rsidRPr="005D40D0">
        <w:rPr>
          <w:rFonts w:eastAsia="標楷體"/>
          <w:i/>
          <w:sz w:val="24"/>
        </w:rPr>
        <w:t>Computer</w:t>
      </w:r>
      <w:r w:rsidRPr="005D40D0">
        <w:rPr>
          <w:rFonts w:eastAsia="標楷體"/>
          <w:i/>
          <w:spacing w:val="-4"/>
          <w:sz w:val="24"/>
        </w:rPr>
        <w:t xml:space="preserve"> </w:t>
      </w:r>
      <w:r w:rsidRPr="005D40D0">
        <w:rPr>
          <w:rFonts w:eastAsia="標楷體"/>
          <w:i/>
          <w:sz w:val="24"/>
        </w:rPr>
        <w:t>Communication</w:t>
      </w:r>
      <w:r w:rsidRPr="005D40D0">
        <w:rPr>
          <w:rFonts w:eastAsia="標楷體"/>
          <w:i/>
          <w:spacing w:val="-4"/>
          <w:sz w:val="24"/>
        </w:rPr>
        <w:t xml:space="preserve"> </w:t>
      </w:r>
      <w:r w:rsidRPr="005D40D0">
        <w:rPr>
          <w:rFonts w:eastAsia="標楷體"/>
          <w:i/>
          <w:sz w:val="24"/>
        </w:rPr>
        <w:t>Review</w:t>
      </w:r>
      <w:r w:rsidRPr="005D40D0">
        <w:rPr>
          <w:rFonts w:eastAsia="標楷體"/>
          <w:sz w:val="24"/>
        </w:rPr>
        <w:t>, Vol. 39, No. 1, pp. 50-55, Jan, 2009.</w:t>
      </w:r>
    </w:p>
    <w:p w14:paraId="6BD9990E" w14:textId="77777777" w:rsidR="00CB2FF0" w:rsidRPr="005D40D0" w:rsidRDefault="00000000">
      <w:pPr>
        <w:pStyle w:val="a4"/>
        <w:numPr>
          <w:ilvl w:val="0"/>
          <w:numId w:val="2"/>
        </w:numPr>
        <w:tabs>
          <w:tab w:val="left" w:pos="783"/>
          <w:tab w:val="left" w:pos="785"/>
        </w:tabs>
        <w:spacing w:line="470" w:lineRule="auto"/>
        <w:ind w:right="239"/>
        <w:rPr>
          <w:rFonts w:eastAsia="標楷體"/>
          <w:sz w:val="24"/>
        </w:rPr>
      </w:pPr>
      <w:r w:rsidRPr="005D40D0">
        <w:rPr>
          <w:rFonts w:eastAsia="標楷體"/>
          <w:sz w:val="24"/>
        </w:rPr>
        <w:t>C.</w:t>
      </w:r>
      <w:r w:rsidRPr="005D40D0">
        <w:rPr>
          <w:rFonts w:eastAsia="標楷體"/>
          <w:spacing w:val="-15"/>
          <w:sz w:val="24"/>
        </w:rPr>
        <w:t xml:space="preserve"> </w:t>
      </w:r>
      <w:r w:rsidRPr="005D40D0">
        <w:rPr>
          <w:rFonts w:eastAsia="標楷體"/>
          <w:sz w:val="24"/>
        </w:rPr>
        <w:t>Y.</w:t>
      </w:r>
      <w:r w:rsidRPr="005D40D0">
        <w:rPr>
          <w:rFonts w:eastAsia="標楷體"/>
          <w:spacing w:val="-15"/>
          <w:sz w:val="24"/>
        </w:rPr>
        <w:t xml:space="preserve"> </w:t>
      </w:r>
      <w:r w:rsidRPr="005D40D0">
        <w:rPr>
          <w:rFonts w:eastAsia="標楷體"/>
          <w:sz w:val="24"/>
        </w:rPr>
        <w:t>Wu,</w:t>
      </w:r>
      <w:r w:rsidRPr="005D40D0">
        <w:rPr>
          <w:rFonts w:eastAsia="標楷體"/>
          <w:spacing w:val="-12"/>
          <w:sz w:val="24"/>
        </w:rPr>
        <w:t xml:space="preserve"> </w:t>
      </w:r>
      <w:r w:rsidRPr="005D40D0">
        <w:rPr>
          <w:rFonts w:eastAsia="標楷體"/>
          <w:sz w:val="24"/>
        </w:rPr>
        <w:t>C.</w:t>
      </w:r>
      <w:r w:rsidRPr="005D40D0">
        <w:rPr>
          <w:rFonts w:eastAsia="標楷體"/>
          <w:spacing w:val="-14"/>
          <w:sz w:val="24"/>
        </w:rPr>
        <w:t xml:space="preserve"> </w:t>
      </w:r>
      <w:r w:rsidRPr="005D40D0">
        <w:rPr>
          <w:rFonts w:eastAsia="標楷體"/>
          <w:sz w:val="24"/>
        </w:rPr>
        <w:t>Y.</w:t>
      </w:r>
      <w:r w:rsidRPr="005D40D0">
        <w:rPr>
          <w:rFonts w:eastAsia="標楷體"/>
          <w:spacing w:val="-11"/>
          <w:sz w:val="24"/>
        </w:rPr>
        <w:t xml:space="preserve"> </w:t>
      </w:r>
      <w:r w:rsidRPr="005D40D0">
        <w:rPr>
          <w:rFonts w:eastAsia="標楷體"/>
          <w:sz w:val="24"/>
        </w:rPr>
        <w:t>Wang,</w:t>
      </w:r>
      <w:r w:rsidRPr="005D40D0">
        <w:rPr>
          <w:rFonts w:eastAsia="標楷體"/>
          <w:spacing w:val="-11"/>
          <w:sz w:val="24"/>
        </w:rPr>
        <w:t xml:space="preserve"> </w:t>
      </w:r>
      <w:r w:rsidRPr="005D40D0">
        <w:rPr>
          <w:rFonts w:eastAsia="標楷體"/>
          <w:sz w:val="24"/>
        </w:rPr>
        <w:t>and</w:t>
      </w:r>
      <w:r w:rsidRPr="005D40D0">
        <w:rPr>
          <w:rFonts w:eastAsia="標楷體"/>
          <w:spacing w:val="-10"/>
          <w:sz w:val="24"/>
        </w:rPr>
        <w:t xml:space="preserve"> </w:t>
      </w:r>
      <w:r w:rsidRPr="005D40D0">
        <w:rPr>
          <w:rFonts w:eastAsia="標楷體"/>
          <w:sz w:val="24"/>
        </w:rPr>
        <w:t>T.</w:t>
      </w:r>
      <w:r w:rsidRPr="005D40D0">
        <w:rPr>
          <w:rFonts w:eastAsia="標楷體"/>
          <w:spacing w:val="-13"/>
          <w:sz w:val="24"/>
        </w:rPr>
        <w:t xml:space="preserve"> </w:t>
      </w:r>
      <w:r w:rsidRPr="005D40D0">
        <w:rPr>
          <w:rFonts w:eastAsia="標楷體"/>
          <w:sz w:val="24"/>
        </w:rPr>
        <w:t>W.</w:t>
      </w:r>
      <w:r w:rsidRPr="005D40D0">
        <w:rPr>
          <w:rFonts w:eastAsia="標楷體"/>
          <w:spacing w:val="-14"/>
          <w:sz w:val="24"/>
        </w:rPr>
        <w:t xml:space="preserve"> </w:t>
      </w:r>
      <w:r w:rsidRPr="005D40D0">
        <w:rPr>
          <w:rFonts w:eastAsia="標楷體"/>
          <w:sz w:val="24"/>
        </w:rPr>
        <w:t>Yang.</w:t>
      </w:r>
      <w:r w:rsidRPr="005D40D0">
        <w:rPr>
          <w:rFonts w:eastAsia="標楷體"/>
          <w:spacing w:val="-10"/>
          <w:sz w:val="24"/>
        </w:rPr>
        <w:t xml:space="preserve"> </w:t>
      </w:r>
      <w:r w:rsidRPr="005D40D0">
        <w:rPr>
          <w:rFonts w:eastAsia="標楷體"/>
          <w:sz w:val="24"/>
        </w:rPr>
        <w:t>“A</w:t>
      </w:r>
      <w:r w:rsidRPr="005D40D0">
        <w:rPr>
          <w:rFonts w:eastAsia="標楷體"/>
          <w:spacing w:val="-15"/>
          <w:sz w:val="24"/>
        </w:rPr>
        <w:t xml:space="preserve"> </w:t>
      </w:r>
      <w:r w:rsidRPr="005D40D0">
        <w:rPr>
          <w:rFonts w:eastAsia="標楷體"/>
          <w:sz w:val="24"/>
        </w:rPr>
        <w:t>Mobile</w:t>
      </w:r>
      <w:r w:rsidRPr="005D40D0">
        <w:rPr>
          <w:rFonts w:eastAsia="標楷體"/>
          <w:spacing w:val="-12"/>
          <w:sz w:val="24"/>
        </w:rPr>
        <w:t xml:space="preserve"> </w:t>
      </w:r>
      <w:r w:rsidRPr="005D40D0">
        <w:rPr>
          <w:rFonts w:eastAsia="標楷體"/>
          <w:sz w:val="24"/>
        </w:rPr>
        <w:t>Oriented</w:t>
      </w:r>
      <w:r w:rsidRPr="005D40D0">
        <w:rPr>
          <w:rFonts w:eastAsia="標楷體"/>
          <w:spacing w:val="-11"/>
          <w:sz w:val="24"/>
        </w:rPr>
        <w:t xml:space="preserve"> </w:t>
      </w:r>
      <w:r w:rsidRPr="005D40D0">
        <w:rPr>
          <w:rFonts w:eastAsia="標楷體"/>
          <w:sz w:val="24"/>
        </w:rPr>
        <w:t>Security</w:t>
      </w:r>
      <w:r w:rsidRPr="005D40D0">
        <w:rPr>
          <w:rFonts w:eastAsia="標楷體"/>
          <w:spacing w:val="-15"/>
          <w:sz w:val="24"/>
        </w:rPr>
        <w:t xml:space="preserve"> </w:t>
      </w:r>
      <w:r w:rsidRPr="005D40D0">
        <w:rPr>
          <w:rFonts w:eastAsia="標楷體"/>
          <w:sz w:val="24"/>
        </w:rPr>
        <w:t>System</w:t>
      </w:r>
      <w:r w:rsidRPr="005D40D0">
        <w:rPr>
          <w:rFonts w:eastAsia="標楷體"/>
          <w:spacing w:val="-11"/>
          <w:sz w:val="24"/>
        </w:rPr>
        <w:t xml:space="preserve"> </w:t>
      </w:r>
      <w:r w:rsidRPr="005D40D0">
        <w:rPr>
          <w:rFonts w:eastAsia="標楷體"/>
          <w:sz w:val="24"/>
        </w:rPr>
        <w:t>Based on</w:t>
      </w:r>
      <w:r w:rsidRPr="005D40D0">
        <w:rPr>
          <w:rFonts w:eastAsia="標楷體"/>
          <w:spacing w:val="-2"/>
          <w:sz w:val="24"/>
        </w:rPr>
        <w:t xml:space="preserve"> </w:t>
      </w:r>
      <w:r w:rsidRPr="005D40D0">
        <w:rPr>
          <w:rFonts w:eastAsia="標楷體"/>
          <w:sz w:val="24"/>
        </w:rPr>
        <w:t>Agent</w:t>
      </w:r>
      <w:r w:rsidRPr="005D40D0">
        <w:rPr>
          <w:rFonts w:eastAsia="標楷體"/>
          <w:spacing w:val="-1"/>
          <w:sz w:val="24"/>
        </w:rPr>
        <w:t xml:space="preserve"> </w:t>
      </w:r>
      <w:r w:rsidRPr="005D40D0">
        <w:rPr>
          <w:rFonts w:eastAsia="標楷體"/>
          <w:sz w:val="24"/>
        </w:rPr>
        <w:t>Theory</w:t>
      </w:r>
      <w:r w:rsidRPr="005D40D0">
        <w:rPr>
          <w:rFonts w:eastAsia="標楷體"/>
          <w:spacing w:val="-4"/>
          <w:sz w:val="24"/>
        </w:rPr>
        <w:t xml:space="preserve"> </w:t>
      </w:r>
      <w:r w:rsidRPr="005D40D0">
        <w:rPr>
          <w:rFonts w:eastAsia="標楷體"/>
          <w:sz w:val="24"/>
        </w:rPr>
        <w:t>and</w:t>
      </w:r>
      <w:r w:rsidRPr="005D40D0">
        <w:rPr>
          <w:rFonts w:eastAsia="標楷體"/>
          <w:spacing w:val="-2"/>
          <w:sz w:val="24"/>
        </w:rPr>
        <w:t xml:space="preserve"> </w:t>
      </w:r>
      <w:r w:rsidRPr="005D40D0">
        <w:rPr>
          <w:rFonts w:eastAsia="標楷體"/>
          <w:sz w:val="24"/>
        </w:rPr>
        <w:t>Cloud</w:t>
      </w:r>
      <w:r w:rsidRPr="005D40D0">
        <w:rPr>
          <w:rFonts w:eastAsia="標楷體"/>
          <w:spacing w:val="-2"/>
          <w:sz w:val="24"/>
        </w:rPr>
        <w:t xml:space="preserve"> </w:t>
      </w:r>
      <w:r w:rsidRPr="005D40D0">
        <w:rPr>
          <w:rFonts w:eastAsia="標楷體"/>
          <w:sz w:val="24"/>
        </w:rPr>
        <w:t xml:space="preserve">Technique.” </w:t>
      </w:r>
      <w:r w:rsidRPr="005D40D0">
        <w:rPr>
          <w:rFonts w:eastAsia="標楷體"/>
          <w:i/>
          <w:sz w:val="24"/>
        </w:rPr>
        <w:t>Journal</w:t>
      </w:r>
      <w:r w:rsidRPr="005D40D0">
        <w:rPr>
          <w:rFonts w:eastAsia="標楷體"/>
          <w:i/>
          <w:spacing w:val="-1"/>
          <w:sz w:val="24"/>
        </w:rPr>
        <w:t xml:space="preserve"> </w:t>
      </w:r>
      <w:r w:rsidRPr="005D40D0">
        <w:rPr>
          <w:rFonts w:eastAsia="標楷體"/>
          <w:i/>
          <w:sz w:val="24"/>
        </w:rPr>
        <w:t>of</w:t>
      </w:r>
      <w:r w:rsidRPr="005D40D0">
        <w:rPr>
          <w:rFonts w:eastAsia="標楷體"/>
          <w:i/>
          <w:spacing w:val="-1"/>
          <w:sz w:val="24"/>
        </w:rPr>
        <w:t xml:space="preserve"> </w:t>
      </w:r>
      <w:r w:rsidRPr="005D40D0">
        <w:rPr>
          <w:rFonts w:eastAsia="標楷體"/>
          <w:i/>
          <w:sz w:val="24"/>
        </w:rPr>
        <w:t>Southern</w:t>
      </w:r>
      <w:r w:rsidRPr="005D40D0">
        <w:rPr>
          <w:rFonts w:eastAsia="標楷體"/>
          <w:i/>
          <w:spacing w:val="-2"/>
          <w:sz w:val="24"/>
        </w:rPr>
        <w:t xml:space="preserve"> </w:t>
      </w:r>
      <w:r w:rsidRPr="005D40D0">
        <w:rPr>
          <w:rFonts w:eastAsia="標楷體"/>
          <w:i/>
          <w:sz w:val="24"/>
        </w:rPr>
        <w:t>Taiwan</w:t>
      </w:r>
      <w:r w:rsidRPr="005D40D0">
        <w:rPr>
          <w:rFonts w:eastAsia="標楷體"/>
          <w:i/>
          <w:spacing w:val="-2"/>
          <w:sz w:val="24"/>
        </w:rPr>
        <w:t xml:space="preserve"> </w:t>
      </w:r>
      <w:r w:rsidRPr="005D40D0">
        <w:rPr>
          <w:rFonts w:eastAsia="標楷體"/>
          <w:i/>
          <w:sz w:val="24"/>
        </w:rPr>
        <w:t>University</w:t>
      </w:r>
      <w:r w:rsidRPr="005D40D0">
        <w:rPr>
          <w:rFonts w:eastAsia="標楷體"/>
          <w:i/>
          <w:spacing w:val="-2"/>
          <w:sz w:val="24"/>
        </w:rPr>
        <w:t xml:space="preserve"> </w:t>
      </w:r>
      <w:r w:rsidRPr="005D40D0">
        <w:rPr>
          <w:rFonts w:eastAsia="標楷體"/>
          <w:i/>
          <w:sz w:val="24"/>
        </w:rPr>
        <w:t>of Science and Technology</w:t>
      </w:r>
      <w:r w:rsidRPr="005D40D0">
        <w:rPr>
          <w:rFonts w:eastAsia="標楷體"/>
          <w:sz w:val="24"/>
        </w:rPr>
        <w:t>, Vol. 3, pp. 39-54, Sep, 2012.</w:t>
      </w:r>
    </w:p>
    <w:p w14:paraId="15D195B7" w14:textId="08CFBF2C" w:rsidR="00CB2FF0" w:rsidRPr="005D40D0" w:rsidRDefault="008D58F5">
      <w:pPr>
        <w:pStyle w:val="a4"/>
        <w:numPr>
          <w:ilvl w:val="0"/>
          <w:numId w:val="2"/>
        </w:numPr>
        <w:tabs>
          <w:tab w:val="left" w:pos="783"/>
          <w:tab w:val="left" w:pos="785"/>
        </w:tabs>
        <w:spacing w:line="470" w:lineRule="auto"/>
        <w:ind w:right="235"/>
        <w:rPr>
          <w:rFonts w:eastAsia="標楷體"/>
          <w:sz w:val="24"/>
        </w:rPr>
      </w:pPr>
      <w:ins w:id="313" w:author="190498 lily" w:date="2023-11-19T20:12:00Z">
        <w:r w:rsidRPr="005D40D0">
          <w:rPr>
            <w:rFonts w:eastAsia="標楷體"/>
            <w:sz w:val="24"/>
          </w:rPr>
          <w:t>Chen</w:t>
        </w:r>
        <w:r>
          <w:rPr>
            <w:rFonts w:eastAsia="標楷體"/>
            <w:sz w:val="24"/>
          </w:rPr>
          <w:t>,</w:t>
        </w:r>
        <w:r w:rsidRPr="005D40D0">
          <w:rPr>
            <w:rFonts w:eastAsia="標楷體"/>
            <w:sz w:val="24"/>
          </w:rPr>
          <w:t xml:space="preserve"> </w:t>
        </w:r>
      </w:ins>
      <w:r w:rsidR="00000000" w:rsidRPr="005D40D0">
        <w:rPr>
          <w:rFonts w:eastAsia="標楷體"/>
          <w:sz w:val="24"/>
        </w:rPr>
        <w:t>T.</w:t>
      </w:r>
      <w:r w:rsidR="00000000" w:rsidRPr="005D40D0">
        <w:rPr>
          <w:rFonts w:eastAsia="標楷體"/>
          <w:spacing w:val="40"/>
          <w:sz w:val="24"/>
        </w:rPr>
        <w:t xml:space="preserve"> </w:t>
      </w:r>
      <w:r w:rsidR="00000000" w:rsidRPr="005D40D0">
        <w:rPr>
          <w:rFonts w:eastAsia="標楷體"/>
          <w:sz w:val="24"/>
        </w:rPr>
        <w:t>C.</w:t>
      </w:r>
      <w:ins w:id="314" w:author="190498 lily" w:date="2023-11-19T20:12:00Z">
        <w:r>
          <w:rPr>
            <w:rFonts w:eastAsia="標楷體"/>
            <w:sz w:val="24"/>
          </w:rPr>
          <w:t xml:space="preserve"> (2012)</w:t>
        </w:r>
      </w:ins>
      <w:del w:id="315" w:author="190498 lily" w:date="2023-11-19T20:12:00Z">
        <w:r w:rsidR="00000000" w:rsidRPr="005D40D0" w:rsidDel="008D58F5">
          <w:rPr>
            <w:rFonts w:eastAsia="標楷體"/>
            <w:spacing w:val="40"/>
            <w:sz w:val="24"/>
          </w:rPr>
          <w:delText xml:space="preserve"> </w:delText>
        </w:r>
        <w:r w:rsidR="00000000" w:rsidRPr="005D40D0" w:rsidDel="008D58F5">
          <w:rPr>
            <w:rFonts w:eastAsia="標楷體"/>
            <w:sz w:val="24"/>
          </w:rPr>
          <w:delText>Chen</w:delText>
        </w:r>
      </w:del>
      <w:r w:rsidR="00000000" w:rsidRPr="005D40D0">
        <w:rPr>
          <w:rFonts w:eastAsia="標楷體"/>
          <w:sz w:val="24"/>
        </w:rPr>
        <w:t>.</w:t>
      </w:r>
      <w:ins w:id="316" w:author="190498 lily" w:date="2023-11-19T20:12:00Z">
        <w:r>
          <w:rPr>
            <w:rFonts w:eastAsia="標楷體"/>
            <w:sz w:val="24"/>
          </w:rPr>
          <w:t xml:space="preserve"> </w:t>
        </w:r>
      </w:ins>
      <w:del w:id="317" w:author="190498 lily" w:date="2023-11-19T20:12:00Z">
        <w:r w:rsidR="00000000" w:rsidRPr="005D40D0" w:rsidDel="008D58F5">
          <w:rPr>
            <w:rFonts w:eastAsia="標楷體"/>
            <w:spacing w:val="40"/>
            <w:sz w:val="24"/>
          </w:rPr>
          <w:delText xml:space="preserve"> </w:delText>
        </w:r>
        <w:r w:rsidR="00000000" w:rsidRPr="005D40D0" w:rsidDel="008D58F5">
          <w:rPr>
            <w:rFonts w:eastAsia="標楷體"/>
            <w:sz w:val="24"/>
          </w:rPr>
          <w:delText>“</w:delText>
        </w:r>
      </w:del>
      <w:r w:rsidR="00000000" w:rsidRPr="005D40D0">
        <w:rPr>
          <w:rFonts w:eastAsia="標楷體"/>
          <w:sz w:val="24"/>
        </w:rPr>
        <w:t>Management</w:t>
      </w:r>
      <w:r w:rsidR="00000000" w:rsidRPr="005D40D0">
        <w:rPr>
          <w:rFonts w:eastAsia="標楷體"/>
          <w:spacing w:val="40"/>
          <w:sz w:val="24"/>
        </w:rPr>
        <w:t xml:space="preserve"> </w:t>
      </w:r>
      <w:r w:rsidR="00000000" w:rsidRPr="005D40D0">
        <w:rPr>
          <w:rFonts w:eastAsia="標楷體"/>
          <w:sz w:val="24"/>
        </w:rPr>
        <w:t>of</w:t>
      </w:r>
      <w:r w:rsidR="00000000" w:rsidRPr="005D40D0">
        <w:rPr>
          <w:rFonts w:eastAsia="標楷體"/>
          <w:spacing w:val="40"/>
          <w:sz w:val="24"/>
        </w:rPr>
        <w:t xml:space="preserve"> </w:t>
      </w:r>
      <w:r w:rsidR="00000000" w:rsidRPr="005D40D0">
        <w:rPr>
          <w:rFonts w:eastAsia="標楷體"/>
          <w:sz w:val="24"/>
        </w:rPr>
        <w:t>Chain</w:t>
      </w:r>
      <w:r w:rsidR="00000000" w:rsidRPr="005D40D0">
        <w:rPr>
          <w:rFonts w:eastAsia="標楷體"/>
          <w:spacing w:val="40"/>
          <w:sz w:val="24"/>
        </w:rPr>
        <w:t xml:space="preserve"> </w:t>
      </w:r>
      <w:r w:rsidR="00000000" w:rsidRPr="005D40D0">
        <w:rPr>
          <w:rFonts w:eastAsia="標楷體"/>
          <w:sz w:val="24"/>
        </w:rPr>
        <w:t>Animal</w:t>
      </w:r>
      <w:r w:rsidR="00000000" w:rsidRPr="005D40D0">
        <w:rPr>
          <w:rFonts w:eastAsia="標楷體"/>
          <w:spacing w:val="40"/>
          <w:sz w:val="24"/>
        </w:rPr>
        <w:t xml:space="preserve"> </w:t>
      </w:r>
      <w:r w:rsidR="00000000" w:rsidRPr="005D40D0">
        <w:rPr>
          <w:rFonts w:eastAsia="標楷體"/>
          <w:sz w:val="24"/>
        </w:rPr>
        <w:t>Hospital</w:t>
      </w:r>
      <w:r w:rsidR="00000000" w:rsidRPr="005D40D0">
        <w:rPr>
          <w:rFonts w:eastAsia="標楷體"/>
          <w:spacing w:val="40"/>
          <w:sz w:val="24"/>
        </w:rPr>
        <w:t xml:space="preserve"> </w:t>
      </w:r>
      <w:r w:rsidR="00000000" w:rsidRPr="005D40D0">
        <w:rPr>
          <w:rFonts w:eastAsia="標楷體"/>
          <w:sz w:val="24"/>
        </w:rPr>
        <w:t>over</w:t>
      </w:r>
      <w:r w:rsidR="00000000" w:rsidRPr="005D40D0">
        <w:rPr>
          <w:rFonts w:eastAsia="標楷體"/>
          <w:spacing w:val="40"/>
          <w:sz w:val="24"/>
        </w:rPr>
        <w:t xml:space="preserve"> </w:t>
      </w:r>
      <w:r w:rsidR="00000000" w:rsidRPr="005D40D0">
        <w:rPr>
          <w:rFonts w:eastAsia="標楷體"/>
          <w:sz w:val="24"/>
        </w:rPr>
        <w:t>Cloud</w:t>
      </w:r>
      <w:r w:rsidR="00000000" w:rsidRPr="005D40D0">
        <w:rPr>
          <w:rFonts w:eastAsia="標楷體"/>
          <w:spacing w:val="40"/>
          <w:sz w:val="24"/>
        </w:rPr>
        <w:t xml:space="preserve"> </w:t>
      </w:r>
      <w:r w:rsidR="00000000" w:rsidRPr="005D40D0">
        <w:rPr>
          <w:rFonts w:eastAsia="標楷體"/>
          <w:sz w:val="24"/>
        </w:rPr>
        <w:t>Service Platform – A Case Study on National Veterinary Hospital</w:t>
      </w:r>
      <w:ins w:id="318" w:author="190498 lily" w:date="2023-11-19T20:12:00Z">
        <w:r w:rsidR="007A5E2A">
          <w:rPr>
            <w:rFonts w:eastAsia="標楷體"/>
            <w:sz w:val="24"/>
          </w:rPr>
          <w:t xml:space="preserve"> (Unpublished master’s thesis)</w:t>
        </w:r>
      </w:ins>
      <w:r w:rsidR="00000000" w:rsidRPr="005D40D0">
        <w:rPr>
          <w:rFonts w:eastAsia="標楷體"/>
          <w:sz w:val="24"/>
        </w:rPr>
        <w:t>.</w:t>
      </w:r>
      <w:del w:id="319" w:author="190498 lily" w:date="2023-11-19T20:12:00Z">
        <w:r w:rsidR="00000000" w:rsidRPr="005D40D0" w:rsidDel="007A5E2A">
          <w:rPr>
            <w:rFonts w:eastAsia="標楷體"/>
            <w:sz w:val="24"/>
          </w:rPr>
          <w:delText>”</w:delText>
        </w:r>
      </w:del>
      <w:r w:rsidR="00000000" w:rsidRPr="005D40D0">
        <w:rPr>
          <w:rFonts w:eastAsia="標楷體"/>
          <w:sz w:val="24"/>
        </w:rPr>
        <w:t xml:space="preserve"> </w:t>
      </w:r>
      <w:del w:id="320" w:author="190498 lily" w:date="2023-11-19T20:12:00Z">
        <w:r w:rsidR="00000000" w:rsidRPr="005D40D0" w:rsidDel="007A5E2A">
          <w:rPr>
            <w:rFonts w:eastAsia="標楷體"/>
            <w:sz w:val="24"/>
          </w:rPr>
          <w:delText xml:space="preserve">M.S. thesis, </w:delText>
        </w:r>
      </w:del>
      <w:proofErr w:type="spellStart"/>
      <w:r w:rsidR="00000000" w:rsidRPr="005D40D0">
        <w:rPr>
          <w:rFonts w:eastAsia="標楷體"/>
          <w:sz w:val="24"/>
        </w:rPr>
        <w:t>Tunghai</w:t>
      </w:r>
      <w:proofErr w:type="spellEnd"/>
      <w:r w:rsidR="00000000" w:rsidRPr="005D40D0">
        <w:rPr>
          <w:rFonts w:eastAsia="標楷體"/>
          <w:sz w:val="24"/>
        </w:rPr>
        <w:t xml:space="preserve"> University, Taichung</w:t>
      </w:r>
      <w:del w:id="321" w:author="190498 lily" w:date="2023-11-19T20:12:00Z">
        <w:r w:rsidR="00000000" w:rsidRPr="005D40D0" w:rsidDel="007A5E2A">
          <w:rPr>
            <w:rFonts w:eastAsia="標楷體"/>
            <w:sz w:val="24"/>
          </w:rPr>
          <w:delText>, 2012</w:delText>
        </w:r>
      </w:del>
      <w:r w:rsidR="00000000" w:rsidRPr="005D40D0">
        <w:rPr>
          <w:rFonts w:eastAsia="標楷體"/>
          <w:sz w:val="24"/>
        </w:rPr>
        <w:t>.</w:t>
      </w:r>
    </w:p>
    <w:p w14:paraId="2469490D" w14:textId="4D069DF3" w:rsidR="00CB2FF0" w:rsidRPr="005D40D0" w:rsidRDefault="007A5E2A">
      <w:pPr>
        <w:pStyle w:val="a4"/>
        <w:numPr>
          <w:ilvl w:val="0"/>
          <w:numId w:val="2"/>
        </w:numPr>
        <w:tabs>
          <w:tab w:val="left" w:pos="783"/>
          <w:tab w:val="left" w:pos="785"/>
        </w:tabs>
        <w:spacing w:line="470" w:lineRule="auto"/>
        <w:ind w:right="235"/>
        <w:rPr>
          <w:rFonts w:eastAsia="標楷體"/>
          <w:sz w:val="24"/>
        </w:rPr>
      </w:pPr>
      <w:ins w:id="322" w:author="190498 lily" w:date="2023-11-19T20:13:00Z">
        <w:r w:rsidRPr="005D40D0">
          <w:rPr>
            <w:rFonts w:eastAsia="標楷體"/>
            <w:sz w:val="24"/>
          </w:rPr>
          <w:t>Lin</w:t>
        </w:r>
        <w:r>
          <w:rPr>
            <w:rFonts w:eastAsia="標楷體"/>
            <w:sz w:val="24"/>
          </w:rPr>
          <w:t>,</w:t>
        </w:r>
        <w:r w:rsidRPr="005D40D0">
          <w:rPr>
            <w:rFonts w:eastAsia="標楷體"/>
            <w:sz w:val="24"/>
          </w:rPr>
          <w:t xml:space="preserve"> </w:t>
        </w:r>
      </w:ins>
      <w:r w:rsidR="00000000" w:rsidRPr="005D40D0">
        <w:rPr>
          <w:rFonts w:eastAsia="標楷體"/>
          <w:sz w:val="24"/>
        </w:rPr>
        <w:t>M. H.</w:t>
      </w:r>
      <w:ins w:id="323" w:author="190498 lily" w:date="2023-11-19T20:13:00Z">
        <w:r>
          <w:rPr>
            <w:rFonts w:eastAsia="標楷體"/>
            <w:sz w:val="24"/>
          </w:rPr>
          <w:t xml:space="preserve"> (2012)</w:t>
        </w:r>
      </w:ins>
      <w:del w:id="324" w:author="190498 lily" w:date="2023-11-19T20:13:00Z">
        <w:r w:rsidR="00000000" w:rsidRPr="005D40D0" w:rsidDel="007A5E2A">
          <w:rPr>
            <w:rFonts w:eastAsia="標楷體"/>
            <w:sz w:val="24"/>
          </w:rPr>
          <w:delText xml:space="preserve"> Lin</w:delText>
        </w:r>
      </w:del>
      <w:r w:rsidR="00000000" w:rsidRPr="005D40D0">
        <w:rPr>
          <w:rFonts w:eastAsia="標楷體"/>
          <w:sz w:val="24"/>
        </w:rPr>
        <w:t xml:space="preserve">. </w:t>
      </w:r>
      <w:del w:id="325" w:author="190498 lily" w:date="2023-11-19T20:13:00Z">
        <w:r w:rsidR="00000000" w:rsidRPr="005D40D0" w:rsidDel="007A5E2A">
          <w:rPr>
            <w:rFonts w:eastAsia="標楷體"/>
            <w:sz w:val="24"/>
          </w:rPr>
          <w:delText>“</w:delText>
        </w:r>
      </w:del>
      <w:r w:rsidR="00000000" w:rsidRPr="005D40D0">
        <w:rPr>
          <w:rFonts w:eastAsia="標楷體"/>
          <w:sz w:val="24"/>
        </w:rPr>
        <w:t>Evaluation and Research of Telecare Services Applied in Community Hospital for Outpatient Clinics Patients</w:t>
      </w:r>
      <w:ins w:id="326" w:author="190498 lily" w:date="2023-11-19T20:13:00Z">
        <w:r>
          <w:rPr>
            <w:rFonts w:eastAsia="標楷體"/>
            <w:sz w:val="24"/>
          </w:rPr>
          <w:t xml:space="preserve"> </w:t>
        </w:r>
        <w:r>
          <w:rPr>
            <w:rFonts w:eastAsia="標楷體"/>
            <w:sz w:val="24"/>
          </w:rPr>
          <w:t xml:space="preserve"> (Unpublished master’s thesis)</w:t>
        </w:r>
      </w:ins>
      <w:r w:rsidR="00000000" w:rsidRPr="005D40D0">
        <w:rPr>
          <w:rFonts w:eastAsia="標楷體"/>
          <w:sz w:val="24"/>
        </w:rPr>
        <w:t>.</w:t>
      </w:r>
      <w:del w:id="327" w:author="190498 lily" w:date="2023-11-19T20:13:00Z">
        <w:r w:rsidR="00000000" w:rsidRPr="005D40D0" w:rsidDel="007A5E2A">
          <w:rPr>
            <w:rFonts w:eastAsia="標楷體"/>
            <w:sz w:val="24"/>
          </w:rPr>
          <w:delText xml:space="preserve">” M.S. thesis, </w:delText>
        </w:r>
      </w:del>
      <w:ins w:id="328" w:author="190498 lily" w:date="2023-11-19T20:13:00Z">
        <w:r>
          <w:rPr>
            <w:rFonts w:eastAsia="標楷體"/>
            <w:sz w:val="24"/>
          </w:rPr>
          <w:t xml:space="preserve"> </w:t>
        </w:r>
      </w:ins>
      <w:r w:rsidR="00000000" w:rsidRPr="005D40D0">
        <w:rPr>
          <w:rFonts w:eastAsia="標楷體"/>
          <w:sz w:val="24"/>
        </w:rPr>
        <w:t>National Sun Yat-sen University, Kaohsiung</w:t>
      </w:r>
      <w:del w:id="329" w:author="190498 lily" w:date="2023-11-19T20:13:00Z">
        <w:r w:rsidR="00000000" w:rsidRPr="005D40D0" w:rsidDel="007A5E2A">
          <w:rPr>
            <w:rFonts w:eastAsia="標楷體"/>
            <w:sz w:val="24"/>
          </w:rPr>
          <w:delText>, 2012</w:delText>
        </w:r>
      </w:del>
      <w:r w:rsidR="00000000" w:rsidRPr="005D40D0">
        <w:rPr>
          <w:rFonts w:eastAsia="標楷體"/>
          <w:sz w:val="24"/>
        </w:rPr>
        <w:t>.</w:t>
      </w:r>
    </w:p>
    <w:p w14:paraId="76243AB5" w14:textId="77777777" w:rsidR="00CB2FF0" w:rsidRPr="005D40D0" w:rsidRDefault="00000000">
      <w:pPr>
        <w:pStyle w:val="a4"/>
        <w:numPr>
          <w:ilvl w:val="0"/>
          <w:numId w:val="2"/>
        </w:numPr>
        <w:tabs>
          <w:tab w:val="left" w:pos="783"/>
          <w:tab w:val="left" w:pos="785"/>
        </w:tabs>
        <w:spacing w:line="470" w:lineRule="auto"/>
        <w:ind w:right="236"/>
        <w:rPr>
          <w:rFonts w:eastAsia="標楷體"/>
          <w:sz w:val="24"/>
        </w:rPr>
      </w:pPr>
      <w:r w:rsidRPr="005D40D0">
        <w:rPr>
          <w:rFonts w:eastAsia="標楷體"/>
          <w:sz w:val="24"/>
        </w:rPr>
        <w:t xml:space="preserve">P. C. </w:t>
      </w:r>
      <w:proofErr w:type="spellStart"/>
      <w:r w:rsidRPr="005D40D0">
        <w:rPr>
          <w:rFonts w:eastAsia="標楷體"/>
          <w:sz w:val="24"/>
        </w:rPr>
        <w:t>Kuszler</w:t>
      </w:r>
      <w:proofErr w:type="spellEnd"/>
      <w:r w:rsidRPr="005D40D0">
        <w:rPr>
          <w:rFonts w:eastAsia="標楷體"/>
          <w:sz w:val="24"/>
        </w:rPr>
        <w:t xml:space="preserve">. “Telemedicine and Integrated Health Care Delivery: Compounding Malpractice Liability.” </w:t>
      </w:r>
      <w:r w:rsidRPr="005D40D0">
        <w:rPr>
          <w:rFonts w:eastAsia="標楷體"/>
          <w:i/>
          <w:sz w:val="24"/>
        </w:rPr>
        <w:t>American Journal of Law &amp; Medicine</w:t>
      </w:r>
      <w:r w:rsidRPr="005D40D0">
        <w:rPr>
          <w:rFonts w:eastAsia="標楷體"/>
          <w:sz w:val="24"/>
        </w:rPr>
        <w:t>, Vol. 25(2/3), 1999.</w:t>
      </w:r>
    </w:p>
    <w:p w14:paraId="66ED1A6D" w14:textId="4EB3566E" w:rsidR="00CB2FF0" w:rsidRPr="005D40D0" w:rsidRDefault="007A5E2A">
      <w:pPr>
        <w:pStyle w:val="a4"/>
        <w:numPr>
          <w:ilvl w:val="0"/>
          <w:numId w:val="2"/>
        </w:numPr>
        <w:tabs>
          <w:tab w:val="left" w:pos="783"/>
          <w:tab w:val="left" w:pos="785"/>
        </w:tabs>
        <w:spacing w:line="470" w:lineRule="auto"/>
        <w:ind w:right="176"/>
        <w:rPr>
          <w:rFonts w:eastAsia="標楷體"/>
          <w:sz w:val="24"/>
        </w:rPr>
      </w:pPr>
      <w:ins w:id="330" w:author="190498 lily" w:date="2023-11-19T20:14:00Z">
        <w:r w:rsidRPr="005D40D0">
          <w:rPr>
            <w:rFonts w:eastAsia="標楷體"/>
            <w:sz w:val="24"/>
          </w:rPr>
          <w:t>Wu</w:t>
        </w:r>
        <w:r>
          <w:rPr>
            <w:rFonts w:eastAsia="標楷體"/>
            <w:sz w:val="24"/>
          </w:rPr>
          <w:t>,</w:t>
        </w:r>
        <w:r w:rsidRPr="005D40D0">
          <w:rPr>
            <w:rFonts w:eastAsia="標楷體"/>
            <w:sz w:val="24"/>
          </w:rPr>
          <w:t xml:space="preserve"> </w:t>
        </w:r>
      </w:ins>
      <w:r w:rsidR="00000000" w:rsidRPr="005D40D0">
        <w:rPr>
          <w:rFonts w:eastAsia="標楷體"/>
          <w:sz w:val="24"/>
        </w:rPr>
        <w:t>C. C.</w:t>
      </w:r>
      <w:ins w:id="331" w:author="190498 lily" w:date="2023-11-19T20:14:00Z">
        <w:r>
          <w:rPr>
            <w:rFonts w:eastAsia="標楷體"/>
            <w:sz w:val="24"/>
          </w:rPr>
          <w:t xml:space="preserve"> (2010)</w:t>
        </w:r>
      </w:ins>
      <w:del w:id="332" w:author="190498 lily" w:date="2023-11-19T20:14:00Z">
        <w:r w:rsidR="00000000" w:rsidRPr="005D40D0" w:rsidDel="007A5E2A">
          <w:rPr>
            <w:rFonts w:eastAsia="標楷體"/>
            <w:spacing w:val="-2"/>
            <w:sz w:val="24"/>
          </w:rPr>
          <w:delText xml:space="preserve"> </w:delText>
        </w:r>
        <w:r w:rsidR="00000000" w:rsidRPr="005D40D0" w:rsidDel="007A5E2A">
          <w:rPr>
            <w:rFonts w:eastAsia="標楷體"/>
            <w:sz w:val="24"/>
          </w:rPr>
          <w:delText>Wu</w:delText>
        </w:r>
      </w:del>
      <w:r w:rsidR="00000000" w:rsidRPr="005D40D0">
        <w:rPr>
          <w:rFonts w:eastAsia="標楷體"/>
          <w:sz w:val="24"/>
        </w:rPr>
        <w:t xml:space="preserve">. </w:t>
      </w:r>
      <w:del w:id="333" w:author="190498 lily" w:date="2023-11-19T20:14:00Z">
        <w:r w:rsidR="00000000" w:rsidRPr="005D40D0" w:rsidDel="007A5E2A">
          <w:rPr>
            <w:rFonts w:eastAsia="標楷體"/>
            <w:sz w:val="24"/>
          </w:rPr>
          <w:delText>“</w:delText>
        </w:r>
      </w:del>
      <w:r w:rsidR="00000000" w:rsidRPr="005D40D0">
        <w:rPr>
          <w:rFonts w:eastAsia="標楷體"/>
          <w:sz w:val="24"/>
        </w:rPr>
        <w:t>Development of</w:t>
      </w:r>
      <w:r w:rsidR="00000000" w:rsidRPr="005D40D0">
        <w:rPr>
          <w:rFonts w:eastAsia="標楷體"/>
          <w:spacing w:val="-1"/>
          <w:sz w:val="24"/>
        </w:rPr>
        <w:t xml:space="preserve"> </w:t>
      </w:r>
      <w:r w:rsidR="00000000" w:rsidRPr="005D40D0">
        <w:rPr>
          <w:rFonts w:eastAsia="標楷體"/>
          <w:sz w:val="24"/>
        </w:rPr>
        <w:t>the Diversified Healthcare</w:t>
      </w:r>
      <w:r w:rsidR="00000000" w:rsidRPr="005D40D0">
        <w:rPr>
          <w:rFonts w:eastAsia="標楷體"/>
          <w:spacing w:val="-1"/>
          <w:sz w:val="24"/>
        </w:rPr>
        <w:t xml:space="preserve"> </w:t>
      </w:r>
      <w:r w:rsidR="00000000" w:rsidRPr="005D40D0">
        <w:rPr>
          <w:rFonts w:eastAsia="標楷體"/>
          <w:sz w:val="24"/>
        </w:rPr>
        <w:t>System for Diabetics</w:t>
      </w:r>
      <w:ins w:id="334" w:author="190498 lily" w:date="2023-11-19T20:14:00Z">
        <w:r>
          <w:rPr>
            <w:rFonts w:eastAsia="標楷體"/>
            <w:sz w:val="24"/>
          </w:rPr>
          <w:t xml:space="preserve"> (Unpublished master’s thesis)</w:t>
        </w:r>
      </w:ins>
      <w:r w:rsidR="00000000" w:rsidRPr="005D40D0">
        <w:rPr>
          <w:rFonts w:eastAsia="標楷體"/>
          <w:sz w:val="24"/>
        </w:rPr>
        <w:t>.</w:t>
      </w:r>
      <w:del w:id="335" w:author="190498 lily" w:date="2023-11-19T20:14:00Z">
        <w:r w:rsidR="00000000" w:rsidRPr="005D40D0" w:rsidDel="007A5E2A">
          <w:rPr>
            <w:rFonts w:eastAsia="標楷體"/>
            <w:sz w:val="24"/>
          </w:rPr>
          <w:delText>”</w:delText>
        </w:r>
      </w:del>
      <w:r w:rsidR="00000000" w:rsidRPr="005D40D0">
        <w:rPr>
          <w:rFonts w:eastAsia="標楷體"/>
          <w:spacing w:val="-1"/>
          <w:sz w:val="24"/>
        </w:rPr>
        <w:t xml:space="preserve"> </w:t>
      </w:r>
      <w:del w:id="336" w:author="190498 lily" w:date="2023-11-19T20:14:00Z">
        <w:r w:rsidR="00000000" w:rsidRPr="005D40D0" w:rsidDel="007A5E2A">
          <w:rPr>
            <w:rFonts w:eastAsia="標楷體"/>
            <w:sz w:val="24"/>
          </w:rPr>
          <w:delText xml:space="preserve">M.S. thesis, </w:delText>
        </w:r>
      </w:del>
      <w:r w:rsidR="00000000" w:rsidRPr="005D40D0">
        <w:rPr>
          <w:rFonts w:eastAsia="標楷體"/>
          <w:sz w:val="24"/>
        </w:rPr>
        <w:t>Yuan Ze University, Taoyuan</w:t>
      </w:r>
      <w:del w:id="337" w:author="190498 lily" w:date="2023-11-19T20:14:00Z">
        <w:r w:rsidR="00000000" w:rsidRPr="005D40D0" w:rsidDel="007A5E2A">
          <w:rPr>
            <w:rFonts w:eastAsia="標楷體"/>
            <w:sz w:val="24"/>
          </w:rPr>
          <w:delText>, 2010</w:delText>
        </w:r>
      </w:del>
      <w:r w:rsidR="00000000" w:rsidRPr="005D40D0">
        <w:rPr>
          <w:rFonts w:eastAsia="標楷體"/>
          <w:sz w:val="24"/>
        </w:rPr>
        <w:t>.</w:t>
      </w:r>
    </w:p>
    <w:p w14:paraId="311BBE5C" w14:textId="77777777" w:rsidR="00CB2FF0" w:rsidRPr="005D40D0" w:rsidRDefault="00000000">
      <w:pPr>
        <w:pStyle w:val="a4"/>
        <w:numPr>
          <w:ilvl w:val="0"/>
          <w:numId w:val="2"/>
        </w:numPr>
        <w:tabs>
          <w:tab w:val="left" w:pos="783"/>
          <w:tab w:val="left" w:pos="785"/>
        </w:tabs>
        <w:spacing w:line="470" w:lineRule="auto"/>
        <w:ind w:right="232"/>
        <w:rPr>
          <w:rFonts w:eastAsia="標楷體"/>
          <w:sz w:val="24"/>
        </w:rPr>
      </w:pPr>
      <w:r w:rsidRPr="005D40D0">
        <w:rPr>
          <w:rFonts w:eastAsia="標楷體"/>
          <w:sz w:val="24"/>
        </w:rPr>
        <w:t xml:space="preserve">D. </w:t>
      </w:r>
      <w:proofErr w:type="spellStart"/>
      <w:r w:rsidRPr="005D40D0">
        <w:rPr>
          <w:rFonts w:eastAsia="標楷體"/>
          <w:sz w:val="24"/>
        </w:rPr>
        <w:t>Pountney</w:t>
      </w:r>
      <w:proofErr w:type="spellEnd"/>
      <w:r w:rsidRPr="005D40D0">
        <w:rPr>
          <w:rFonts w:eastAsia="標楷體"/>
          <w:sz w:val="24"/>
        </w:rPr>
        <w:t xml:space="preserve">. “Identifying and Managing Guillain-Barré Syndrome.” </w:t>
      </w:r>
      <w:r w:rsidRPr="005D40D0">
        <w:rPr>
          <w:rFonts w:eastAsia="標楷體"/>
          <w:i/>
          <w:sz w:val="24"/>
        </w:rPr>
        <w:t>British Journal of Neuroscience Nursing</w:t>
      </w:r>
      <w:r w:rsidRPr="005D40D0">
        <w:rPr>
          <w:rFonts w:eastAsia="標楷體"/>
          <w:sz w:val="24"/>
        </w:rPr>
        <w:t>, Vol. 5, No. 8, pp. 381-383, Sep, 2009.</w:t>
      </w:r>
    </w:p>
    <w:p w14:paraId="1062A571" w14:textId="77777777" w:rsidR="00CB2FF0" w:rsidRPr="005D40D0" w:rsidRDefault="00000000">
      <w:pPr>
        <w:pStyle w:val="a4"/>
        <w:numPr>
          <w:ilvl w:val="0"/>
          <w:numId w:val="2"/>
        </w:numPr>
        <w:tabs>
          <w:tab w:val="left" w:pos="783"/>
          <w:tab w:val="left" w:pos="785"/>
        </w:tabs>
        <w:spacing w:line="470" w:lineRule="auto"/>
        <w:ind w:right="231"/>
        <w:rPr>
          <w:rFonts w:eastAsia="標楷體"/>
          <w:sz w:val="24"/>
        </w:rPr>
      </w:pPr>
      <w:r w:rsidRPr="005D40D0">
        <w:rPr>
          <w:rFonts w:eastAsia="標楷體"/>
          <w:sz w:val="24"/>
        </w:rPr>
        <w:t>J. Barlow, D. Singh, S. Bayer, and R. Curry. “A</w:t>
      </w:r>
      <w:r w:rsidRPr="005D40D0">
        <w:rPr>
          <w:rFonts w:eastAsia="標楷體"/>
          <w:spacing w:val="-13"/>
          <w:sz w:val="24"/>
        </w:rPr>
        <w:t xml:space="preserve"> </w:t>
      </w:r>
      <w:r w:rsidRPr="005D40D0">
        <w:rPr>
          <w:rFonts w:eastAsia="標楷體"/>
          <w:sz w:val="24"/>
        </w:rPr>
        <w:t>Systematic Review of the Benefits of Home Telecare for Frail Elderly</w:t>
      </w:r>
      <w:r w:rsidRPr="005D40D0">
        <w:rPr>
          <w:rFonts w:eastAsia="標楷體"/>
          <w:spacing w:val="-3"/>
          <w:sz w:val="24"/>
        </w:rPr>
        <w:t xml:space="preserve"> </w:t>
      </w:r>
      <w:r w:rsidRPr="005D40D0">
        <w:rPr>
          <w:rFonts w:eastAsia="標楷體"/>
          <w:sz w:val="24"/>
        </w:rPr>
        <w:t xml:space="preserve">People and those with Long-Term Conditions.” </w:t>
      </w:r>
      <w:r w:rsidRPr="005D40D0">
        <w:rPr>
          <w:rFonts w:eastAsia="標楷體"/>
          <w:i/>
          <w:sz w:val="24"/>
        </w:rPr>
        <w:t>Journal of Telemedicine and Telecare</w:t>
      </w:r>
      <w:r w:rsidRPr="005D40D0">
        <w:rPr>
          <w:rFonts w:eastAsia="標楷體"/>
          <w:sz w:val="24"/>
        </w:rPr>
        <w:t>, Vol. 13, No. 4, pp. 172-179, 2007.</w:t>
      </w:r>
    </w:p>
    <w:p w14:paraId="3371A79C" w14:textId="77777777" w:rsidR="00CB2FF0" w:rsidRPr="005D40D0" w:rsidRDefault="00CB2FF0">
      <w:pPr>
        <w:spacing w:line="470" w:lineRule="auto"/>
        <w:jc w:val="both"/>
        <w:rPr>
          <w:rFonts w:eastAsia="標楷體"/>
          <w:sz w:val="24"/>
        </w:rPr>
        <w:sectPr w:rsidR="00CB2FF0" w:rsidRPr="005D40D0">
          <w:pgSz w:w="11910" w:h="16840"/>
          <w:pgMar w:top="1460" w:right="1180" w:bottom="1200" w:left="1680" w:header="0" w:footer="1017" w:gutter="0"/>
          <w:cols w:space="720"/>
        </w:sectPr>
      </w:pPr>
    </w:p>
    <w:p w14:paraId="2A37D10F" w14:textId="77777777" w:rsidR="00CB2FF0" w:rsidRPr="005D40D0" w:rsidRDefault="00000000">
      <w:pPr>
        <w:pStyle w:val="a4"/>
        <w:numPr>
          <w:ilvl w:val="0"/>
          <w:numId w:val="2"/>
        </w:numPr>
        <w:tabs>
          <w:tab w:val="left" w:pos="783"/>
          <w:tab w:val="left" w:pos="785"/>
        </w:tabs>
        <w:spacing w:before="71" w:line="470" w:lineRule="auto"/>
        <w:ind w:right="237"/>
        <w:rPr>
          <w:rFonts w:eastAsia="標楷體"/>
          <w:sz w:val="24"/>
        </w:rPr>
      </w:pPr>
      <w:r w:rsidRPr="005D40D0">
        <w:rPr>
          <w:rFonts w:eastAsia="標楷體"/>
          <w:sz w:val="24"/>
        </w:rPr>
        <w:lastRenderedPageBreak/>
        <w:t>C.</w:t>
      </w:r>
      <w:r w:rsidRPr="005D40D0">
        <w:rPr>
          <w:rFonts w:eastAsia="標楷體"/>
          <w:spacing w:val="-1"/>
          <w:sz w:val="24"/>
        </w:rPr>
        <w:t xml:space="preserve"> </w:t>
      </w:r>
      <w:r w:rsidRPr="005D40D0">
        <w:rPr>
          <w:rFonts w:eastAsia="標楷體"/>
          <w:sz w:val="24"/>
        </w:rPr>
        <w:t>H.</w:t>
      </w:r>
      <w:r w:rsidRPr="005D40D0">
        <w:rPr>
          <w:rFonts w:eastAsia="標楷體"/>
          <w:spacing w:val="-1"/>
          <w:sz w:val="24"/>
        </w:rPr>
        <w:t xml:space="preserve"> </w:t>
      </w:r>
      <w:r w:rsidRPr="005D40D0">
        <w:rPr>
          <w:rFonts w:eastAsia="標楷體"/>
          <w:sz w:val="24"/>
        </w:rPr>
        <w:t>Chen, M. J. Su,</w:t>
      </w:r>
      <w:r w:rsidRPr="005D40D0">
        <w:rPr>
          <w:rFonts w:eastAsia="標楷體"/>
          <w:spacing w:val="-1"/>
          <w:sz w:val="24"/>
        </w:rPr>
        <w:t xml:space="preserve"> </w:t>
      </w:r>
      <w:r w:rsidRPr="005D40D0">
        <w:rPr>
          <w:rFonts w:eastAsia="標楷體"/>
          <w:sz w:val="24"/>
        </w:rPr>
        <w:t>H.</w:t>
      </w:r>
      <w:r w:rsidRPr="005D40D0">
        <w:rPr>
          <w:rFonts w:eastAsia="標楷體"/>
          <w:spacing w:val="-1"/>
          <w:sz w:val="24"/>
        </w:rPr>
        <w:t xml:space="preserve"> </w:t>
      </w:r>
      <w:r w:rsidRPr="005D40D0">
        <w:rPr>
          <w:rFonts w:eastAsia="標楷體"/>
          <w:sz w:val="24"/>
        </w:rPr>
        <w:t>L. Huang,</w:t>
      </w:r>
      <w:r w:rsidRPr="005D40D0">
        <w:rPr>
          <w:rFonts w:eastAsia="標楷體"/>
          <w:spacing w:val="-1"/>
          <w:sz w:val="24"/>
        </w:rPr>
        <w:t xml:space="preserve"> </w:t>
      </w:r>
      <w:r w:rsidRPr="005D40D0">
        <w:rPr>
          <w:rFonts w:eastAsia="標楷體"/>
          <w:sz w:val="24"/>
        </w:rPr>
        <w:t>S. C. Chen,</w:t>
      </w:r>
      <w:r w:rsidRPr="005D40D0">
        <w:rPr>
          <w:rFonts w:eastAsia="標楷體"/>
          <w:spacing w:val="-1"/>
          <w:sz w:val="24"/>
        </w:rPr>
        <w:t xml:space="preserve"> </w:t>
      </w:r>
      <w:r w:rsidRPr="005D40D0">
        <w:rPr>
          <w:rFonts w:eastAsia="標楷體"/>
          <w:sz w:val="24"/>
        </w:rPr>
        <w:t>Y. T. Tai, and</w:t>
      </w:r>
      <w:r w:rsidRPr="005D40D0">
        <w:rPr>
          <w:rFonts w:eastAsia="標楷體"/>
          <w:spacing w:val="-1"/>
          <w:sz w:val="24"/>
        </w:rPr>
        <w:t xml:space="preserve"> </w:t>
      </w:r>
      <w:r w:rsidRPr="005D40D0">
        <w:rPr>
          <w:rFonts w:eastAsia="標楷體"/>
          <w:sz w:val="24"/>
        </w:rPr>
        <w:t xml:space="preserve">H. S. Chen. “Distant Domestic Caring System.” </w:t>
      </w:r>
      <w:r w:rsidRPr="005D40D0">
        <w:rPr>
          <w:rFonts w:eastAsia="標楷體"/>
          <w:i/>
          <w:sz w:val="24"/>
        </w:rPr>
        <w:t>Taiwan Medical</w:t>
      </w:r>
      <w:r w:rsidRPr="005D40D0">
        <w:rPr>
          <w:rFonts w:eastAsia="標楷體"/>
          <w:sz w:val="24"/>
        </w:rPr>
        <w:t>, Vol. 6, pp. 837-845, Nov 2004.</w:t>
      </w:r>
    </w:p>
    <w:p w14:paraId="3A5BE791" w14:textId="77777777" w:rsidR="00CB2FF0" w:rsidRPr="005D40D0" w:rsidRDefault="00000000">
      <w:pPr>
        <w:pStyle w:val="a4"/>
        <w:numPr>
          <w:ilvl w:val="0"/>
          <w:numId w:val="2"/>
        </w:numPr>
        <w:tabs>
          <w:tab w:val="left" w:pos="783"/>
          <w:tab w:val="left" w:pos="785"/>
        </w:tabs>
        <w:spacing w:line="470" w:lineRule="auto"/>
        <w:ind w:right="233"/>
        <w:rPr>
          <w:rFonts w:eastAsia="標楷體"/>
          <w:sz w:val="24"/>
        </w:rPr>
      </w:pPr>
      <w:r w:rsidRPr="005D40D0">
        <w:rPr>
          <w:rFonts w:eastAsia="標楷體"/>
          <w:sz w:val="24"/>
        </w:rPr>
        <w:t xml:space="preserve">E. R. Lewis, C. A. Thomas, M. L. Wilson, and V. W. </w:t>
      </w:r>
      <w:proofErr w:type="spellStart"/>
      <w:r w:rsidRPr="005D40D0">
        <w:rPr>
          <w:rFonts w:eastAsia="標楷體"/>
          <w:sz w:val="24"/>
        </w:rPr>
        <w:t>Mbarika</w:t>
      </w:r>
      <w:proofErr w:type="spellEnd"/>
      <w:r w:rsidRPr="005D40D0">
        <w:rPr>
          <w:rFonts w:eastAsia="標楷體"/>
          <w:sz w:val="24"/>
        </w:rPr>
        <w:t xml:space="preserve">. “Telemedicine in Acute-Phase Injury Management: a Review of Practice and Advancements.” </w:t>
      </w:r>
      <w:r w:rsidRPr="005D40D0">
        <w:rPr>
          <w:rFonts w:eastAsia="標楷體"/>
          <w:i/>
          <w:sz w:val="24"/>
        </w:rPr>
        <w:t>Telemedicine and e-Health</w:t>
      </w:r>
      <w:r w:rsidRPr="005D40D0">
        <w:rPr>
          <w:rFonts w:eastAsia="標楷體"/>
          <w:sz w:val="24"/>
        </w:rPr>
        <w:t>, Vol. 18, No. 6, pp. 434-445, Jun, 2012.</w:t>
      </w:r>
    </w:p>
    <w:p w14:paraId="72CF8B93" w14:textId="77777777" w:rsidR="00CB2FF0" w:rsidRPr="005D40D0" w:rsidRDefault="00000000">
      <w:pPr>
        <w:pStyle w:val="a4"/>
        <w:numPr>
          <w:ilvl w:val="0"/>
          <w:numId w:val="2"/>
        </w:numPr>
        <w:tabs>
          <w:tab w:val="left" w:pos="783"/>
          <w:tab w:val="left" w:pos="785"/>
        </w:tabs>
        <w:spacing w:line="470" w:lineRule="auto"/>
        <w:ind w:right="234"/>
        <w:rPr>
          <w:rFonts w:eastAsia="標楷體"/>
          <w:sz w:val="24"/>
        </w:rPr>
      </w:pPr>
      <w:r w:rsidRPr="005D40D0">
        <w:rPr>
          <w:rFonts w:eastAsia="標楷體"/>
          <w:noProof/>
        </w:rPr>
        <w:drawing>
          <wp:anchor distT="0" distB="0" distL="0" distR="0" simplePos="0" relativeHeight="251729408" behindDoc="1" locked="0" layoutInCell="1" allowOverlap="1" wp14:anchorId="525EDE77" wp14:editId="1C89676E">
            <wp:simplePos x="0" y="0"/>
            <wp:positionH relativeFrom="page">
              <wp:posOffset>1652890</wp:posOffset>
            </wp:positionH>
            <wp:positionV relativeFrom="paragraph">
              <wp:posOffset>251466</wp:posOffset>
            </wp:positionV>
            <wp:extent cx="4628860" cy="4728872"/>
            <wp:effectExtent l="0" t="0" r="0" b="0"/>
            <wp:wrapNone/>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z w:val="24"/>
        </w:rPr>
        <w:t xml:space="preserve">M. M. Ward, M. Jaana, and N. </w:t>
      </w:r>
      <w:proofErr w:type="spellStart"/>
      <w:r w:rsidRPr="005D40D0">
        <w:rPr>
          <w:rFonts w:eastAsia="標楷體"/>
          <w:sz w:val="24"/>
        </w:rPr>
        <w:t>Natafgi</w:t>
      </w:r>
      <w:proofErr w:type="spellEnd"/>
      <w:r w:rsidRPr="005D40D0">
        <w:rPr>
          <w:rFonts w:eastAsia="標楷體"/>
          <w:sz w:val="24"/>
        </w:rPr>
        <w:t>. “Systematic Review of Telemedicine Applications in Emergency</w:t>
      </w:r>
      <w:r w:rsidRPr="005D40D0">
        <w:rPr>
          <w:rFonts w:eastAsia="標楷體"/>
          <w:spacing w:val="-4"/>
          <w:sz w:val="24"/>
        </w:rPr>
        <w:t xml:space="preserve"> </w:t>
      </w:r>
      <w:r w:rsidRPr="005D40D0">
        <w:rPr>
          <w:rFonts w:eastAsia="標楷體"/>
          <w:sz w:val="24"/>
        </w:rPr>
        <w:t xml:space="preserve">Rooms.” </w:t>
      </w:r>
      <w:r w:rsidRPr="005D40D0">
        <w:rPr>
          <w:rFonts w:eastAsia="標楷體"/>
          <w:i/>
          <w:sz w:val="24"/>
        </w:rPr>
        <w:t>International Journal of Medical Informatics</w:t>
      </w:r>
      <w:r w:rsidRPr="005D40D0">
        <w:rPr>
          <w:rFonts w:eastAsia="標楷體"/>
          <w:sz w:val="24"/>
        </w:rPr>
        <w:t>,</w:t>
      </w:r>
    </w:p>
    <w:p w14:paraId="1F2A87CE" w14:textId="77777777" w:rsidR="00CB2FF0" w:rsidRPr="005D40D0" w:rsidRDefault="00000000">
      <w:pPr>
        <w:pStyle w:val="a3"/>
        <w:spacing w:line="275" w:lineRule="exact"/>
        <w:ind w:left="785"/>
        <w:jc w:val="both"/>
        <w:rPr>
          <w:rFonts w:eastAsia="標楷體"/>
        </w:rPr>
      </w:pPr>
      <w:r w:rsidRPr="005D40D0">
        <w:rPr>
          <w:rFonts w:eastAsia="標楷體"/>
        </w:rPr>
        <w:t>Vol.</w:t>
      </w:r>
      <w:r w:rsidRPr="005D40D0">
        <w:rPr>
          <w:rFonts w:eastAsia="標楷體"/>
          <w:spacing w:val="-7"/>
        </w:rPr>
        <w:t xml:space="preserve"> </w:t>
      </w:r>
      <w:r w:rsidRPr="005D40D0">
        <w:rPr>
          <w:rFonts w:eastAsia="標楷體"/>
        </w:rPr>
        <w:t>84,</w:t>
      </w:r>
      <w:r w:rsidRPr="005D40D0">
        <w:rPr>
          <w:rFonts w:eastAsia="標楷體"/>
          <w:spacing w:val="-5"/>
        </w:rPr>
        <w:t xml:space="preserve"> </w:t>
      </w:r>
      <w:r w:rsidRPr="005D40D0">
        <w:rPr>
          <w:rFonts w:eastAsia="標楷體"/>
        </w:rPr>
        <w:t>No.</w:t>
      </w:r>
      <w:r w:rsidRPr="005D40D0">
        <w:rPr>
          <w:rFonts w:eastAsia="標楷體"/>
          <w:spacing w:val="-4"/>
        </w:rPr>
        <w:t xml:space="preserve"> </w:t>
      </w:r>
      <w:r w:rsidRPr="005D40D0">
        <w:rPr>
          <w:rFonts w:eastAsia="標楷體"/>
        </w:rPr>
        <w:t>9,</w:t>
      </w:r>
      <w:r w:rsidRPr="005D40D0">
        <w:rPr>
          <w:rFonts w:eastAsia="標楷體"/>
          <w:spacing w:val="-5"/>
        </w:rPr>
        <w:t xml:space="preserve"> </w:t>
      </w:r>
      <w:r w:rsidRPr="005D40D0">
        <w:rPr>
          <w:rFonts w:eastAsia="標楷體"/>
        </w:rPr>
        <w:t>pp.</w:t>
      </w:r>
      <w:r w:rsidRPr="005D40D0">
        <w:rPr>
          <w:rFonts w:eastAsia="標楷體"/>
          <w:spacing w:val="-4"/>
        </w:rPr>
        <w:t xml:space="preserve"> </w:t>
      </w:r>
      <w:r w:rsidRPr="005D40D0">
        <w:rPr>
          <w:rFonts w:eastAsia="標楷體"/>
        </w:rPr>
        <w:t>601-616,</w:t>
      </w:r>
      <w:r w:rsidRPr="005D40D0">
        <w:rPr>
          <w:rFonts w:eastAsia="標楷體"/>
          <w:spacing w:val="-5"/>
        </w:rPr>
        <w:t xml:space="preserve"> </w:t>
      </w:r>
      <w:r w:rsidRPr="005D40D0">
        <w:rPr>
          <w:rFonts w:eastAsia="標楷體"/>
        </w:rPr>
        <w:t>Sep,</w:t>
      </w:r>
      <w:r w:rsidRPr="005D40D0">
        <w:rPr>
          <w:rFonts w:eastAsia="標楷體"/>
          <w:spacing w:val="-4"/>
        </w:rPr>
        <w:t xml:space="preserve"> 2015</w:t>
      </w:r>
    </w:p>
    <w:p w14:paraId="3DA8B7FD" w14:textId="77777777" w:rsidR="00CB2FF0" w:rsidRPr="005D40D0" w:rsidRDefault="00000000">
      <w:pPr>
        <w:pStyle w:val="a4"/>
        <w:numPr>
          <w:ilvl w:val="0"/>
          <w:numId w:val="2"/>
        </w:numPr>
        <w:tabs>
          <w:tab w:val="left" w:pos="783"/>
          <w:tab w:val="left" w:pos="785"/>
        </w:tabs>
        <w:spacing w:before="260" w:line="470" w:lineRule="auto"/>
        <w:ind w:right="236"/>
        <w:rPr>
          <w:rFonts w:eastAsia="標楷體"/>
          <w:sz w:val="24"/>
        </w:rPr>
      </w:pPr>
      <w:r w:rsidRPr="005D40D0">
        <w:rPr>
          <w:rFonts w:eastAsia="標楷體"/>
          <w:sz w:val="24"/>
        </w:rPr>
        <w:t xml:space="preserve">J. J. Luh, H. S. Chen, P. H. Chen, and J. S. Lai. “Development and Realization of Telemedicine.” </w:t>
      </w:r>
      <w:r w:rsidRPr="005D40D0">
        <w:rPr>
          <w:rFonts w:eastAsia="標楷體"/>
          <w:i/>
          <w:sz w:val="24"/>
        </w:rPr>
        <w:t>Formosan Journal of Medicine</w:t>
      </w:r>
      <w:r w:rsidRPr="005D40D0">
        <w:rPr>
          <w:rFonts w:eastAsia="標楷體"/>
          <w:sz w:val="24"/>
        </w:rPr>
        <w:t>, Vol. 6, pp. 826-831, Sep, 2004.</w:t>
      </w:r>
    </w:p>
    <w:p w14:paraId="0CA729B3" w14:textId="77777777" w:rsidR="00CB2FF0" w:rsidRPr="005D40D0" w:rsidRDefault="00000000">
      <w:pPr>
        <w:pStyle w:val="a4"/>
        <w:numPr>
          <w:ilvl w:val="0"/>
          <w:numId w:val="2"/>
        </w:numPr>
        <w:tabs>
          <w:tab w:val="left" w:pos="783"/>
          <w:tab w:val="left" w:pos="785"/>
        </w:tabs>
        <w:spacing w:line="470" w:lineRule="auto"/>
        <w:ind w:right="235"/>
        <w:rPr>
          <w:rFonts w:eastAsia="標楷體"/>
          <w:sz w:val="24"/>
        </w:rPr>
      </w:pPr>
      <w:r w:rsidRPr="005D40D0">
        <w:rPr>
          <w:rFonts w:eastAsia="標楷體"/>
          <w:sz w:val="24"/>
        </w:rPr>
        <w:t>A. B. Bynum, C. A. Irwin, C. O. Cranford, and G. S. Denny. “The Impact of Telemedicine on Patients' Cost Savings: Some Preliminary Findings.”</w:t>
      </w:r>
      <w:r w:rsidRPr="005D40D0">
        <w:rPr>
          <w:rFonts w:eastAsia="標楷體"/>
          <w:spacing w:val="40"/>
          <w:sz w:val="24"/>
        </w:rPr>
        <w:t xml:space="preserve"> </w:t>
      </w:r>
      <w:r w:rsidRPr="005D40D0">
        <w:rPr>
          <w:rFonts w:eastAsia="標楷體"/>
          <w:i/>
          <w:sz w:val="24"/>
        </w:rPr>
        <w:t>Telemedicine Journal and e-Health</w:t>
      </w:r>
      <w:r w:rsidRPr="005D40D0">
        <w:rPr>
          <w:rFonts w:eastAsia="標楷體"/>
          <w:sz w:val="24"/>
        </w:rPr>
        <w:t>, Vol. 9, No. 4, pp. 361-367, Jul, 2004.</w:t>
      </w:r>
    </w:p>
    <w:p w14:paraId="03F761C4" w14:textId="039CB7FA" w:rsidR="00CB2FF0" w:rsidRPr="005D40D0" w:rsidRDefault="007A5E2A">
      <w:pPr>
        <w:pStyle w:val="a4"/>
        <w:numPr>
          <w:ilvl w:val="0"/>
          <w:numId w:val="2"/>
        </w:numPr>
        <w:tabs>
          <w:tab w:val="left" w:pos="783"/>
          <w:tab w:val="left" w:pos="785"/>
        </w:tabs>
        <w:spacing w:line="470" w:lineRule="auto"/>
        <w:ind w:right="238"/>
        <w:rPr>
          <w:rFonts w:eastAsia="標楷體"/>
          <w:sz w:val="24"/>
        </w:rPr>
      </w:pPr>
      <w:ins w:id="338" w:author="190498 lily" w:date="2023-11-19T20:14:00Z">
        <w:r w:rsidRPr="005D40D0">
          <w:rPr>
            <w:rFonts w:eastAsia="標楷體"/>
            <w:sz w:val="24"/>
          </w:rPr>
          <w:t>Tsai</w:t>
        </w:r>
        <w:r>
          <w:rPr>
            <w:rFonts w:eastAsia="標楷體"/>
            <w:sz w:val="24"/>
          </w:rPr>
          <w:t>,</w:t>
        </w:r>
        <w:r w:rsidRPr="005D40D0">
          <w:rPr>
            <w:rFonts w:eastAsia="標楷體"/>
            <w:sz w:val="24"/>
          </w:rPr>
          <w:t xml:space="preserve"> </w:t>
        </w:r>
      </w:ins>
      <w:r w:rsidR="00000000" w:rsidRPr="005D40D0">
        <w:rPr>
          <w:rFonts w:eastAsia="標楷體"/>
          <w:sz w:val="24"/>
        </w:rPr>
        <w:t>C. W.</w:t>
      </w:r>
      <w:ins w:id="339" w:author="190498 lily" w:date="2023-11-19T20:15:00Z">
        <w:r>
          <w:rPr>
            <w:rFonts w:eastAsia="標楷體"/>
            <w:sz w:val="24"/>
          </w:rPr>
          <w:t xml:space="preserve"> (</w:t>
        </w:r>
        <w:r>
          <w:rPr>
            <w:rFonts w:eastAsia="標楷體" w:hint="eastAsia"/>
            <w:sz w:val="24"/>
          </w:rPr>
          <w:t>2</w:t>
        </w:r>
        <w:r>
          <w:rPr>
            <w:rFonts w:eastAsia="標楷體"/>
            <w:sz w:val="24"/>
          </w:rPr>
          <w:t>011)</w:t>
        </w:r>
      </w:ins>
      <w:del w:id="340" w:author="190498 lily" w:date="2023-11-19T20:14:00Z">
        <w:r w:rsidR="00000000" w:rsidRPr="005D40D0" w:rsidDel="007A5E2A">
          <w:rPr>
            <w:rFonts w:eastAsia="標楷體"/>
            <w:sz w:val="24"/>
          </w:rPr>
          <w:delText xml:space="preserve"> Tsai</w:delText>
        </w:r>
      </w:del>
      <w:r w:rsidR="00000000" w:rsidRPr="005D40D0">
        <w:rPr>
          <w:rFonts w:eastAsia="標楷體"/>
          <w:sz w:val="24"/>
        </w:rPr>
        <w:t xml:space="preserve">. </w:t>
      </w:r>
      <w:del w:id="341" w:author="190498 lily" w:date="2023-11-19T20:15:00Z">
        <w:r w:rsidR="00000000" w:rsidRPr="005D40D0" w:rsidDel="007A5E2A">
          <w:rPr>
            <w:rFonts w:eastAsia="標楷體"/>
            <w:sz w:val="24"/>
          </w:rPr>
          <w:delText>“</w:delText>
        </w:r>
      </w:del>
      <w:r w:rsidR="00000000" w:rsidRPr="005D40D0">
        <w:rPr>
          <w:rFonts w:eastAsia="標楷體"/>
          <w:sz w:val="24"/>
        </w:rPr>
        <w:t>Software System Development of Telecare System Based On Cloud Technology</w:t>
      </w:r>
      <w:ins w:id="342" w:author="190498 lily" w:date="2023-11-19T20:15:00Z">
        <w:r>
          <w:rPr>
            <w:rFonts w:eastAsia="標楷體"/>
            <w:sz w:val="24"/>
          </w:rPr>
          <w:t xml:space="preserve"> (Unpublished master’s thesis)</w:t>
        </w:r>
      </w:ins>
      <w:r w:rsidR="00000000" w:rsidRPr="005D40D0">
        <w:rPr>
          <w:rFonts w:eastAsia="標楷體"/>
          <w:sz w:val="24"/>
        </w:rPr>
        <w:t>.</w:t>
      </w:r>
      <w:del w:id="343" w:author="190498 lily" w:date="2023-11-19T20:15:00Z">
        <w:r w:rsidR="00000000" w:rsidRPr="005D40D0" w:rsidDel="007A5E2A">
          <w:rPr>
            <w:rFonts w:eastAsia="標楷體"/>
            <w:sz w:val="24"/>
          </w:rPr>
          <w:delText>”</w:delText>
        </w:r>
      </w:del>
      <w:r w:rsidR="00000000" w:rsidRPr="005D40D0">
        <w:rPr>
          <w:rFonts w:eastAsia="標楷體"/>
          <w:sz w:val="24"/>
        </w:rPr>
        <w:t xml:space="preserve"> </w:t>
      </w:r>
      <w:del w:id="344" w:author="190498 lily" w:date="2023-11-19T20:15:00Z">
        <w:r w:rsidR="00000000" w:rsidRPr="005D40D0" w:rsidDel="007A5E2A">
          <w:rPr>
            <w:rFonts w:eastAsia="標楷體"/>
            <w:sz w:val="24"/>
          </w:rPr>
          <w:delText xml:space="preserve">M.S. thesis, </w:delText>
        </w:r>
      </w:del>
      <w:r w:rsidR="00000000" w:rsidRPr="005D40D0">
        <w:rPr>
          <w:rFonts w:eastAsia="標楷體"/>
          <w:sz w:val="24"/>
        </w:rPr>
        <w:t>National Chung Cheng University, Chiayi</w:t>
      </w:r>
      <w:del w:id="345" w:author="190498 lily" w:date="2023-11-19T20:15:00Z">
        <w:r w:rsidR="00000000" w:rsidRPr="005D40D0" w:rsidDel="007A5E2A">
          <w:rPr>
            <w:rFonts w:eastAsia="標楷體"/>
            <w:sz w:val="24"/>
          </w:rPr>
          <w:delText>, 2011</w:delText>
        </w:r>
      </w:del>
      <w:r w:rsidR="00000000" w:rsidRPr="005D40D0">
        <w:rPr>
          <w:rFonts w:eastAsia="標楷體"/>
          <w:sz w:val="24"/>
        </w:rPr>
        <w:t>.</w:t>
      </w:r>
    </w:p>
    <w:p w14:paraId="446E5659" w14:textId="20E4066B" w:rsidR="00CB2FF0" w:rsidRPr="005D40D0" w:rsidRDefault="007A5E2A">
      <w:pPr>
        <w:pStyle w:val="a4"/>
        <w:numPr>
          <w:ilvl w:val="0"/>
          <w:numId w:val="2"/>
        </w:numPr>
        <w:tabs>
          <w:tab w:val="left" w:pos="783"/>
          <w:tab w:val="left" w:pos="785"/>
        </w:tabs>
        <w:spacing w:line="470" w:lineRule="auto"/>
        <w:ind w:right="234"/>
        <w:rPr>
          <w:rFonts w:eastAsia="標楷體"/>
          <w:sz w:val="24"/>
        </w:rPr>
      </w:pPr>
      <w:ins w:id="346" w:author="190498 lily" w:date="2023-11-19T20:16:00Z">
        <w:r w:rsidRPr="005D40D0">
          <w:rPr>
            <w:rFonts w:eastAsia="標楷體"/>
            <w:sz w:val="24"/>
          </w:rPr>
          <w:t>Cheng</w:t>
        </w:r>
        <w:r>
          <w:rPr>
            <w:rFonts w:eastAsia="標楷體"/>
            <w:sz w:val="24"/>
          </w:rPr>
          <w:t>,</w:t>
        </w:r>
        <w:r w:rsidRPr="005D40D0">
          <w:rPr>
            <w:rFonts w:eastAsia="標楷體"/>
            <w:sz w:val="24"/>
          </w:rPr>
          <w:t xml:space="preserve"> </w:t>
        </w:r>
      </w:ins>
      <w:r w:rsidR="00000000" w:rsidRPr="005D40D0">
        <w:rPr>
          <w:rFonts w:eastAsia="標楷體"/>
          <w:sz w:val="24"/>
        </w:rPr>
        <w:t>T. A.</w:t>
      </w:r>
      <w:ins w:id="347" w:author="190498 lily" w:date="2023-11-19T20:16:00Z">
        <w:r>
          <w:rPr>
            <w:rFonts w:eastAsia="標楷體"/>
            <w:sz w:val="24"/>
          </w:rPr>
          <w:t xml:space="preserve"> (2013)</w:t>
        </w:r>
      </w:ins>
      <w:del w:id="348" w:author="190498 lily" w:date="2023-11-19T20:16:00Z">
        <w:r w:rsidR="00000000" w:rsidRPr="005D40D0" w:rsidDel="007A5E2A">
          <w:rPr>
            <w:rFonts w:eastAsia="標楷體"/>
            <w:sz w:val="24"/>
          </w:rPr>
          <w:delText xml:space="preserve"> Cheng</w:delText>
        </w:r>
      </w:del>
      <w:r w:rsidR="00000000" w:rsidRPr="005D40D0">
        <w:rPr>
          <w:rFonts w:eastAsia="標楷體"/>
          <w:sz w:val="24"/>
        </w:rPr>
        <w:t xml:space="preserve">. </w:t>
      </w:r>
      <w:del w:id="349" w:author="190498 lily" w:date="2023-11-19T20:16:00Z">
        <w:r w:rsidR="00000000" w:rsidRPr="005D40D0" w:rsidDel="007A5E2A">
          <w:rPr>
            <w:rFonts w:eastAsia="標楷體"/>
            <w:sz w:val="24"/>
          </w:rPr>
          <w:delText>“</w:delText>
        </w:r>
      </w:del>
      <w:r w:rsidR="00000000" w:rsidRPr="005D40D0">
        <w:rPr>
          <w:rFonts w:eastAsia="標楷體"/>
          <w:sz w:val="24"/>
        </w:rPr>
        <w:t xml:space="preserve">Design and Implementation of Intelligent Mobile Device Applications for </w:t>
      </w:r>
      <w:proofErr w:type="spellStart"/>
      <w:r w:rsidR="00000000" w:rsidRPr="005D40D0">
        <w:rPr>
          <w:rFonts w:eastAsia="標楷體"/>
          <w:sz w:val="24"/>
        </w:rPr>
        <w:t>Telehealthcare</w:t>
      </w:r>
      <w:proofErr w:type="spellEnd"/>
      <w:r w:rsidR="00000000" w:rsidRPr="005D40D0">
        <w:rPr>
          <w:rFonts w:eastAsia="標楷體"/>
          <w:sz w:val="24"/>
        </w:rPr>
        <w:t xml:space="preserve"> Systems</w:t>
      </w:r>
      <w:ins w:id="350" w:author="190498 lily" w:date="2023-11-19T20:16:00Z">
        <w:r>
          <w:rPr>
            <w:rFonts w:eastAsia="標楷體"/>
            <w:sz w:val="24"/>
          </w:rPr>
          <w:t xml:space="preserve"> (Unpublished master’s thesis)</w:t>
        </w:r>
      </w:ins>
      <w:r w:rsidR="00000000" w:rsidRPr="005D40D0">
        <w:rPr>
          <w:rFonts w:eastAsia="標楷體"/>
          <w:sz w:val="24"/>
        </w:rPr>
        <w:t>.</w:t>
      </w:r>
      <w:ins w:id="351" w:author="190498 lily" w:date="2023-11-19T20:16:00Z">
        <w:r>
          <w:rPr>
            <w:rFonts w:eastAsia="標楷體"/>
            <w:sz w:val="24"/>
          </w:rPr>
          <w:t xml:space="preserve"> </w:t>
        </w:r>
      </w:ins>
      <w:del w:id="352" w:author="190498 lily" w:date="2023-11-19T20:16:00Z">
        <w:r w:rsidR="00000000" w:rsidRPr="005D40D0" w:rsidDel="007A5E2A">
          <w:rPr>
            <w:rFonts w:eastAsia="標楷體"/>
            <w:sz w:val="24"/>
          </w:rPr>
          <w:delText xml:space="preserve">” M.S. thesis, </w:delText>
        </w:r>
      </w:del>
      <w:r w:rsidR="00000000" w:rsidRPr="005D40D0">
        <w:rPr>
          <w:rFonts w:eastAsia="標楷體"/>
          <w:sz w:val="24"/>
        </w:rPr>
        <w:t>National Taipei University of Nursing and Health Sciences, Taipei</w:t>
      </w:r>
      <w:del w:id="353" w:author="190498 lily" w:date="2023-11-19T20:16:00Z">
        <w:r w:rsidR="00000000" w:rsidRPr="005D40D0" w:rsidDel="007A5E2A">
          <w:rPr>
            <w:rFonts w:eastAsia="標楷體"/>
            <w:sz w:val="24"/>
          </w:rPr>
          <w:delText>, 2013</w:delText>
        </w:r>
      </w:del>
      <w:r w:rsidR="00000000" w:rsidRPr="005D40D0">
        <w:rPr>
          <w:rFonts w:eastAsia="標楷體"/>
          <w:sz w:val="24"/>
        </w:rPr>
        <w:t>.</w:t>
      </w:r>
    </w:p>
    <w:p w14:paraId="57F36C5F" w14:textId="4EEB1CB3" w:rsidR="00CB2FF0" w:rsidRPr="005D40D0" w:rsidRDefault="007A5E2A">
      <w:pPr>
        <w:pStyle w:val="a4"/>
        <w:numPr>
          <w:ilvl w:val="0"/>
          <w:numId w:val="2"/>
        </w:numPr>
        <w:tabs>
          <w:tab w:val="left" w:pos="783"/>
          <w:tab w:val="left" w:pos="785"/>
        </w:tabs>
        <w:spacing w:line="470" w:lineRule="auto"/>
        <w:ind w:right="236"/>
        <w:rPr>
          <w:rFonts w:eastAsia="標楷體"/>
          <w:sz w:val="24"/>
        </w:rPr>
      </w:pPr>
      <w:ins w:id="354" w:author="190498 lily" w:date="2023-11-19T20:17:00Z">
        <w:r w:rsidRPr="005D40D0">
          <w:rPr>
            <w:rFonts w:eastAsia="標楷體"/>
            <w:sz w:val="24"/>
          </w:rPr>
          <w:t>Hsieh</w:t>
        </w:r>
        <w:r>
          <w:rPr>
            <w:rFonts w:eastAsia="標楷體"/>
            <w:sz w:val="24"/>
          </w:rPr>
          <w:t>,</w:t>
        </w:r>
        <w:r w:rsidRPr="005D40D0">
          <w:rPr>
            <w:rFonts w:eastAsia="標楷體"/>
            <w:sz w:val="24"/>
          </w:rPr>
          <w:t xml:space="preserve"> </w:t>
        </w:r>
      </w:ins>
      <w:r w:rsidR="00000000" w:rsidRPr="005D40D0">
        <w:rPr>
          <w:rFonts w:eastAsia="標楷體"/>
          <w:sz w:val="24"/>
        </w:rPr>
        <w:t>M. H.</w:t>
      </w:r>
      <w:ins w:id="355" w:author="190498 lily" w:date="2023-11-19T20:17:00Z">
        <w:r>
          <w:rPr>
            <w:rFonts w:eastAsia="標楷體"/>
            <w:sz w:val="24"/>
          </w:rPr>
          <w:t xml:space="preserve"> (2010)</w:t>
        </w:r>
      </w:ins>
      <w:del w:id="356" w:author="190498 lily" w:date="2023-11-19T20:17:00Z">
        <w:r w:rsidR="00000000" w:rsidRPr="005D40D0" w:rsidDel="007A5E2A">
          <w:rPr>
            <w:rFonts w:eastAsia="標楷體"/>
            <w:sz w:val="24"/>
          </w:rPr>
          <w:delText xml:space="preserve"> Hsieh</w:delText>
        </w:r>
      </w:del>
      <w:r w:rsidR="00000000" w:rsidRPr="005D40D0">
        <w:rPr>
          <w:rFonts w:eastAsia="標楷體"/>
          <w:sz w:val="24"/>
        </w:rPr>
        <w:t xml:space="preserve">. </w:t>
      </w:r>
      <w:del w:id="357" w:author="190498 lily" w:date="2023-11-19T20:17:00Z">
        <w:r w:rsidR="00000000" w:rsidRPr="005D40D0" w:rsidDel="007A5E2A">
          <w:rPr>
            <w:rFonts w:eastAsia="標楷體"/>
            <w:sz w:val="24"/>
          </w:rPr>
          <w:delText>“</w:delText>
        </w:r>
      </w:del>
      <w:r w:rsidR="00000000" w:rsidRPr="005D40D0">
        <w:rPr>
          <w:rFonts w:eastAsia="標楷體"/>
          <w:sz w:val="24"/>
        </w:rPr>
        <w:t>The Research of Seniors Community Services Tele-health System Blueprint and Service Resource Model</w:t>
      </w:r>
      <w:ins w:id="358" w:author="190498 lily" w:date="2023-11-19T20:17:00Z">
        <w:r>
          <w:rPr>
            <w:rFonts w:eastAsia="標楷體"/>
            <w:sz w:val="24"/>
          </w:rPr>
          <w:t xml:space="preserve"> (Unpublished master’s thesis)</w:t>
        </w:r>
      </w:ins>
      <w:r w:rsidR="00000000" w:rsidRPr="005D40D0">
        <w:rPr>
          <w:rFonts w:eastAsia="標楷體"/>
          <w:sz w:val="24"/>
        </w:rPr>
        <w:t>.</w:t>
      </w:r>
      <w:del w:id="359" w:author="190498 lily" w:date="2023-11-19T20:17:00Z">
        <w:r w:rsidR="00000000" w:rsidRPr="005D40D0" w:rsidDel="007A5E2A">
          <w:rPr>
            <w:rFonts w:eastAsia="標楷體"/>
            <w:sz w:val="24"/>
          </w:rPr>
          <w:delText>”</w:delText>
        </w:r>
      </w:del>
      <w:r w:rsidR="00000000" w:rsidRPr="005D40D0">
        <w:rPr>
          <w:rFonts w:eastAsia="標楷體"/>
          <w:sz w:val="24"/>
        </w:rPr>
        <w:t xml:space="preserve"> </w:t>
      </w:r>
      <w:del w:id="360" w:author="190498 lily" w:date="2023-11-19T20:17:00Z">
        <w:r w:rsidR="00000000" w:rsidRPr="005D40D0" w:rsidDel="007A5E2A">
          <w:rPr>
            <w:rFonts w:eastAsia="標楷體"/>
            <w:sz w:val="24"/>
          </w:rPr>
          <w:delText xml:space="preserve">M.S. thesis, </w:delText>
        </w:r>
      </w:del>
      <w:r w:rsidR="00000000" w:rsidRPr="005D40D0">
        <w:rPr>
          <w:rFonts w:eastAsia="標楷體"/>
          <w:sz w:val="24"/>
        </w:rPr>
        <w:t>Nan Kai University of Technology, Nantou</w:t>
      </w:r>
      <w:del w:id="361" w:author="190498 lily" w:date="2023-11-19T20:17:00Z">
        <w:r w:rsidR="00000000" w:rsidRPr="005D40D0" w:rsidDel="007A5E2A">
          <w:rPr>
            <w:rFonts w:eastAsia="標楷體"/>
            <w:sz w:val="24"/>
          </w:rPr>
          <w:delText>, 2010</w:delText>
        </w:r>
      </w:del>
      <w:r w:rsidR="00000000" w:rsidRPr="005D40D0">
        <w:rPr>
          <w:rFonts w:eastAsia="標楷體"/>
          <w:sz w:val="24"/>
        </w:rPr>
        <w:t>.</w:t>
      </w:r>
    </w:p>
    <w:p w14:paraId="309162C3" w14:textId="3FA6AADD" w:rsidR="00CB2FF0" w:rsidRPr="005D40D0" w:rsidDel="007A5E2A" w:rsidRDefault="00000000" w:rsidP="007A5E2A">
      <w:pPr>
        <w:pStyle w:val="a4"/>
        <w:numPr>
          <w:ilvl w:val="0"/>
          <w:numId w:val="2"/>
        </w:numPr>
        <w:tabs>
          <w:tab w:val="left" w:pos="783"/>
          <w:tab w:val="left" w:pos="785"/>
          <w:tab w:val="left" w:pos="2704"/>
          <w:tab w:val="left" w:pos="6377"/>
          <w:tab w:val="left" w:pos="8186"/>
        </w:tabs>
        <w:spacing w:line="470" w:lineRule="auto"/>
        <w:ind w:right="235"/>
        <w:rPr>
          <w:del w:id="362" w:author="190498 lily" w:date="2023-11-19T20:18:00Z"/>
          <w:rFonts w:eastAsia="標楷體"/>
          <w:sz w:val="24"/>
        </w:rPr>
        <w:pPrChange w:id="363" w:author="190498 lily" w:date="2023-11-19T20:19:00Z">
          <w:pPr>
            <w:pStyle w:val="a4"/>
            <w:numPr>
              <w:numId w:val="2"/>
            </w:numPr>
            <w:tabs>
              <w:tab w:val="left" w:pos="783"/>
              <w:tab w:val="left" w:pos="785"/>
              <w:tab w:val="left" w:pos="2704"/>
              <w:tab w:val="left" w:pos="5007"/>
              <w:tab w:val="left" w:pos="6377"/>
              <w:tab w:val="left" w:pos="8186"/>
            </w:tabs>
            <w:spacing w:line="470" w:lineRule="auto"/>
            <w:ind w:right="235"/>
          </w:pPr>
        </w:pPrChange>
      </w:pPr>
      <w:r w:rsidRPr="005D40D0">
        <w:rPr>
          <w:rFonts w:eastAsia="標楷體"/>
          <w:sz w:val="24"/>
        </w:rPr>
        <w:t>Health Promotion Administration, Ministry of Health and Welfare.</w:t>
      </w:r>
      <w:ins w:id="364" w:author="190498 lily" w:date="2023-11-19T20:18:00Z">
        <w:r w:rsidR="007A5E2A">
          <w:rPr>
            <w:rFonts w:eastAsia="標楷體"/>
            <w:sz w:val="24"/>
          </w:rPr>
          <w:t xml:space="preserve"> (2016, n. d).</w:t>
        </w:r>
      </w:ins>
      <w:del w:id="365" w:author="190498 lily" w:date="2023-11-19T20:18:00Z">
        <w:r w:rsidRPr="005D40D0" w:rsidDel="007A5E2A">
          <w:rPr>
            <w:rFonts w:eastAsia="標楷體"/>
            <w:sz w:val="24"/>
          </w:rPr>
          <w:delText xml:space="preserve"> “</w:delText>
        </w:r>
      </w:del>
      <w:r w:rsidRPr="005D40D0">
        <w:rPr>
          <w:rFonts w:eastAsia="標楷體"/>
          <w:sz w:val="24"/>
        </w:rPr>
        <w:t xml:space="preserve">Health and </w:t>
      </w:r>
      <w:r w:rsidRPr="005D40D0">
        <w:rPr>
          <w:rFonts w:eastAsia="標楷體"/>
          <w:spacing w:val="-2"/>
          <w:sz w:val="24"/>
        </w:rPr>
        <w:t>Welfare</w:t>
      </w:r>
      <w:ins w:id="366" w:author="190498 lily" w:date="2023-11-19T20:18:00Z">
        <w:r w:rsidR="007A5E2A">
          <w:rPr>
            <w:rFonts w:eastAsia="標楷體"/>
            <w:spacing w:val="-2"/>
            <w:sz w:val="24"/>
          </w:rPr>
          <w:t xml:space="preserve"> </w:t>
        </w:r>
      </w:ins>
      <w:del w:id="367" w:author="190498 lily" w:date="2023-11-19T20:18:00Z">
        <w:r w:rsidRPr="005D40D0" w:rsidDel="007A5E2A">
          <w:rPr>
            <w:rFonts w:eastAsia="標楷體"/>
            <w:sz w:val="24"/>
          </w:rPr>
          <w:tab/>
        </w:r>
      </w:del>
      <w:r w:rsidRPr="005D40D0">
        <w:rPr>
          <w:rFonts w:eastAsia="標楷體"/>
          <w:spacing w:val="-2"/>
          <w:sz w:val="24"/>
        </w:rPr>
        <w:t>Department</w:t>
      </w:r>
      <w:ins w:id="368" w:author="190498 lily" w:date="2023-11-19T20:19:00Z">
        <w:r w:rsidR="007A5E2A">
          <w:rPr>
            <w:rFonts w:eastAsia="標楷體"/>
            <w:sz w:val="24"/>
          </w:rPr>
          <w:t xml:space="preserve"> </w:t>
        </w:r>
      </w:ins>
      <w:del w:id="369" w:author="190498 lily" w:date="2023-11-19T20:19:00Z">
        <w:r w:rsidRPr="005D40D0" w:rsidDel="007A5E2A">
          <w:rPr>
            <w:rFonts w:eastAsia="標楷體"/>
            <w:sz w:val="24"/>
          </w:rPr>
          <w:tab/>
        </w:r>
      </w:del>
      <w:r w:rsidRPr="005D40D0">
        <w:rPr>
          <w:rFonts w:eastAsia="標楷體"/>
          <w:spacing w:val="-6"/>
          <w:sz w:val="24"/>
        </w:rPr>
        <w:t>of</w:t>
      </w:r>
      <w:ins w:id="370" w:author="190498 lily" w:date="2023-11-19T20:19:00Z">
        <w:r w:rsidR="007A5E2A">
          <w:rPr>
            <w:rFonts w:eastAsia="標楷體"/>
            <w:spacing w:val="-6"/>
            <w:sz w:val="24"/>
          </w:rPr>
          <w:t xml:space="preserve"> </w:t>
        </w:r>
      </w:ins>
      <w:del w:id="371" w:author="190498 lily" w:date="2023-11-19T20:19:00Z">
        <w:r w:rsidRPr="005D40D0" w:rsidDel="007A5E2A">
          <w:rPr>
            <w:rFonts w:eastAsia="標楷體"/>
            <w:sz w:val="24"/>
          </w:rPr>
          <w:tab/>
        </w:r>
      </w:del>
      <w:ins w:id="372" w:author="190498 lily" w:date="2023-11-19T20:19:00Z">
        <w:r w:rsidR="007A5E2A">
          <w:rPr>
            <w:rFonts w:eastAsia="標楷體"/>
            <w:sz w:val="24"/>
          </w:rPr>
          <w:t xml:space="preserve"> </w:t>
        </w:r>
      </w:ins>
      <w:r w:rsidRPr="005D40D0">
        <w:rPr>
          <w:rFonts w:eastAsia="標楷體"/>
          <w:spacing w:val="-2"/>
          <w:sz w:val="24"/>
        </w:rPr>
        <w:t>Health</w:t>
      </w:r>
      <w:ins w:id="373" w:author="190498 lily" w:date="2023-11-19T20:19:00Z">
        <w:r w:rsidR="007A5E2A">
          <w:rPr>
            <w:rFonts w:eastAsia="標楷體"/>
            <w:spacing w:val="-2"/>
            <w:sz w:val="24"/>
          </w:rPr>
          <w:t xml:space="preserve"> </w:t>
        </w:r>
      </w:ins>
      <w:del w:id="374" w:author="190498 lily" w:date="2023-11-19T20:19:00Z">
        <w:r w:rsidRPr="005D40D0" w:rsidDel="007A5E2A">
          <w:rPr>
            <w:rFonts w:eastAsia="標楷體"/>
            <w:sz w:val="24"/>
          </w:rPr>
          <w:tab/>
        </w:r>
      </w:del>
      <w:r w:rsidRPr="005D40D0">
        <w:rPr>
          <w:rFonts w:eastAsia="標楷體"/>
          <w:spacing w:val="-2"/>
          <w:sz w:val="24"/>
        </w:rPr>
        <w:t xml:space="preserve">Care.” </w:t>
      </w:r>
      <w:r w:rsidRPr="005D40D0">
        <w:rPr>
          <w:rFonts w:eastAsia="標楷體"/>
        </w:rPr>
        <w:fldChar w:fldCharType="begin"/>
      </w:r>
      <w:r w:rsidRPr="005D40D0">
        <w:rPr>
          <w:rFonts w:eastAsia="標楷體"/>
        </w:rPr>
        <w:instrText>HYPERLINK "http://mohw.telecare.com.tw/WebPages/Sidebar1/ProjectArea.aspx" \h</w:instrText>
      </w:r>
      <w:r w:rsidRPr="005D40D0">
        <w:rPr>
          <w:rFonts w:eastAsia="標楷體"/>
        </w:rPr>
      </w:r>
      <w:r w:rsidRPr="005D40D0">
        <w:rPr>
          <w:rFonts w:eastAsia="標楷體"/>
        </w:rPr>
        <w:fldChar w:fldCharType="separate"/>
      </w:r>
      <w:r w:rsidRPr="005D40D0">
        <w:rPr>
          <w:rFonts w:eastAsia="標楷體"/>
          <w:spacing w:val="-2"/>
          <w:sz w:val="24"/>
          <w:u w:val="single"/>
        </w:rPr>
        <w:t>http://mohw.telecare.com.tw/WebPages/Sidebar1/ProjectArea.aspx</w:t>
      </w:r>
      <w:r w:rsidRPr="005D40D0">
        <w:rPr>
          <w:rFonts w:eastAsia="標楷體"/>
          <w:spacing w:val="-2"/>
          <w:sz w:val="24"/>
          <w:u w:val="single"/>
        </w:rPr>
        <w:fldChar w:fldCharType="end"/>
      </w:r>
      <w:del w:id="375" w:author="190498 lily" w:date="2023-11-19T20:18:00Z">
        <w:r w:rsidRPr="005D40D0" w:rsidDel="007A5E2A">
          <w:rPr>
            <w:rFonts w:eastAsia="標楷體"/>
            <w:spacing w:val="-2"/>
            <w:sz w:val="24"/>
          </w:rPr>
          <w:delText>,</w:delText>
        </w:r>
        <w:r w:rsidRPr="005D40D0" w:rsidDel="007A5E2A">
          <w:rPr>
            <w:rFonts w:eastAsia="標楷體"/>
            <w:spacing w:val="29"/>
            <w:sz w:val="24"/>
          </w:rPr>
          <w:delText xml:space="preserve"> </w:delText>
        </w:r>
        <w:r w:rsidRPr="005D40D0" w:rsidDel="007A5E2A">
          <w:rPr>
            <w:rFonts w:eastAsia="標楷體"/>
            <w:spacing w:val="-2"/>
            <w:sz w:val="24"/>
          </w:rPr>
          <w:delText>2016</w:delText>
        </w:r>
        <w:r w:rsidRPr="005D40D0" w:rsidDel="007A5E2A">
          <w:rPr>
            <w:rFonts w:eastAsia="標楷體"/>
            <w:spacing w:val="30"/>
            <w:sz w:val="24"/>
          </w:rPr>
          <w:delText xml:space="preserve"> </w:delText>
        </w:r>
        <w:r w:rsidRPr="005D40D0" w:rsidDel="007A5E2A">
          <w:rPr>
            <w:rFonts w:eastAsia="標楷體"/>
            <w:spacing w:val="-2"/>
            <w:sz w:val="24"/>
          </w:rPr>
          <w:delText>[May.</w:delText>
        </w:r>
        <w:r w:rsidRPr="005D40D0" w:rsidDel="007A5E2A">
          <w:rPr>
            <w:rFonts w:eastAsia="標楷體"/>
            <w:spacing w:val="30"/>
            <w:sz w:val="24"/>
          </w:rPr>
          <w:delText xml:space="preserve"> </w:delText>
        </w:r>
        <w:r w:rsidRPr="005D40D0" w:rsidDel="007A5E2A">
          <w:rPr>
            <w:rFonts w:eastAsia="標楷體"/>
            <w:spacing w:val="-5"/>
            <w:sz w:val="24"/>
          </w:rPr>
          <w:delText>27,</w:delText>
        </w:r>
      </w:del>
    </w:p>
    <w:p w14:paraId="54869C0B" w14:textId="7B6BC878" w:rsidR="00CB2FF0" w:rsidRPr="005D40D0" w:rsidRDefault="00000000" w:rsidP="007A5E2A">
      <w:pPr>
        <w:pStyle w:val="a4"/>
        <w:numPr>
          <w:ilvl w:val="0"/>
          <w:numId w:val="2"/>
        </w:numPr>
        <w:tabs>
          <w:tab w:val="left" w:pos="783"/>
          <w:tab w:val="left" w:pos="785"/>
          <w:tab w:val="left" w:pos="2704"/>
          <w:tab w:val="left" w:pos="6377"/>
          <w:tab w:val="left" w:pos="8186"/>
        </w:tabs>
        <w:spacing w:line="470" w:lineRule="auto"/>
        <w:ind w:right="235"/>
        <w:rPr>
          <w:rFonts w:eastAsia="標楷體"/>
        </w:rPr>
        <w:pPrChange w:id="376" w:author="190498 lily" w:date="2023-11-19T20:19:00Z">
          <w:pPr>
            <w:pStyle w:val="a3"/>
            <w:spacing w:line="263" w:lineRule="exact"/>
            <w:ind w:left="785"/>
          </w:pPr>
        </w:pPrChange>
      </w:pPr>
      <w:del w:id="377" w:author="190498 lily" w:date="2023-11-19T20:18:00Z">
        <w:r w:rsidRPr="005D40D0" w:rsidDel="007A5E2A">
          <w:rPr>
            <w:rFonts w:eastAsia="標楷體"/>
            <w:spacing w:val="-2"/>
          </w:rPr>
          <w:delText>2017].</w:delText>
        </w:r>
      </w:del>
    </w:p>
    <w:p w14:paraId="4B1D3D98" w14:textId="77777777" w:rsidR="00CB2FF0" w:rsidRPr="005D40D0" w:rsidRDefault="00CB2FF0">
      <w:pPr>
        <w:spacing w:line="263" w:lineRule="exact"/>
        <w:rPr>
          <w:rFonts w:eastAsia="標楷體"/>
        </w:rPr>
        <w:sectPr w:rsidR="00CB2FF0" w:rsidRPr="005D40D0">
          <w:pgSz w:w="11910" w:h="16840"/>
          <w:pgMar w:top="1460" w:right="1180" w:bottom="1200" w:left="1680" w:header="0" w:footer="1017" w:gutter="0"/>
          <w:cols w:space="720"/>
        </w:sectPr>
      </w:pPr>
    </w:p>
    <w:p w14:paraId="3BD0C3C4" w14:textId="77777777" w:rsidR="00CB2FF0" w:rsidRPr="005D40D0" w:rsidRDefault="00000000">
      <w:pPr>
        <w:pStyle w:val="a4"/>
        <w:numPr>
          <w:ilvl w:val="0"/>
          <w:numId w:val="2"/>
        </w:numPr>
        <w:tabs>
          <w:tab w:val="left" w:pos="783"/>
          <w:tab w:val="left" w:pos="785"/>
        </w:tabs>
        <w:spacing w:before="71" w:line="470" w:lineRule="auto"/>
        <w:ind w:right="234"/>
        <w:rPr>
          <w:rFonts w:eastAsia="標楷體"/>
          <w:sz w:val="24"/>
        </w:rPr>
      </w:pPr>
      <w:r w:rsidRPr="005D40D0">
        <w:rPr>
          <w:rFonts w:eastAsia="標楷體"/>
          <w:sz w:val="24"/>
        </w:rPr>
        <w:lastRenderedPageBreak/>
        <w:t xml:space="preserve">S. A. Hassan and Y. Li. “Medical Quality-of-Service Optimization in Wireless Telemedicine System Using Optimal Smoothing Algorithm.” </w:t>
      </w:r>
      <w:r w:rsidRPr="005D40D0">
        <w:rPr>
          <w:rFonts w:eastAsia="標楷體"/>
          <w:i/>
          <w:sz w:val="24"/>
        </w:rPr>
        <w:t>E-Health Telecommunication Systems and Networks</w:t>
      </w:r>
      <w:r w:rsidRPr="005D40D0">
        <w:rPr>
          <w:rFonts w:eastAsia="標楷體"/>
          <w:sz w:val="24"/>
        </w:rPr>
        <w:t>, Vol. 2, No. 1, pp. 1-8, Mar, 2013.</w:t>
      </w:r>
    </w:p>
    <w:p w14:paraId="52F2FDFC" w14:textId="468F362F" w:rsidR="00CB2FF0" w:rsidRPr="005D40D0" w:rsidDel="007A5E2A" w:rsidRDefault="007A5E2A" w:rsidP="007A5E2A">
      <w:pPr>
        <w:pStyle w:val="a4"/>
        <w:numPr>
          <w:ilvl w:val="0"/>
          <w:numId w:val="2"/>
        </w:numPr>
        <w:tabs>
          <w:tab w:val="left" w:pos="783"/>
        </w:tabs>
        <w:spacing w:before="264" w:line="273" w:lineRule="exact"/>
        <w:ind w:hanging="478"/>
        <w:rPr>
          <w:del w:id="378" w:author="190498 lily" w:date="2023-11-19T20:20:00Z"/>
          <w:rFonts w:eastAsia="標楷體"/>
          <w:sz w:val="24"/>
        </w:rPr>
        <w:pPrChange w:id="379" w:author="190498 lily" w:date="2023-11-19T20:20:00Z">
          <w:pPr>
            <w:pStyle w:val="a4"/>
            <w:numPr>
              <w:numId w:val="2"/>
            </w:numPr>
            <w:tabs>
              <w:tab w:val="left" w:pos="783"/>
            </w:tabs>
            <w:spacing w:line="273" w:lineRule="exact"/>
            <w:ind w:left="783" w:hanging="478"/>
          </w:pPr>
        </w:pPrChange>
      </w:pPr>
      <w:ins w:id="380" w:author="190498 lily" w:date="2023-11-19T20:19:00Z">
        <w:r w:rsidRPr="0083180D">
          <w:rPr>
            <w:rFonts w:eastAsia="標楷體"/>
            <w:sz w:val="24"/>
          </w:rPr>
          <w:t>Wang</w:t>
        </w:r>
        <w:r w:rsidRPr="0083180D">
          <w:rPr>
            <w:rFonts w:eastAsia="標楷體"/>
            <w:sz w:val="24"/>
          </w:rPr>
          <w:t xml:space="preserve">, </w:t>
        </w:r>
      </w:ins>
      <w:r w:rsidR="00000000" w:rsidRPr="0083180D">
        <w:rPr>
          <w:rFonts w:eastAsia="標楷體"/>
          <w:sz w:val="24"/>
        </w:rPr>
        <w:t>C.</w:t>
      </w:r>
      <w:r w:rsidR="00000000" w:rsidRPr="0083180D">
        <w:rPr>
          <w:rFonts w:eastAsia="標楷體"/>
          <w:spacing w:val="-5"/>
          <w:sz w:val="24"/>
        </w:rPr>
        <w:t xml:space="preserve"> </w:t>
      </w:r>
      <w:r w:rsidR="00000000" w:rsidRPr="0083180D">
        <w:rPr>
          <w:rFonts w:eastAsia="標楷體"/>
          <w:sz w:val="24"/>
        </w:rPr>
        <w:t>H.</w:t>
      </w:r>
      <w:ins w:id="381" w:author="190498 lily" w:date="2023-11-19T20:19:00Z">
        <w:r w:rsidRPr="0083180D">
          <w:rPr>
            <w:rFonts w:eastAsia="標楷體"/>
            <w:sz w:val="24"/>
          </w:rPr>
          <w:t xml:space="preserve"> (2016).</w:t>
        </w:r>
      </w:ins>
      <w:r w:rsidR="00000000" w:rsidRPr="0083180D">
        <w:rPr>
          <w:rFonts w:eastAsia="標楷體"/>
          <w:spacing w:val="-3"/>
          <w:sz w:val="24"/>
        </w:rPr>
        <w:t xml:space="preserve"> </w:t>
      </w:r>
      <w:del w:id="382" w:author="190498 lily" w:date="2023-11-19T20:19:00Z">
        <w:r w:rsidR="00000000" w:rsidRPr="0083180D" w:rsidDel="007A5E2A">
          <w:rPr>
            <w:rFonts w:eastAsia="標楷體"/>
            <w:sz w:val="24"/>
          </w:rPr>
          <w:delText>Wang</w:delText>
        </w:r>
        <w:r w:rsidR="00000000" w:rsidRPr="0083180D" w:rsidDel="007A5E2A">
          <w:rPr>
            <w:rFonts w:eastAsia="標楷體"/>
            <w:spacing w:val="-4"/>
            <w:sz w:val="24"/>
          </w:rPr>
          <w:delText xml:space="preserve"> </w:delText>
        </w:r>
        <w:r w:rsidR="00000000" w:rsidRPr="0083180D" w:rsidDel="007A5E2A">
          <w:rPr>
            <w:rFonts w:eastAsia="標楷體"/>
            <w:sz w:val="24"/>
          </w:rPr>
          <w:delText>“</w:delText>
        </w:r>
      </w:del>
      <w:r w:rsidR="00000000" w:rsidRPr="0083180D">
        <w:rPr>
          <w:rFonts w:eastAsia="標楷體"/>
          <w:sz w:val="24"/>
        </w:rPr>
        <w:t>A</w:t>
      </w:r>
      <w:r w:rsidR="00000000" w:rsidRPr="0083180D">
        <w:rPr>
          <w:rFonts w:eastAsia="標楷體"/>
          <w:spacing w:val="-15"/>
          <w:sz w:val="24"/>
        </w:rPr>
        <w:t xml:space="preserve"> </w:t>
      </w:r>
      <w:r w:rsidR="00000000" w:rsidRPr="0083180D">
        <w:rPr>
          <w:rFonts w:eastAsia="標楷體"/>
          <w:sz w:val="24"/>
        </w:rPr>
        <w:t>Study</w:t>
      </w:r>
      <w:r w:rsidR="00000000" w:rsidRPr="0083180D">
        <w:rPr>
          <w:rFonts w:eastAsia="標楷體"/>
          <w:spacing w:val="-9"/>
          <w:sz w:val="24"/>
        </w:rPr>
        <w:t xml:space="preserve"> </w:t>
      </w:r>
      <w:r w:rsidR="00000000" w:rsidRPr="0083180D">
        <w:rPr>
          <w:rFonts w:eastAsia="標楷體"/>
          <w:sz w:val="24"/>
        </w:rPr>
        <w:t>of</w:t>
      </w:r>
      <w:r w:rsidR="00000000" w:rsidRPr="0083180D">
        <w:rPr>
          <w:rFonts w:eastAsia="標楷體"/>
          <w:spacing w:val="-1"/>
          <w:sz w:val="24"/>
        </w:rPr>
        <w:t xml:space="preserve"> </w:t>
      </w:r>
      <w:r w:rsidR="00000000" w:rsidRPr="0083180D">
        <w:rPr>
          <w:rFonts w:eastAsia="標楷體"/>
          <w:sz w:val="24"/>
        </w:rPr>
        <w:t>Care</w:t>
      </w:r>
      <w:r w:rsidR="00000000" w:rsidRPr="0083180D">
        <w:rPr>
          <w:rFonts w:eastAsia="標楷體"/>
          <w:spacing w:val="-4"/>
          <w:sz w:val="24"/>
        </w:rPr>
        <w:t xml:space="preserve"> </w:t>
      </w:r>
      <w:r w:rsidR="00000000" w:rsidRPr="0083180D">
        <w:rPr>
          <w:rFonts w:eastAsia="標楷體"/>
          <w:sz w:val="24"/>
        </w:rPr>
        <w:t>Management</w:t>
      </w:r>
      <w:r w:rsidR="00000000" w:rsidRPr="0083180D">
        <w:rPr>
          <w:rFonts w:eastAsia="標楷體"/>
          <w:spacing w:val="-1"/>
          <w:sz w:val="24"/>
        </w:rPr>
        <w:t xml:space="preserve"> </w:t>
      </w:r>
      <w:r w:rsidR="00000000" w:rsidRPr="0083180D">
        <w:rPr>
          <w:rFonts w:eastAsia="標楷體"/>
          <w:sz w:val="24"/>
        </w:rPr>
        <w:t>System</w:t>
      </w:r>
      <w:r w:rsidR="00000000" w:rsidRPr="0083180D">
        <w:rPr>
          <w:rFonts w:eastAsia="標楷體"/>
          <w:spacing w:val="-2"/>
          <w:sz w:val="24"/>
        </w:rPr>
        <w:t xml:space="preserve"> </w:t>
      </w:r>
      <w:r w:rsidR="00000000" w:rsidRPr="0083180D">
        <w:rPr>
          <w:rFonts w:eastAsia="標楷體"/>
          <w:sz w:val="24"/>
        </w:rPr>
        <w:t>for</w:t>
      </w:r>
      <w:r w:rsidR="00000000" w:rsidRPr="0083180D">
        <w:rPr>
          <w:rFonts w:eastAsia="標楷體"/>
          <w:spacing w:val="-4"/>
          <w:sz w:val="24"/>
        </w:rPr>
        <w:t xml:space="preserve"> </w:t>
      </w:r>
      <w:r w:rsidR="00000000" w:rsidRPr="0083180D">
        <w:rPr>
          <w:rFonts w:eastAsia="標楷體"/>
          <w:sz w:val="24"/>
        </w:rPr>
        <w:t>Chain</w:t>
      </w:r>
      <w:r w:rsidR="00000000" w:rsidRPr="0083180D">
        <w:rPr>
          <w:rFonts w:eastAsia="標楷體"/>
          <w:spacing w:val="-2"/>
          <w:sz w:val="24"/>
        </w:rPr>
        <w:t xml:space="preserve"> </w:t>
      </w:r>
      <w:r w:rsidR="00000000" w:rsidRPr="0083180D">
        <w:rPr>
          <w:rFonts w:eastAsia="標楷體"/>
          <w:sz w:val="24"/>
        </w:rPr>
        <w:t>Veterinary</w:t>
      </w:r>
      <w:r w:rsidR="00000000" w:rsidRPr="0083180D">
        <w:rPr>
          <w:rFonts w:eastAsia="標楷體"/>
          <w:spacing w:val="-4"/>
          <w:sz w:val="24"/>
        </w:rPr>
        <w:t xml:space="preserve"> </w:t>
      </w:r>
      <w:r w:rsidR="00000000" w:rsidRPr="0083180D">
        <w:rPr>
          <w:rFonts w:eastAsia="標楷體"/>
          <w:spacing w:val="-2"/>
          <w:sz w:val="24"/>
        </w:rPr>
        <w:t>Hospital</w:t>
      </w:r>
      <w:ins w:id="383" w:author="190498 lily" w:date="2023-11-19T20:20:00Z">
        <w:r w:rsidRPr="0083180D">
          <w:rPr>
            <w:rFonts w:eastAsia="標楷體"/>
            <w:sz w:val="24"/>
          </w:rPr>
          <w:t xml:space="preserve"> (Unpublished master’s thesis)</w:t>
        </w:r>
      </w:ins>
      <w:r w:rsidR="00000000" w:rsidRPr="0083180D">
        <w:rPr>
          <w:rFonts w:eastAsia="標楷體"/>
          <w:spacing w:val="-2"/>
          <w:sz w:val="24"/>
        </w:rPr>
        <w:t>.</w:t>
      </w:r>
      <w:ins w:id="384" w:author="190498 lily" w:date="2023-11-19T20:20:00Z">
        <w:r w:rsidRPr="0083180D">
          <w:rPr>
            <w:rFonts w:eastAsia="標楷體"/>
            <w:spacing w:val="-2"/>
            <w:sz w:val="24"/>
          </w:rPr>
          <w:t xml:space="preserve"> </w:t>
        </w:r>
      </w:ins>
      <w:del w:id="385" w:author="190498 lily" w:date="2023-11-19T20:19:00Z">
        <w:r w:rsidR="00000000" w:rsidRPr="0083180D" w:rsidDel="007A5E2A">
          <w:rPr>
            <w:rFonts w:eastAsia="標楷體"/>
            <w:spacing w:val="-2"/>
            <w:sz w:val="24"/>
          </w:rPr>
          <w:delText>”</w:delText>
        </w:r>
      </w:del>
    </w:p>
    <w:p w14:paraId="4F0686D6" w14:textId="5C4018BE" w:rsidR="00CB2FF0" w:rsidRPr="007A5E2A" w:rsidRDefault="00000000" w:rsidP="007A5E2A">
      <w:pPr>
        <w:pStyle w:val="a4"/>
        <w:numPr>
          <w:ilvl w:val="0"/>
          <w:numId w:val="2"/>
        </w:numPr>
        <w:tabs>
          <w:tab w:val="left" w:pos="783"/>
        </w:tabs>
        <w:spacing w:before="264" w:line="273" w:lineRule="exact"/>
        <w:ind w:hanging="478"/>
        <w:rPr>
          <w:rFonts w:eastAsia="標楷體"/>
        </w:rPr>
        <w:pPrChange w:id="386" w:author="190498 lily" w:date="2023-11-19T20:20:00Z">
          <w:pPr>
            <w:pStyle w:val="a3"/>
            <w:spacing w:before="264"/>
            <w:ind w:left="785"/>
          </w:pPr>
        </w:pPrChange>
      </w:pPr>
      <w:del w:id="387" w:author="190498 lily" w:date="2023-11-19T20:20:00Z">
        <w:r w:rsidRPr="007A5E2A" w:rsidDel="007A5E2A">
          <w:rPr>
            <w:rFonts w:eastAsia="標楷體"/>
          </w:rPr>
          <w:delText>M.S.</w:delText>
        </w:r>
        <w:r w:rsidRPr="007A5E2A" w:rsidDel="007A5E2A">
          <w:rPr>
            <w:rFonts w:eastAsia="標楷體"/>
            <w:spacing w:val="-13"/>
          </w:rPr>
          <w:delText xml:space="preserve"> </w:delText>
        </w:r>
        <w:r w:rsidRPr="007A5E2A" w:rsidDel="007A5E2A">
          <w:rPr>
            <w:rFonts w:eastAsia="標楷體"/>
          </w:rPr>
          <w:delText>thesis,</w:delText>
        </w:r>
        <w:r w:rsidRPr="007A5E2A" w:rsidDel="007A5E2A">
          <w:rPr>
            <w:rFonts w:eastAsia="標楷體"/>
            <w:spacing w:val="-14"/>
          </w:rPr>
          <w:delText xml:space="preserve"> </w:delText>
        </w:r>
      </w:del>
      <w:proofErr w:type="spellStart"/>
      <w:r w:rsidRPr="007A5E2A">
        <w:rPr>
          <w:rFonts w:eastAsia="標楷體"/>
        </w:rPr>
        <w:t>Tunghai</w:t>
      </w:r>
      <w:proofErr w:type="spellEnd"/>
      <w:r w:rsidRPr="007A5E2A">
        <w:rPr>
          <w:rFonts w:eastAsia="標楷體"/>
          <w:spacing w:val="-9"/>
        </w:rPr>
        <w:t xml:space="preserve"> </w:t>
      </w:r>
      <w:r w:rsidRPr="007A5E2A">
        <w:rPr>
          <w:rFonts w:eastAsia="標楷體"/>
        </w:rPr>
        <w:t>University,</w:t>
      </w:r>
      <w:r w:rsidRPr="007A5E2A">
        <w:rPr>
          <w:rFonts w:eastAsia="標楷體"/>
          <w:spacing w:val="-14"/>
        </w:rPr>
        <w:t xml:space="preserve"> </w:t>
      </w:r>
      <w:r w:rsidRPr="007A5E2A">
        <w:rPr>
          <w:rFonts w:eastAsia="標楷體"/>
        </w:rPr>
        <w:t>Taichung</w:t>
      </w:r>
      <w:del w:id="388" w:author="190498 lily" w:date="2023-11-19T20:20:00Z">
        <w:r w:rsidRPr="007A5E2A" w:rsidDel="007A5E2A">
          <w:rPr>
            <w:rFonts w:eastAsia="標楷體"/>
          </w:rPr>
          <w:delText>,</w:delText>
        </w:r>
        <w:r w:rsidRPr="007A5E2A" w:rsidDel="007A5E2A">
          <w:rPr>
            <w:rFonts w:eastAsia="標楷體"/>
            <w:spacing w:val="-10"/>
          </w:rPr>
          <w:delText xml:space="preserve"> </w:delText>
        </w:r>
        <w:r w:rsidRPr="007A5E2A" w:rsidDel="007A5E2A">
          <w:rPr>
            <w:rFonts w:eastAsia="標楷體"/>
            <w:spacing w:val="-2"/>
          </w:rPr>
          <w:delText>2016</w:delText>
        </w:r>
      </w:del>
      <w:r w:rsidRPr="007A5E2A">
        <w:rPr>
          <w:rFonts w:eastAsia="標楷體"/>
          <w:spacing w:val="-2"/>
        </w:rPr>
        <w:t>.</w:t>
      </w:r>
    </w:p>
    <w:p w14:paraId="486F94DC" w14:textId="5AD64CB8" w:rsidR="00CB2FF0" w:rsidRPr="005D40D0" w:rsidRDefault="007A5E2A">
      <w:pPr>
        <w:pStyle w:val="a4"/>
        <w:numPr>
          <w:ilvl w:val="0"/>
          <w:numId w:val="2"/>
        </w:numPr>
        <w:tabs>
          <w:tab w:val="left" w:pos="783"/>
          <w:tab w:val="left" w:pos="785"/>
        </w:tabs>
        <w:spacing w:before="264" w:line="470" w:lineRule="auto"/>
        <w:ind w:right="236"/>
        <w:rPr>
          <w:rFonts w:eastAsia="標楷體"/>
          <w:sz w:val="24"/>
        </w:rPr>
      </w:pPr>
      <w:ins w:id="389" w:author="190498 lily" w:date="2023-11-19T20:20:00Z">
        <w:r w:rsidRPr="005D40D0">
          <w:rPr>
            <w:rFonts w:eastAsia="標楷體"/>
            <w:sz w:val="24"/>
          </w:rPr>
          <w:t>Huang</w:t>
        </w:r>
        <w:r>
          <w:rPr>
            <w:rFonts w:eastAsia="標楷體"/>
            <w:sz w:val="24"/>
          </w:rPr>
          <w:t>,</w:t>
        </w:r>
        <w:r w:rsidRPr="005D40D0">
          <w:rPr>
            <w:rFonts w:eastAsia="標楷體"/>
            <w:noProof/>
          </w:rPr>
          <w:t xml:space="preserve"> </w:t>
        </w:r>
      </w:ins>
      <w:r w:rsidR="00000000" w:rsidRPr="005D40D0">
        <w:rPr>
          <w:rFonts w:eastAsia="標楷體"/>
          <w:noProof/>
        </w:rPr>
        <w:drawing>
          <wp:anchor distT="0" distB="0" distL="0" distR="0" simplePos="0" relativeHeight="251731456" behindDoc="1" locked="0" layoutInCell="1" allowOverlap="1" wp14:anchorId="5E51A586" wp14:editId="7D47F937">
            <wp:simplePos x="0" y="0"/>
            <wp:positionH relativeFrom="page">
              <wp:posOffset>1652890</wp:posOffset>
            </wp:positionH>
            <wp:positionV relativeFrom="paragraph">
              <wp:posOffset>422038</wp:posOffset>
            </wp:positionV>
            <wp:extent cx="4628860" cy="4728872"/>
            <wp:effectExtent l="0" t="0" r="0" b="0"/>
            <wp:wrapNone/>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8" cstate="print"/>
                    <a:stretch>
                      <a:fillRect/>
                    </a:stretch>
                  </pic:blipFill>
                  <pic:spPr>
                    <a:xfrm>
                      <a:off x="0" y="0"/>
                      <a:ext cx="4628860" cy="4728872"/>
                    </a:xfrm>
                    <a:prstGeom prst="rect">
                      <a:avLst/>
                    </a:prstGeom>
                  </pic:spPr>
                </pic:pic>
              </a:graphicData>
            </a:graphic>
          </wp:anchor>
        </w:drawing>
      </w:r>
      <w:r w:rsidR="00000000" w:rsidRPr="005D40D0">
        <w:rPr>
          <w:rFonts w:eastAsia="標楷體"/>
          <w:sz w:val="24"/>
        </w:rPr>
        <w:t>M.</w:t>
      </w:r>
      <w:r w:rsidR="00000000" w:rsidRPr="005D40D0">
        <w:rPr>
          <w:rFonts w:eastAsia="標楷體"/>
          <w:spacing w:val="40"/>
          <w:sz w:val="24"/>
        </w:rPr>
        <w:t xml:space="preserve"> </w:t>
      </w:r>
      <w:r w:rsidR="00000000" w:rsidRPr="005D40D0">
        <w:rPr>
          <w:rFonts w:eastAsia="標楷體"/>
          <w:sz w:val="24"/>
        </w:rPr>
        <w:t>H.</w:t>
      </w:r>
      <w:ins w:id="390" w:author="190498 lily" w:date="2023-11-19T20:20:00Z">
        <w:r>
          <w:rPr>
            <w:rFonts w:eastAsia="標楷體"/>
            <w:sz w:val="24"/>
          </w:rPr>
          <w:t xml:space="preserve"> (2016)</w:t>
        </w:r>
      </w:ins>
      <w:del w:id="391" w:author="190498 lily" w:date="2023-11-19T20:20:00Z">
        <w:r w:rsidR="00000000" w:rsidRPr="005D40D0" w:rsidDel="007A5E2A">
          <w:rPr>
            <w:rFonts w:eastAsia="標楷體"/>
            <w:spacing w:val="40"/>
            <w:sz w:val="24"/>
          </w:rPr>
          <w:delText xml:space="preserve"> </w:delText>
        </w:r>
        <w:r w:rsidR="00000000" w:rsidRPr="005D40D0" w:rsidDel="007A5E2A">
          <w:rPr>
            <w:rFonts w:eastAsia="標楷體"/>
            <w:sz w:val="24"/>
          </w:rPr>
          <w:delText>Huang</w:delText>
        </w:r>
      </w:del>
      <w:r w:rsidR="00000000" w:rsidRPr="005D40D0">
        <w:rPr>
          <w:rFonts w:eastAsia="標楷體"/>
          <w:sz w:val="24"/>
        </w:rPr>
        <w:t>.</w:t>
      </w:r>
      <w:r w:rsidR="00000000" w:rsidRPr="005D40D0">
        <w:rPr>
          <w:rFonts w:eastAsia="標楷體"/>
          <w:spacing w:val="40"/>
          <w:sz w:val="24"/>
        </w:rPr>
        <w:t xml:space="preserve"> </w:t>
      </w:r>
      <w:del w:id="392" w:author="190498 lily" w:date="2023-11-19T20:20:00Z">
        <w:r w:rsidR="00000000" w:rsidRPr="005D40D0" w:rsidDel="007A5E2A">
          <w:rPr>
            <w:rFonts w:eastAsia="標楷體"/>
            <w:sz w:val="24"/>
          </w:rPr>
          <w:delText>“</w:delText>
        </w:r>
      </w:del>
      <w:r w:rsidR="00000000" w:rsidRPr="005D40D0">
        <w:rPr>
          <w:rFonts w:eastAsia="標楷體"/>
          <w:sz w:val="24"/>
        </w:rPr>
        <w:t>The</w:t>
      </w:r>
      <w:r w:rsidR="00000000" w:rsidRPr="005D40D0">
        <w:rPr>
          <w:rFonts w:eastAsia="標楷體"/>
          <w:spacing w:val="40"/>
          <w:sz w:val="24"/>
        </w:rPr>
        <w:t xml:space="preserve"> </w:t>
      </w:r>
      <w:r w:rsidR="00000000" w:rsidRPr="005D40D0">
        <w:rPr>
          <w:rFonts w:eastAsia="標楷體"/>
          <w:sz w:val="24"/>
        </w:rPr>
        <w:t>Study</w:t>
      </w:r>
      <w:r w:rsidR="00000000" w:rsidRPr="005D40D0">
        <w:rPr>
          <w:rFonts w:eastAsia="標楷體"/>
          <w:spacing w:val="40"/>
          <w:sz w:val="24"/>
        </w:rPr>
        <w:t xml:space="preserve"> </w:t>
      </w:r>
      <w:r w:rsidR="00000000" w:rsidRPr="005D40D0">
        <w:rPr>
          <w:rFonts w:eastAsia="標楷體"/>
          <w:sz w:val="24"/>
        </w:rPr>
        <w:t>and</w:t>
      </w:r>
      <w:r w:rsidR="00000000" w:rsidRPr="005D40D0">
        <w:rPr>
          <w:rFonts w:eastAsia="標楷體"/>
          <w:spacing w:val="40"/>
          <w:sz w:val="24"/>
        </w:rPr>
        <w:t xml:space="preserve"> </w:t>
      </w:r>
      <w:r w:rsidR="00000000" w:rsidRPr="005D40D0">
        <w:rPr>
          <w:rFonts w:eastAsia="標楷體"/>
          <w:sz w:val="24"/>
        </w:rPr>
        <w:t>Improvement</w:t>
      </w:r>
      <w:r w:rsidR="00000000" w:rsidRPr="005D40D0">
        <w:rPr>
          <w:rFonts w:eastAsia="標楷體"/>
          <w:spacing w:val="40"/>
          <w:sz w:val="24"/>
        </w:rPr>
        <w:t xml:space="preserve"> </w:t>
      </w:r>
      <w:r w:rsidR="00000000" w:rsidRPr="005D40D0">
        <w:rPr>
          <w:rFonts w:eastAsia="標楷體"/>
          <w:sz w:val="24"/>
        </w:rPr>
        <w:t>for</w:t>
      </w:r>
      <w:r w:rsidR="00000000" w:rsidRPr="005D40D0">
        <w:rPr>
          <w:rFonts w:eastAsia="標楷體"/>
          <w:spacing w:val="40"/>
          <w:sz w:val="24"/>
        </w:rPr>
        <w:t xml:space="preserve"> </w:t>
      </w:r>
      <w:r w:rsidR="00000000" w:rsidRPr="005D40D0">
        <w:rPr>
          <w:rFonts w:eastAsia="標楷體"/>
          <w:sz w:val="24"/>
        </w:rPr>
        <w:t>Bluetooth</w:t>
      </w:r>
      <w:r w:rsidR="00000000" w:rsidRPr="005D40D0">
        <w:rPr>
          <w:rFonts w:eastAsia="標楷體"/>
          <w:spacing w:val="40"/>
          <w:sz w:val="24"/>
        </w:rPr>
        <w:t xml:space="preserve"> </w:t>
      </w:r>
      <w:r w:rsidR="00000000" w:rsidRPr="005D40D0">
        <w:rPr>
          <w:rFonts w:eastAsia="標楷體"/>
          <w:sz w:val="24"/>
        </w:rPr>
        <w:t>Positioning</w:t>
      </w:r>
      <w:ins w:id="393" w:author="190498 lily" w:date="2023-11-19T20:20:00Z">
        <w:r>
          <w:rPr>
            <w:rFonts w:eastAsia="標楷體"/>
            <w:sz w:val="24"/>
          </w:rPr>
          <w:t xml:space="preserve"> (Unpublished master’s thesis)</w:t>
        </w:r>
      </w:ins>
      <w:r w:rsidR="00000000" w:rsidRPr="005D40D0">
        <w:rPr>
          <w:rFonts w:eastAsia="標楷體"/>
          <w:sz w:val="24"/>
        </w:rPr>
        <w:t>.</w:t>
      </w:r>
      <w:del w:id="394" w:author="190498 lily" w:date="2023-11-19T20:20:00Z">
        <w:r w:rsidR="00000000" w:rsidRPr="005D40D0" w:rsidDel="007A5E2A">
          <w:rPr>
            <w:rFonts w:eastAsia="標楷體"/>
            <w:sz w:val="24"/>
          </w:rPr>
          <w:delText>”</w:delText>
        </w:r>
      </w:del>
      <w:r w:rsidR="00000000" w:rsidRPr="005D40D0">
        <w:rPr>
          <w:rFonts w:eastAsia="標楷體"/>
          <w:spacing w:val="40"/>
          <w:sz w:val="24"/>
        </w:rPr>
        <w:t xml:space="preserve"> </w:t>
      </w:r>
      <w:del w:id="395" w:author="190498 lily" w:date="2023-11-19T20:20:00Z">
        <w:r w:rsidR="00000000" w:rsidRPr="005D40D0" w:rsidDel="007A5E2A">
          <w:rPr>
            <w:rFonts w:eastAsia="標楷體"/>
            <w:sz w:val="24"/>
          </w:rPr>
          <w:delText xml:space="preserve">M.S. thesis, </w:delText>
        </w:r>
      </w:del>
      <w:r w:rsidR="00000000" w:rsidRPr="005D40D0">
        <w:rPr>
          <w:rFonts w:eastAsia="標楷體"/>
          <w:sz w:val="24"/>
        </w:rPr>
        <w:t>St. John's University, New Taipei</w:t>
      </w:r>
      <w:del w:id="396" w:author="190498 lily" w:date="2023-11-19T20:21:00Z">
        <w:r w:rsidR="00000000" w:rsidRPr="005D40D0" w:rsidDel="007A5E2A">
          <w:rPr>
            <w:rFonts w:eastAsia="標楷體"/>
            <w:sz w:val="24"/>
          </w:rPr>
          <w:delText>, 2016</w:delText>
        </w:r>
      </w:del>
      <w:r w:rsidR="00000000" w:rsidRPr="005D40D0">
        <w:rPr>
          <w:rFonts w:eastAsia="標楷體"/>
          <w:sz w:val="24"/>
        </w:rPr>
        <w:t>.</w:t>
      </w:r>
    </w:p>
    <w:p w14:paraId="7BAEA2F2" w14:textId="08FF205F" w:rsidR="00CB2FF0" w:rsidRPr="005D40D0" w:rsidRDefault="007A5E2A">
      <w:pPr>
        <w:pStyle w:val="a4"/>
        <w:numPr>
          <w:ilvl w:val="0"/>
          <w:numId w:val="2"/>
        </w:numPr>
        <w:tabs>
          <w:tab w:val="left" w:pos="783"/>
          <w:tab w:val="left" w:pos="785"/>
        </w:tabs>
        <w:spacing w:line="470" w:lineRule="auto"/>
        <w:ind w:right="240"/>
        <w:rPr>
          <w:rFonts w:eastAsia="標楷體"/>
          <w:sz w:val="24"/>
        </w:rPr>
      </w:pPr>
      <w:ins w:id="397" w:author="190498 lily" w:date="2023-11-19T20:21:00Z">
        <w:r w:rsidRPr="005D40D0">
          <w:rPr>
            <w:rFonts w:eastAsia="標楷體"/>
            <w:sz w:val="24"/>
          </w:rPr>
          <w:t>Kao</w:t>
        </w:r>
        <w:r>
          <w:rPr>
            <w:rFonts w:eastAsia="標楷體"/>
            <w:sz w:val="24"/>
          </w:rPr>
          <w:t>,</w:t>
        </w:r>
        <w:r w:rsidRPr="005D40D0">
          <w:rPr>
            <w:rFonts w:eastAsia="標楷體"/>
            <w:sz w:val="24"/>
          </w:rPr>
          <w:t xml:space="preserve"> </w:t>
        </w:r>
      </w:ins>
      <w:r w:rsidR="00000000" w:rsidRPr="005D40D0">
        <w:rPr>
          <w:rFonts w:eastAsia="標楷體"/>
          <w:sz w:val="24"/>
        </w:rPr>
        <w:t>C.</w:t>
      </w:r>
      <w:r w:rsidR="00000000" w:rsidRPr="005D40D0">
        <w:rPr>
          <w:rFonts w:eastAsia="標楷體"/>
          <w:spacing w:val="-3"/>
          <w:sz w:val="24"/>
        </w:rPr>
        <w:t xml:space="preserve"> </w:t>
      </w:r>
      <w:r w:rsidR="00000000" w:rsidRPr="005D40D0">
        <w:rPr>
          <w:rFonts w:eastAsia="標楷體"/>
          <w:sz w:val="24"/>
        </w:rPr>
        <w:t>C.</w:t>
      </w:r>
      <w:ins w:id="398" w:author="190498 lily" w:date="2023-11-19T20:21:00Z">
        <w:r>
          <w:rPr>
            <w:rFonts w:eastAsia="標楷體"/>
            <w:sz w:val="24"/>
          </w:rPr>
          <w:t xml:space="preserve"> (2010, Nov. 1)</w:t>
        </w:r>
      </w:ins>
      <w:del w:id="399" w:author="190498 lily" w:date="2023-11-19T20:21:00Z">
        <w:r w:rsidR="00000000" w:rsidRPr="005D40D0" w:rsidDel="007A5E2A">
          <w:rPr>
            <w:rFonts w:eastAsia="標楷體"/>
            <w:spacing w:val="-2"/>
            <w:sz w:val="24"/>
          </w:rPr>
          <w:delText xml:space="preserve"> </w:delText>
        </w:r>
        <w:r w:rsidR="00000000" w:rsidRPr="005D40D0" w:rsidDel="007A5E2A">
          <w:rPr>
            <w:rFonts w:eastAsia="標楷體"/>
            <w:sz w:val="24"/>
          </w:rPr>
          <w:delText>Kao</w:delText>
        </w:r>
      </w:del>
      <w:r w:rsidR="00000000" w:rsidRPr="005D40D0">
        <w:rPr>
          <w:rFonts w:eastAsia="標楷體"/>
          <w:sz w:val="24"/>
        </w:rPr>
        <w:t>.</w:t>
      </w:r>
      <w:r w:rsidR="00000000" w:rsidRPr="005D40D0">
        <w:rPr>
          <w:rFonts w:eastAsia="標楷體"/>
          <w:spacing w:val="-3"/>
          <w:sz w:val="24"/>
        </w:rPr>
        <w:t xml:space="preserve"> </w:t>
      </w:r>
      <w:del w:id="400" w:author="190498 lily" w:date="2023-11-19T20:21:00Z">
        <w:r w:rsidR="00000000" w:rsidRPr="005D40D0" w:rsidDel="007A5E2A">
          <w:rPr>
            <w:rFonts w:eastAsia="標楷體"/>
            <w:sz w:val="24"/>
          </w:rPr>
          <w:delText>“</w:delText>
        </w:r>
      </w:del>
      <w:r w:rsidR="00000000" w:rsidRPr="005D40D0">
        <w:rPr>
          <w:rFonts w:eastAsia="標楷體"/>
          <w:sz w:val="24"/>
        </w:rPr>
        <w:t>Low</w:t>
      </w:r>
      <w:r w:rsidR="00000000" w:rsidRPr="005D40D0">
        <w:rPr>
          <w:rFonts w:eastAsia="標楷體"/>
          <w:spacing w:val="-4"/>
          <w:sz w:val="24"/>
        </w:rPr>
        <w:t xml:space="preserve"> </w:t>
      </w:r>
      <w:r w:rsidR="00000000" w:rsidRPr="005D40D0">
        <w:rPr>
          <w:rFonts w:eastAsia="標楷體"/>
          <w:sz w:val="24"/>
        </w:rPr>
        <w:t>Power</w:t>
      </w:r>
      <w:r w:rsidR="00000000" w:rsidRPr="005D40D0">
        <w:rPr>
          <w:rFonts w:eastAsia="標楷體"/>
          <w:spacing w:val="-2"/>
          <w:sz w:val="24"/>
        </w:rPr>
        <w:t xml:space="preserve"> </w:t>
      </w:r>
      <w:r w:rsidR="00000000" w:rsidRPr="005D40D0">
        <w:rPr>
          <w:rFonts w:eastAsia="標楷體"/>
          <w:sz w:val="24"/>
        </w:rPr>
        <w:t>Consumption</w:t>
      </w:r>
      <w:r w:rsidR="00000000" w:rsidRPr="005D40D0">
        <w:rPr>
          <w:rFonts w:eastAsia="標楷體"/>
          <w:spacing w:val="-3"/>
          <w:sz w:val="24"/>
        </w:rPr>
        <w:t xml:space="preserve"> </w:t>
      </w:r>
      <w:r w:rsidR="00000000" w:rsidRPr="005D40D0">
        <w:rPr>
          <w:rFonts w:eastAsia="標楷體"/>
          <w:sz w:val="24"/>
        </w:rPr>
        <w:t>of</w:t>
      </w:r>
      <w:r w:rsidR="00000000" w:rsidRPr="005D40D0">
        <w:rPr>
          <w:rFonts w:eastAsia="標楷體"/>
          <w:spacing w:val="-4"/>
          <w:sz w:val="24"/>
        </w:rPr>
        <w:t xml:space="preserve"> </w:t>
      </w:r>
      <w:r w:rsidR="00000000" w:rsidRPr="005D40D0">
        <w:rPr>
          <w:rFonts w:eastAsia="標楷體"/>
          <w:sz w:val="24"/>
        </w:rPr>
        <w:t>Blue</w:t>
      </w:r>
      <w:r w:rsidR="00000000" w:rsidRPr="005D40D0">
        <w:rPr>
          <w:rFonts w:eastAsia="標楷體"/>
          <w:spacing w:val="-4"/>
          <w:sz w:val="24"/>
        </w:rPr>
        <w:t xml:space="preserve"> </w:t>
      </w:r>
      <w:r w:rsidR="00000000" w:rsidRPr="005D40D0">
        <w:rPr>
          <w:rFonts w:eastAsia="標楷體"/>
          <w:sz w:val="24"/>
        </w:rPr>
        <w:t>Tooth</w:t>
      </w:r>
      <w:r w:rsidR="00000000" w:rsidRPr="005D40D0">
        <w:rPr>
          <w:rFonts w:eastAsia="標楷體"/>
          <w:spacing w:val="-3"/>
          <w:sz w:val="24"/>
        </w:rPr>
        <w:t xml:space="preserve"> </w:t>
      </w:r>
      <w:r w:rsidR="00000000" w:rsidRPr="005D40D0">
        <w:rPr>
          <w:rFonts w:eastAsia="標楷體"/>
          <w:sz w:val="24"/>
        </w:rPr>
        <w:t>4.0,</w:t>
      </w:r>
      <w:r w:rsidR="00000000" w:rsidRPr="005D40D0">
        <w:rPr>
          <w:rFonts w:eastAsia="標楷體"/>
          <w:spacing w:val="-3"/>
          <w:sz w:val="24"/>
        </w:rPr>
        <w:t xml:space="preserve"> </w:t>
      </w:r>
      <w:r w:rsidR="00000000" w:rsidRPr="005D40D0">
        <w:rPr>
          <w:rFonts w:eastAsia="標楷體"/>
          <w:sz w:val="24"/>
        </w:rPr>
        <w:t>Well</w:t>
      </w:r>
      <w:r w:rsidR="00000000" w:rsidRPr="005D40D0">
        <w:rPr>
          <w:rFonts w:eastAsia="標楷體"/>
          <w:spacing w:val="-3"/>
          <w:sz w:val="24"/>
        </w:rPr>
        <w:t xml:space="preserve"> </w:t>
      </w:r>
      <w:r w:rsidR="00000000" w:rsidRPr="005D40D0">
        <w:rPr>
          <w:rFonts w:eastAsia="標楷體"/>
          <w:sz w:val="24"/>
        </w:rPr>
        <w:t>Prospect</w:t>
      </w:r>
      <w:r w:rsidR="00000000" w:rsidRPr="005D40D0">
        <w:rPr>
          <w:rFonts w:eastAsia="標楷體"/>
          <w:spacing w:val="-3"/>
          <w:sz w:val="24"/>
        </w:rPr>
        <w:t xml:space="preserve"> </w:t>
      </w:r>
      <w:r w:rsidR="00000000" w:rsidRPr="005D40D0">
        <w:rPr>
          <w:rFonts w:eastAsia="標楷體"/>
          <w:sz w:val="24"/>
        </w:rPr>
        <w:t>or</w:t>
      </w:r>
      <w:r w:rsidR="00000000" w:rsidRPr="005D40D0">
        <w:rPr>
          <w:rFonts w:eastAsia="標楷體"/>
          <w:spacing w:val="-4"/>
          <w:sz w:val="24"/>
        </w:rPr>
        <w:t xml:space="preserve"> </w:t>
      </w:r>
      <w:r w:rsidR="00000000" w:rsidRPr="005D40D0">
        <w:rPr>
          <w:rFonts w:eastAsia="標楷體"/>
          <w:sz w:val="24"/>
        </w:rPr>
        <w:t>Harmful Threat.</w:t>
      </w:r>
      <w:del w:id="401" w:author="190498 lily" w:date="2023-11-19T20:21:00Z">
        <w:r w:rsidR="00000000" w:rsidRPr="005D40D0" w:rsidDel="007A5E2A">
          <w:rPr>
            <w:rFonts w:eastAsia="標楷體"/>
            <w:sz w:val="24"/>
          </w:rPr>
          <w:delText xml:space="preserve">” </w:delText>
        </w:r>
      </w:del>
      <w:ins w:id="402" w:author="190498 lily" w:date="2023-11-19T20:21:00Z">
        <w:r>
          <w:rPr>
            <w:rFonts w:eastAsia="標楷體"/>
            <w:sz w:val="24"/>
          </w:rPr>
          <w:t xml:space="preserve"> </w:t>
        </w:r>
        <w:proofErr w:type="spellStart"/>
        <w:r>
          <w:rPr>
            <w:rFonts w:eastAsia="標楷體"/>
            <w:sz w:val="24"/>
          </w:rPr>
          <w:t>Retrieverd</w:t>
        </w:r>
        <w:proofErr w:type="spellEnd"/>
        <w:r>
          <w:rPr>
            <w:rFonts w:eastAsia="標楷體"/>
            <w:sz w:val="24"/>
          </w:rPr>
          <w:t xml:space="preserve"> from</w:t>
        </w:r>
        <w:r>
          <w:rPr>
            <w:rFonts w:eastAsia="標楷體"/>
            <w:sz w:val="24"/>
          </w:rPr>
          <w:t xml:space="preserve"> </w:t>
        </w:r>
      </w:ins>
      <w:hyperlink r:id="rId34">
        <w:r w:rsidR="00000000" w:rsidRPr="005D40D0">
          <w:rPr>
            <w:rFonts w:eastAsia="標楷體"/>
            <w:sz w:val="24"/>
            <w:u w:val="single"/>
          </w:rPr>
          <w:t>http://ppt.cc/1yV1E</w:t>
        </w:r>
      </w:hyperlink>
      <w:del w:id="403" w:author="190498 lily" w:date="2023-11-19T20:21:00Z">
        <w:r w:rsidR="00000000" w:rsidRPr="005D40D0" w:rsidDel="007A5E2A">
          <w:rPr>
            <w:rFonts w:eastAsia="標楷體"/>
            <w:sz w:val="24"/>
          </w:rPr>
          <w:delText>, Nov. 1, 2010 [Jun. 13, 2017].</w:delText>
        </w:r>
      </w:del>
    </w:p>
    <w:p w14:paraId="75AE14BF" w14:textId="20B4D176" w:rsidR="00CB2FF0" w:rsidRPr="005D40D0" w:rsidRDefault="007A5E2A">
      <w:pPr>
        <w:pStyle w:val="a4"/>
        <w:numPr>
          <w:ilvl w:val="0"/>
          <w:numId w:val="2"/>
        </w:numPr>
        <w:tabs>
          <w:tab w:val="left" w:pos="783"/>
          <w:tab w:val="left" w:pos="785"/>
        </w:tabs>
        <w:spacing w:line="470" w:lineRule="auto"/>
        <w:ind w:right="237"/>
        <w:rPr>
          <w:rFonts w:eastAsia="標楷體"/>
          <w:sz w:val="24"/>
        </w:rPr>
      </w:pPr>
      <w:ins w:id="404" w:author="190498 lily" w:date="2023-11-19T20:22:00Z">
        <w:r w:rsidRPr="005D40D0">
          <w:rPr>
            <w:rFonts w:eastAsia="標楷體"/>
            <w:sz w:val="24"/>
          </w:rPr>
          <w:t>Lin</w:t>
        </w:r>
        <w:r>
          <w:rPr>
            <w:rFonts w:eastAsia="標楷體"/>
            <w:sz w:val="24"/>
          </w:rPr>
          <w:t>,</w:t>
        </w:r>
        <w:r w:rsidRPr="005D40D0">
          <w:rPr>
            <w:rFonts w:eastAsia="標楷體"/>
            <w:sz w:val="24"/>
          </w:rPr>
          <w:t xml:space="preserve"> </w:t>
        </w:r>
      </w:ins>
      <w:r w:rsidR="00000000" w:rsidRPr="005D40D0">
        <w:rPr>
          <w:rFonts w:eastAsia="標楷體"/>
          <w:sz w:val="24"/>
        </w:rPr>
        <w:t>P. J.</w:t>
      </w:r>
      <w:ins w:id="405" w:author="190498 lily" w:date="2023-11-19T20:22:00Z">
        <w:r>
          <w:rPr>
            <w:rFonts w:eastAsia="標楷體"/>
            <w:sz w:val="24"/>
          </w:rPr>
          <w:t xml:space="preserve"> (2017)</w:t>
        </w:r>
      </w:ins>
      <w:del w:id="406" w:author="190498 lily" w:date="2023-11-19T20:22:00Z">
        <w:r w:rsidR="00000000" w:rsidRPr="005D40D0" w:rsidDel="007A5E2A">
          <w:rPr>
            <w:rFonts w:eastAsia="標楷體"/>
            <w:sz w:val="24"/>
          </w:rPr>
          <w:delText xml:space="preserve"> Lin</w:delText>
        </w:r>
      </w:del>
      <w:r w:rsidR="00000000" w:rsidRPr="005D40D0">
        <w:rPr>
          <w:rFonts w:eastAsia="標楷體"/>
          <w:sz w:val="24"/>
        </w:rPr>
        <w:t xml:space="preserve">. </w:t>
      </w:r>
      <w:del w:id="407" w:author="190498 lily" w:date="2023-11-19T20:22:00Z">
        <w:r w:rsidR="00000000" w:rsidRPr="005D40D0" w:rsidDel="007A5E2A">
          <w:rPr>
            <w:rFonts w:eastAsia="標楷體"/>
            <w:sz w:val="24"/>
          </w:rPr>
          <w:delText>“</w:delText>
        </w:r>
      </w:del>
      <w:r w:rsidR="00000000" w:rsidRPr="005D40D0">
        <w:rPr>
          <w:rFonts w:eastAsia="標楷體"/>
          <w:sz w:val="24"/>
        </w:rPr>
        <w:t>An Adaptive Mobile Hospital Indoor Navigation System by Using Beacon</w:t>
      </w:r>
      <w:ins w:id="408" w:author="190498 lily" w:date="2023-11-19T20:22:00Z">
        <w:r>
          <w:rPr>
            <w:rFonts w:eastAsia="標楷體"/>
            <w:sz w:val="24"/>
          </w:rPr>
          <w:t xml:space="preserve"> (Unpublished master’s thesis)</w:t>
        </w:r>
      </w:ins>
      <w:r w:rsidR="00000000" w:rsidRPr="005D40D0">
        <w:rPr>
          <w:rFonts w:eastAsia="標楷體"/>
          <w:sz w:val="24"/>
        </w:rPr>
        <w:t>.</w:t>
      </w:r>
      <w:proofErr w:type="spellStart"/>
      <w:del w:id="409" w:author="190498 lily" w:date="2023-11-19T20:22:00Z">
        <w:r w:rsidR="00000000" w:rsidRPr="005D40D0" w:rsidDel="007A5E2A">
          <w:rPr>
            <w:rFonts w:eastAsia="標楷體"/>
            <w:sz w:val="24"/>
          </w:rPr>
          <w:delText xml:space="preserve">” M.S. thesis, </w:delText>
        </w:r>
      </w:del>
      <w:r w:rsidR="00000000" w:rsidRPr="005D40D0">
        <w:rPr>
          <w:rFonts w:eastAsia="標楷體"/>
          <w:sz w:val="24"/>
        </w:rPr>
        <w:t>Tunghai</w:t>
      </w:r>
      <w:proofErr w:type="spellEnd"/>
      <w:r w:rsidR="00000000" w:rsidRPr="005D40D0">
        <w:rPr>
          <w:rFonts w:eastAsia="標楷體"/>
          <w:sz w:val="24"/>
        </w:rPr>
        <w:t xml:space="preserve"> University, Taichung</w:t>
      </w:r>
      <w:del w:id="410" w:author="190498 lily" w:date="2023-11-19T20:23:00Z">
        <w:r w:rsidR="00000000" w:rsidRPr="005D40D0" w:rsidDel="007A5E2A">
          <w:rPr>
            <w:rFonts w:eastAsia="標楷體"/>
            <w:sz w:val="24"/>
          </w:rPr>
          <w:delText>, 2017</w:delText>
        </w:r>
      </w:del>
      <w:r w:rsidR="00000000" w:rsidRPr="005D40D0">
        <w:rPr>
          <w:rFonts w:eastAsia="標楷體"/>
          <w:sz w:val="24"/>
        </w:rPr>
        <w:t>.</w:t>
      </w:r>
    </w:p>
    <w:p w14:paraId="325EE6E3" w14:textId="77777777" w:rsidR="00CB2FF0" w:rsidRPr="005D40D0" w:rsidRDefault="00000000">
      <w:pPr>
        <w:pStyle w:val="a4"/>
        <w:numPr>
          <w:ilvl w:val="0"/>
          <w:numId w:val="2"/>
        </w:numPr>
        <w:tabs>
          <w:tab w:val="left" w:pos="783"/>
          <w:tab w:val="left" w:pos="785"/>
        </w:tabs>
        <w:spacing w:line="470" w:lineRule="auto"/>
        <w:ind w:right="239"/>
        <w:rPr>
          <w:rFonts w:eastAsia="標楷體"/>
          <w:sz w:val="24"/>
        </w:rPr>
      </w:pPr>
      <w:r w:rsidRPr="005D40D0">
        <w:rPr>
          <w:rFonts w:eastAsia="標楷體"/>
          <w:sz w:val="24"/>
        </w:rPr>
        <w:t>S.</w:t>
      </w:r>
      <w:r w:rsidRPr="005D40D0">
        <w:rPr>
          <w:rFonts w:eastAsia="標楷體"/>
          <w:spacing w:val="-3"/>
          <w:sz w:val="24"/>
        </w:rPr>
        <w:t xml:space="preserve"> </w:t>
      </w:r>
      <w:r w:rsidRPr="005D40D0">
        <w:rPr>
          <w:rFonts w:eastAsia="標楷體"/>
          <w:sz w:val="24"/>
        </w:rPr>
        <w:t>A.</w:t>
      </w:r>
      <w:r w:rsidRPr="005D40D0">
        <w:rPr>
          <w:rFonts w:eastAsia="標楷體"/>
          <w:spacing w:val="-3"/>
          <w:sz w:val="24"/>
        </w:rPr>
        <w:t xml:space="preserve"> </w:t>
      </w:r>
      <w:r w:rsidRPr="005D40D0">
        <w:rPr>
          <w:rFonts w:eastAsia="標楷體"/>
          <w:sz w:val="24"/>
        </w:rPr>
        <w:t>Thakkar,</w:t>
      </w:r>
      <w:r w:rsidRPr="005D40D0">
        <w:rPr>
          <w:rFonts w:eastAsia="標楷體"/>
          <w:spacing w:val="-3"/>
          <w:sz w:val="24"/>
        </w:rPr>
        <w:t xml:space="preserve"> </w:t>
      </w:r>
      <w:r w:rsidRPr="005D40D0">
        <w:rPr>
          <w:rFonts w:eastAsia="標楷體"/>
          <w:sz w:val="24"/>
        </w:rPr>
        <w:t>S.</w:t>
      </w:r>
      <w:r w:rsidRPr="005D40D0">
        <w:rPr>
          <w:rFonts w:eastAsia="標楷體"/>
          <w:spacing w:val="-3"/>
          <w:sz w:val="24"/>
        </w:rPr>
        <w:t xml:space="preserve"> </w:t>
      </w:r>
      <w:r w:rsidRPr="005D40D0">
        <w:rPr>
          <w:rFonts w:eastAsia="標楷體"/>
          <w:sz w:val="24"/>
        </w:rPr>
        <w:t>Patel,</w:t>
      </w:r>
      <w:r w:rsidRPr="005D40D0">
        <w:rPr>
          <w:rFonts w:eastAsia="標楷體"/>
          <w:spacing w:val="-3"/>
          <w:sz w:val="24"/>
        </w:rPr>
        <w:t xml:space="preserve"> </w:t>
      </w:r>
      <w:r w:rsidRPr="005D40D0">
        <w:rPr>
          <w:rFonts w:eastAsia="標楷體"/>
          <w:sz w:val="24"/>
        </w:rPr>
        <w:t>and</w:t>
      </w:r>
      <w:r w:rsidRPr="005D40D0">
        <w:rPr>
          <w:rFonts w:eastAsia="標楷體"/>
          <w:spacing w:val="-3"/>
          <w:sz w:val="24"/>
        </w:rPr>
        <w:t xml:space="preserve"> </w:t>
      </w:r>
      <w:r w:rsidRPr="005D40D0">
        <w:rPr>
          <w:rFonts w:eastAsia="標楷體"/>
          <w:sz w:val="24"/>
        </w:rPr>
        <w:t>B.</w:t>
      </w:r>
      <w:r w:rsidRPr="005D40D0">
        <w:rPr>
          <w:rFonts w:eastAsia="標楷體"/>
          <w:spacing w:val="-2"/>
          <w:sz w:val="24"/>
        </w:rPr>
        <w:t xml:space="preserve"> </w:t>
      </w:r>
      <w:r w:rsidRPr="005D40D0">
        <w:rPr>
          <w:rFonts w:eastAsia="標楷體"/>
          <w:sz w:val="24"/>
        </w:rPr>
        <w:t>Kamani.</w:t>
      </w:r>
      <w:r w:rsidRPr="005D40D0">
        <w:rPr>
          <w:rFonts w:eastAsia="標楷體"/>
          <w:spacing w:val="-3"/>
          <w:sz w:val="24"/>
        </w:rPr>
        <w:t xml:space="preserve"> </w:t>
      </w:r>
      <w:r w:rsidRPr="005D40D0">
        <w:rPr>
          <w:rFonts w:eastAsia="標楷體"/>
          <w:sz w:val="24"/>
        </w:rPr>
        <w:t>“iBeacon:</w:t>
      </w:r>
      <w:r w:rsidRPr="005D40D0">
        <w:rPr>
          <w:rFonts w:eastAsia="標楷體"/>
          <w:spacing w:val="-1"/>
          <w:sz w:val="24"/>
        </w:rPr>
        <w:t xml:space="preserve"> </w:t>
      </w:r>
      <w:r w:rsidRPr="005D40D0">
        <w:rPr>
          <w:rFonts w:eastAsia="標楷體"/>
          <w:sz w:val="24"/>
        </w:rPr>
        <w:t>Newly</w:t>
      </w:r>
      <w:r w:rsidRPr="005D40D0">
        <w:rPr>
          <w:rFonts w:eastAsia="標楷體"/>
          <w:spacing w:val="-7"/>
          <w:sz w:val="24"/>
        </w:rPr>
        <w:t xml:space="preserve"> </w:t>
      </w:r>
      <w:r w:rsidRPr="005D40D0">
        <w:rPr>
          <w:rFonts w:eastAsia="標楷體"/>
          <w:sz w:val="24"/>
        </w:rPr>
        <w:t>Emerged</w:t>
      </w:r>
      <w:r w:rsidRPr="005D40D0">
        <w:rPr>
          <w:rFonts w:eastAsia="標楷體"/>
          <w:spacing w:val="-1"/>
          <w:sz w:val="24"/>
        </w:rPr>
        <w:t xml:space="preserve"> </w:t>
      </w:r>
      <w:r w:rsidRPr="005D40D0">
        <w:rPr>
          <w:rFonts w:eastAsia="標楷體"/>
          <w:sz w:val="24"/>
        </w:rPr>
        <w:t>Technology</w:t>
      </w:r>
      <w:r w:rsidRPr="005D40D0">
        <w:rPr>
          <w:rFonts w:eastAsia="標楷體"/>
          <w:spacing w:val="-7"/>
          <w:sz w:val="24"/>
        </w:rPr>
        <w:t xml:space="preserve"> </w:t>
      </w:r>
      <w:r w:rsidRPr="005D40D0">
        <w:rPr>
          <w:rFonts w:eastAsia="標楷體"/>
          <w:sz w:val="24"/>
        </w:rPr>
        <w:t xml:space="preserve">for Positioning and Tracking in Indoor Place.” </w:t>
      </w:r>
      <w:r w:rsidRPr="005D40D0">
        <w:rPr>
          <w:rFonts w:eastAsia="標楷體"/>
          <w:i/>
          <w:sz w:val="24"/>
        </w:rPr>
        <w:t>International Journal of Advanced Research</w:t>
      </w:r>
      <w:r w:rsidRPr="005D40D0">
        <w:rPr>
          <w:rFonts w:eastAsia="標楷體"/>
          <w:i/>
          <w:spacing w:val="40"/>
          <w:sz w:val="24"/>
        </w:rPr>
        <w:t xml:space="preserve"> </w:t>
      </w:r>
      <w:r w:rsidRPr="005D40D0">
        <w:rPr>
          <w:rFonts w:eastAsia="標楷體"/>
          <w:i/>
          <w:sz w:val="24"/>
        </w:rPr>
        <w:t>in</w:t>
      </w:r>
      <w:r w:rsidRPr="005D40D0">
        <w:rPr>
          <w:rFonts w:eastAsia="標楷體"/>
          <w:i/>
          <w:spacing w:val="40"/>
          <w:sz w:val="24"/>
        </w:rPr>
        <w:t xml:space="preserve"> </w:t>
      </w:r>
      <w:r w:rsidRPr="005D40D0">
        <w:rPr>
          <w:rFonts w:eastAsia="標楷體"/>
          <w:i/>
          <w:sz w:val="24"/>
        </w:rPr>
        <w:t>Computer</w:t>
      </w:r>
      <w:r w:rsidRPr="005D40D0">
        <w:rPr>
          <w:rFonts w:eastAsia="標楷體"/>
          <w:i/>
          <w:spacing w:val="40"/>
          <w:sz w:val="24"/>
        </w:rPr>
        <w:t xml:space="preserve"> </w:t>
      </w:r>
      <w:r w:rsidRPr="005D40D0">
        <w:rPr>
          <w:rFonts w:eastAsia="標楷體"/>
          <w:i/>
          <w:sz w:val="24"/>
        </w:rPr>
        <w:t>and</w:t>
      </w:r>
      <w:r w:rsidRPr="005D40D0">
        <w:rPr>
          <w:rFonts w:eastAsia="標楷體"/>
          <w:i/>
          <w:spacing w:val="40"/>
          <w:sz w:val="24"/>
        </w:rPr>
        <w:t xml:space="preserve"> </w:t>
      </w:r>
      <w:r w:rsidRPr="005D40D0">
        <w:rPr>
          <w:rFonts w:eastAsia="標楷體"/>
          <w:i/>
          <w:sz w:val="24"/>
        </w:rPr>
        <w:t>Communication</w:t>
      </w:r>
      <w:r w:rsidRPr="005D40D0">
        <w:rPr>
          <w:rFonts w:eastAsia="標楷體"/>
          <w:i/>
          <w:spacing w:val="40"/>
          <w:sz w:val="24"/>
        </w:rPr>
        <w:t xml:space="preserve"> </w:t>
      </w:r>
      <w:r w:rsidRPr="005D40D0">
        <w:rPr>
          <w:rFonts w:eastAsia="標楷體"/>
          <w:i/>
          <w:sz w:val="24"/>
        </w:rPr>
        <w:t>Engineering</w:t>
      </w:r>
      <w:r w:rsidRPr="005D40D0">
        <w:rPr>
          <w:rFonts w:eastAsia="標楷體"/>
          <w:sz w:val="24"/>
        </w:rPr>
        <w:t>,</w:t>
      </w:r>
      <w:r w:rsidRPr="005D40D0">
        <w:rPr>
          <w:rFonts w:eastAsia="標楷體"/>
          <w:spacing w:val="40"/>
          <w:sz w:val="24"/>
        </w:rPr>
        <w:t xml:space="preserve"> </w:t>
      </w:r>
      <w:r w:rsidRPr="005D40D0">
        <w:rPr>
          <w:rFonts w:eastAsia="標楷體"/>
          <w:sz w:val="24"/>
        </w:rPr>
        <w:t>Vol.</w:t>
      </w:r>
      <w:r w:rsidRPr="005D40D0">
        <w:rPr>
          <w:rFonts w:eastAsia="標楷體"/>
          <w:spacing w:val="40"/>
          <w:sz w:val="24"/>
        </w:rPr>
        <w:t xml:space="preserve"> </w:t>
      </w:r>
      <w:r w:rsidRPr="005D40D0">
        <w:rPr>
          <w:rFonts w:eastAsia="標楷體"/>
          <w:sz w:val="24"/>
        </w:rPr>
        <w:t>5,</w:t>
      </w:r>
      <w:r w:rsidRPr="005D40D0">
        <w:rPr>
          <w:rFonts w:eastAsia="標楷體"/>
          <w:spacing w:val="40"/>
          <w:sz w:val="24"/>
        </w:rPr>
        <w:t xml:space="preserve"> </w:t>
      </w:r>
      <w:r w:rsidRPr="005D40D0">
        <w:rPr>
          <w:rFonts w:eastAsia="標楷體"/>
          <w:sz w:val="24"/>
        </w:rPr>
        <w:t>No.</w:t>
      </w:r>
      <w:r w:rsidRPr="005D40D0">
        <w:rPr>
          <w:rFonts w:eastAsia="標楷體"/>
          <w:spacing w:val="40"/>
          <w:sz w:val="24"/>
        </w:rPr>
        <w:t xml:space="preserve"> </w:t>
      </w:r>
      <w:r w:rsidRPr="005D40D0">
        <w:rPr>
          <w:rFonts w:eastAsia="標楷體"/>
          <w:sz w:val="24"/>
        </w:rPr>
        <w:t>3,</w:t>
      </w:r>
      <w:r w:rsidRPr="005D40D0">
        <w:rPr>
          <w:rFonts w:eastAsia="標楷體"/>
          <w:spacing w:val="40"/>
          <w:sz w:val="24"/>
        </w:rPr>
        <w:t xml:space="preserve"> </w:t>
      </w:r>
      <w:r w:rsidRPr="005D40D0">
        <w:rPr>
          <w:rFonts w:eastAsia="標楷體"/>
          <w:sz w:val="24"/>
        </w:rPr>
        <w:t>pp. 161-164, Mar, 2016.</w:t>
      </w:r>
    </w:p>
    <w:p w14:paraId="7DCC63E9" w14:textId="0C1A281E" w:rsidR="00CB2FF0" w:rsidRPr="005D40D0" w:rsidRDefault="0083180D">
      <w:pPr>
        <w:pStyle w:val="a4"/>
        <w:numPr>
          <w:ilvl w:val="0"/>
          <w:numId w:val="2"/>
        </w:numPr>
        <w:tabs>
          <w:tab w:val="left" w:pos="783"/>
          <w:tab w:val="left" w:pos="785"/>
        </w:tabs>
        <w:spacing w:line="470" w:lineRule="auto"/>
        <w:ind w:right="240"/>
        <w:rPr>
          <w:rFonts w:eastAsia="標楷體"/>
          <w:sz w:val="24"/>
        </w:rPr>
      </w:pPr>
      <w:ins w:id="411" w:author="190498 lily" w:date="2023-11-19T20:24:00Z">
        <w:r w:rsidRPr="005D40D0">
          <w:rPr>
            <w:rFonts w:eastAsia="標楷體"/>
            <w:sz w:val="24"/>
          </w:rPr>
          <w:t>Chu</w:t>
        </w:r>
        <w:r>
          <w:rPr>
            <w:rFonts w:eastAsia="標楷體"/>
            <w:sz w:val="24"/>
          </w:rPr>
          <w:t>,</w:t>
        </w:r>
        <w:r w:rsidRPr="005D40D0">
          <w:rPr>
            <w:rFonts w:eastAsia="標楷體"/>
            <w:sz w:val="24"/>
          </w:rPr>
          <w:t xml:space="preserve"> </w:t>
        </w:r>
      </w:ins>
      <w:r w:rsidR="00000000" w:rsidRPr="005D40D0">
        <w:rPr>
          <w:rFonts w:eastAsia="標楷體"/>
          <w:sz w:val="24"/>
        </w:rPr>
        <w:t>Y. C.</w:t>
      </w:r>
      <w:ins w:id="412" w:author="190498 lily" w:date="2023-11-19T20:24:00Z">
        <w:r>
          <w:rPr>
            <w:rFonts w:eastAsia="標楷體"/>
            <w:sz w:val="24"/>
          </w:rPr>
          <w:t xml:space="preserve"> (2016)</w:t>
        </w:r>
      </w:ins>
      <w:del w:id="413" w:author="190498 lily" w:date="2023-11-19T20:24:00Z">
        <w:r w:rsidR="00000000" w:rsidRPr="005D40D0" w:rsidDel="0083180D">
          <w:rPr>
            <w:rFonts w:eastAsia="標楷體"/>
            <w:sz w:val="24"/>
          </w:rPr>
          <w:delText xml:space="preserve"> Chu</w:delText>
        </w:r>
      </w:del>
      <w:r w:rsidR="00000000" w:rsidRPr="005D40D0">
        <w:rPr>
          <w:rFonts w:eastAsia="標楷體"/>
          <w:sz w:val="24"/>
        </w:rPr>
        <w:t xml:space="preserve">. </w:t>
      </w:r>
      <w:del w:id="414" w:author="190498 lily" w:date="2023-11-19T20:24:00Z">
        <w:r w:rsidR="00000000" w:rsidRPr="005D40D0" w:rsidDel="0083180D">
          <w:rPr>
            <w:rFonts w:eastAsia="標楷體"/>
            <w:sz w:val="24"/>
          </w:rPr>
          <w:delText>“</w:delText>
        </w:r>
      </w:del>
      <w:r w:rsidR="00000000" w:rsidRPr="005D40D0">
        <w:rPr>
          <w:rFonts w:eastAsia="標楷體"/>
          <w:sz w:val="24"/>
        </w:rPr>
        <w:t>A Study of Indoor Location-awareness for People by Using the BLE Technology</w:t>
      </w:r>
      <w:ins w:id="415" w:author="190498 lily" w:date="2023-11-19T20:24:00Z">
        <w:r>
          <w:rPr>
            <w:rFonts w:eastAsia="標楷體"/>
            <w:sz w:val="24"/>
          </w:rPr>
          <w:t xml:space="preserve"> (Unpublished master’s thesis)</w:t>
        </w:r>
      </w:ins>
      <w:r w:rsidR="00000000" w:rsidRPr="005D40D0">
        <w:rPr>
          <w:rFonts w:eastAsia="標楷體"/>
          <w:sz w:val="24"/>
        </w:rPr>
        <w:t>.</w:t>
      </w:r>
      <w:del w:id="416" w:author="190498 lily" w:date="2023-11-19T20:24:00Z">
        <w:r w:rsidR="00000000" w:rsidRPr="005D40D0" w:rsidDel="0083180D">
          <w:rPr>
            <w:rFonts w:eastAsia="標楷體"/>
            <w:sz w:val="24"/>
          </w:rPr>
          <w:delText>” M.S. thesis,</w:delText>
        </w:r>
      </w:del>
      <w:r w:rsidR="00000000" w:rsidRPr="005D40D0">
        <w:rPr>
          <w:rFonts w:eastAsia="標楷體"/>
          <w:sz w:val="24"/>
        </w:rPr>
        <w:t xml:space="preserve"> Ming Chuan University, Taipei</w:t>
      </w:r>
      <w:del w:id="417" w:author="190498 lily" w:date="2023-11-19T20:24:00Z">
        <w:r w:rsidR="00000000" w:rsidRPr="005D40D0" w:rsidDel="0083180D">
          <w:rPr>
            <w:rFonts w:eastAsia="標楷體"/>
            <w:sz w:val="24"/>
          </w:rPr>
          <w:delText>, 2016</w:delText>
        </w:r>
      </w:del>
      <w:r w:rsidR="00000000" w:rsidRPr="005D40D0">
        <w:rPr>
          <w:rFonts w:eastAsia="標楷體"/>
          <w:sz w:val="24"/>
        </w:rPr>
        <w:t>.</w:t>
      </w:r>
    </w:p>
    <w:p w14:paraId="2521CC7F" w14:textId="174A272C" w:rsidR="00CB2FF0" w:rsidRPr="005D40D0" w:rsidRDefault="0083180D">
      <w:pPr>
        <w:pStyle w:val="a4"/>
        <w:numPr>
          <w:ilvl w:val="0"/>
          <w:numId w:val="2"/>
        </w:numPr>
        <w:tabs>
          <w:tab w:val="left" w:pos="783"/>
          <w:tab w:val="left" w:pos="785"/>
        </w:tabs>
        <w:spacing w:line="470" w:lineRule="auto"/>
        <w:ind w:right="238"/>
        <w:rPr>
          <w:rFonts w:eastAsia="標楷體"/>
          <w:sz w:val="24"/>
        </w:rPr>
      </w:pPr>
      <w:ins w:id="418" w:author="190498 lily" w:date="2023-11-19T20:26:00Z">
        <w:r w:rsidRPr="005D40D0">
          <w:rPr>
            <w:rFonts w:eastAsia="標楷體"/>
            <w:sz w:val="24"/>
          </w:rPr>
          <w:t>Hong</w:t>
        </w:r>
        <w:r>
          <w:rPr>
            <w:rFonts w:eastAsia="標楷體"/>
            <w:sz w:val="24"/>
          </w:rPr>
          <w:t>,</w:t>
        </w:r>
        <w:r w:rsidRPr="005D40D0">
          <w:rPr>
            <w:rFonts w:eastAsia="標楷體"/>
            <w:sz w:val="24"/>
          </w:rPr>
          <w:t xml:space="preserve"> </w:t>
        </w:r>
      </w:ins>
      <w:r w:rsidR="00000000" w:rsidRPr="005D40D0">
        <w:rPr>
          <w:rFonts w:eastAsia="標楷體"/>
          <w:sz w:val="24"/>
        </w:rPr>
        <w:t>J. M.</w:t>
      </w:r>
      <w:ins w:id="419" w:author="190498 lily" w:date="2023-11-19T20:26:00Z">
        <w:r>
          <w:rPr>
            <w:rFonts w:eastAsia="標楷體"/>
            <w:sz w:val="24"/>
          </w:rPr>
          <w:t xml:space="preserve"> (2016).</w:t>
        </w:r>
      </w:ins>
      <w:r w:rsidR="00000000" w:rsidRPr="005D40D0">
        <w:rPr>
          <w:rFonts w:eastAsia="標楷體"/>
          <w:sz w:val="24"/>
        </w:rPr>
        <w:t xml:space="preserve"> </w:t>
      </w:r>
      <w:del w:id="420" w:author="190498 lily" w:date="2023-11-19T20:26:00Z">
        <w:r w:rsidR="00000000" w:rsidRPr="005D40D0" w:rsidDel="0083180D">
          <w:rPr>
            <w:rFonts w:eastAsia="標楷體"/>
            <w:sz w:val="24"/>
          </w:rPr>
          <w:delText>Hong “</w:delText>
        </w:r>
      </w:del>
      <w:r w:rsidR="00000000" w:rsidRPr="005D40D0">
        <w:rPr>
          <w:rFonts w:eastAsia="標楷體"/>
          <w:sz w:val="24"/>
        </w:rPr>
        <w:t>A Localization System Based on RFID and iBeacon Technology for Elderly</w:t>
      </w:r>
      <w:r w:rsidR="00000000" w:rsidRPr="005D40D0">
        <w:rPr>
          <w:rFonts w:eastAsia="標楷體"/>
          <w:spacing w:val="-9"/>
          <w:sz w:val="24"/>
        </w:rPr>
        <w:t xml:space="preserve"> </w:t>
      </w:r>
      <w:r w:rsidR="00000000" w:rsidRPr="005D40D0">
        <w:rPr>
          <w:rFonts w:eastAsia="標楷體"/>
          <w:sz w:val="24"/>
        </w:rPr>
        <w:t>People</w:t>
      </w:r>
      <w:ins w:id="421" w:author="190498 lily" w:date="2023-11-19T20:26:00Z">
        <w:r>
          <w:rPr>
            <w:rFonts w:eastAsia="標楷體"/>
            <w:sz w:val="24"/>
          </w:rPr>
          <w:t xml:space="preserve"> (Unpublished master’s thesis)</w:t>
        </w:r>
      </w:ins>
      <w:r w:rsidR="00000000" w:rsidRPr="005D40D0">
        <w:rPr>
          <w:rFonts w:eastAsia="標楷體"/>
          <w:sz w:val="24"/>
        </w:rPr>
        <w:t>.</w:t>
      </w:r>
      <w:del w:id="422" w:author="190498 lily" w:date="2023-11-19T20:26:00Z">
        <w:r w:rsidR="00000000" w:rsidRPr="005D40D0" w:rsidDel="0083180D">
          <w:rPr>
            <w:rFonts w:eastAsia="標楷體"/>
            <w:sz w:val="24"/>
          </w:rPr>
          <w:delText>”</w:delText>
        </w:r>
        <w:r w:rsidR="00000000" w:rsidRPr="005D40D0" w:rsidDel="0083180D">
          <w:rPr>
            <w:rFonts w:eastAsia="標楷體"/>
            <w:spacing w:val="-5"/>
            <w:sz w:val="24"/>
          </w:rPr>
          <w:delText xml:space="preserve"> </w:delText>
        </w:r>
        <w:r w:rsidR="00000000" w:rsidRPr="005D40D0" w:rsidDel="0083180D">
          <w:rPr>
            <w:rFonts w:eastAsia="標楷體"/>
            <w:sz w:val="24"/>
          </w:rPr>
          <w:delText>M.S.</w:delText>
        </w:r>
        <w:r w:rsidR="00000000" w:rsidRPr="005D40D0" w:rsidDel="0083180D">
          <w:rPr>
            <w:rFonts w:eastAsia="標楷體"/>
            <w:spacing w:val="-4"/>
            <w:sz w:val="24"/>
          </w:rPr>
          <w:delText xml:space="preserve"> </w:delText>
        </w:r>
        <w:r w:rsidR="00000000" w:rsidRPr="005D40D0" w:rsidDel="0083180D">
          <w:rPr>
            <w:rFonts w:eastAsia="標楷體"/>
            <w:sz w:val="24"/>
          </w:rPr>
          <w:delText>thesis,</w:delText>
        </w:r>
      </w:del>
      <w:r w:rsidR="00000000" w:rsidRPr="005D40D0">
        <w:rPr>
          <w:rFonts w:eastAsia="標楷體"/>
          <w:spacing w:val="-4"/>
          <w:sz w:val="24"/>
        </w:rPr>
        <w:t xml:space="preserve"> </w:t>
      </w:r>
      <w:r w:rsidR="00000000" w:rsidRPr="005D40D0">
        <w:rPr>
          <w:rFonts w:eastAsia="標楷體"/>
          <w:sz w:val="24"/>
        </w:rPr>
        <w:t>Chaoyang</w:t>
      </w:r>
      <w:r w:rsidR="00000000" w:rsidRPr="005D40D0">
        <w:rPr>
          <w:rFonts w:eastAsia="標楷體"/>
          <w:spacing w:val="-7"/>
          <w:sz w:val="24"/>
        </w:rPr>
        <w:t xml:space="preserve"> </w:t>
      </w:r>
      <w:r w:rsidR="00000000" w:rsidRPr="005D40D0">
        <w:rPr>
          <w:rFonts w:eastAsia="標楷體"/>
          <w:sz w:val="24"/>
        </w:rPr>
        <w:t>University</w:t>
      </w:r>
      <w:r w:rsidR="00000000" w:rsidRPr="005D40D0">
        <w:rPr>
          <w:rFonts w:eastAsia="標楷體"/>
          <w:spacing w:val="-7"/>
          <w:sz w:val="24"/>
        </w:rPr>
        <w:t xml:space="preserve"> </w:t>
      </w:r>
      <w:r w:rsidR="00000000" w:rsidRPr="005D40D0">
        <w:rPr>
          <w:rFonts w:eastAsia="標楷體"/>
          <w:sz w:val="24"/>
        </w:rPr>
        <w:t>of</w:t>
      </w:r>
      <w:r w:rsidR="00000000" w:rsidRPr="005D40D0">
        <w:rPr>
          <w:rFonts w:eastAsia="標楷體"/>
          <w:spacing w:val="-8"/>
          <w:sz w:val="24"/>
        </w:rPr>
        <w:t xml:space="preserve"> </w:t>
      </w:r>
      <w:r w:rsidR="00000000" w:rsidRPr="005D40D0">
        <w:rPr>
          <w:rFonts w:eastAsia="標楷體"/>
          <w:sz w:val="24"/>
        </w:rPr>
        <w:t>Technology,</w:t>
      </w:r>
      <w:r w:rsidR="00000000" w:rsidRPr="005D40D0">
        <w:rPr>
          <w:rFonts w:eastAsia="標楷體"/>
          <w:spacing w:val="-9"/>
          <w:sz w:val="24"/>
        </w:rPr>
        <w:t xml:space="preserve"> </w:t>
      </w:r>
      <w:r w:rsidR="00000000" w:rsidRPr="005D40D0">
        <w:rPr>
          <w:rFonts w:eastAsia="標楷體"/>
          <w:sz w:val="24"/>
        </w:rPr>
        <w:t>Taichung</w:t>
      </w:r>
      <w:del w:id="423" w:author="190498 lily" w:date="2023-11-19T20:26:00Z">
        <w:r w:rsidR="00000000" w:rsidRPr="005D40D0" w:rsidDel="0083180D">
          <w:rPr>
            <w:rFonts w:eastAsia="標楷體"/>
            <w:sz w:val="24"/>
          </w:rPr>
          <w:delText>,</w:delText>
        </w:r>
        <w:r w:rsidR="00000000" w:rsidRPr="005D40D0" w:rsidDel="0083180D">
          <w:rPr>
            <w:rFonts w:eastAsia="標楷體"/>
            <w:spacing w:val="-4"/>
            <w:sz w:val="24"/>
          </w:rPr>
          <w:delText xml:space="preserve"> </w:delText>
        </w:r>
        <w:r w:rsidR="00000000" w:rsidRPr="005D40D0" w:rsidDel="0083180D">
          <w:rPr>
            <w:rFonts w:eastAsia="標楷體"/>
            <w:sz w:val="24"/>
          </w:rPr>
          <w:delText>2016</w:delText>
        </w:r>
      </w:del>
      <w:r w:rsidR="00000000" w:rsidRPr="005D40D0">
        <w:rPr>
          <w:rFonts w:eastAsia="標楷體"/>
          <w:sz w:val="24"/>
        </w:rPr>
        <w:t>.</w:t>
      </w:r>
    </w:p>
    <w:p w14:paraId="1CAED884" w14:textId="58C91D39" w:rsidR="00CB2FF0" w:rsidRPr="005D40D0" w:rsidRDefault="0083180D">
      <w:pPr>
        <w:pStyle w:val="a4"/>
        <w:numPr>
          <w:ilvl w:val="0"/>
          <w:numId w:val="2"/>
        </w:numPr>
        <w:tabs>
          <w:tab w:val="left" w:pos="783"/>
          <w:tab w:val="left" w:pos="785"/>
        </w:tabs>
        <w:spacing w:line="470" w:lineRule="auto"/>
        <w:ind w:right="235"/>
        <w:rPr>
          <w:rFonts w:eastAsia="標楷體"/>
          <w:sz w:val="24"/>
        </w:rPr>
      </w:pPr>
      <w:ins w:id="424" w:author="190498 lily" w:date="2023-11-19T20:26:00Z">
        <w:r w:rsidRPr="005D40D0">
          <w:rPr>
            <w:rFonts w:eastAsia="標楷體"/>
            <w:sz w:val="24"/>
          </w:rPr>
          <w:t>Li</w:t>
        </w:r>
        <w:r>
          <w:rPr>
            <w:rFonts w:eastAsia="標楷體"/>
            <w:sz w:val="24"/>
          </w:rPr>
          <w:t>,</w:t>
        </w:r>
        <w:r w:rsidRPr="005D40D0">
          <w:rPr>
            <w:rFonts w:eastAsia="標楷體"/>
            <w:sz w:val="24"/>
          </w:rPr>
          <w:t xml:space="preserve"> </w:t>
        </w:r>
      </w:ins>
      <w:r w:rsidR="00000000" w:rsidRPr="005D40D0">
        <w:rPr>
          <w:rFonts w:eastAsia="標楷體"/>
          <w:sz w:val="24"/>
        </w:rPr>
        <w:t>Y. R.</w:t>
      </w:r>
      <w:ins w:id="425" w:author="190498 lily" w:date="2023-11-19T20:26:00Z">
        <w:r>
          <w:rPr>
            <w:rFonts w:eastAsia="標楷體"/>
            <w:sz w:val="24"/>
          </w:rPr>
          <w:t xml:space="preserve"> (2015)</w:t>
        </w:r>
      </w:ins>
      <w:del w:id="426" w:author="190498 lily" w:date="2023-11-19T20:26:00Z">
        <w:r w:rsidR="00000000" w:rsidRPr="005D40D0" w:rsidDel="0083180D">
          <w:rPr>
            <w:rFonts w:eastAsia="標楷體"/>
            <w:sz w:val="24"/>
          </w:rPr>
          <w:delText xml:space="preserve"> Li</w:delText>
        </w:r>
      </w:del>
      <w:r w:rsidR="00000000" w:rsidRPr="005D40D0">
        <w:rPr>
          <w:rFonts w:eastAsia="標楷體"/>
          <w:sz w:val="24"/>
        </w:rPr>
        <w:t xml:space="preserve">. </w:t>
      </w:r>
      <w:del w:id="427" w:author="190498 lily" w:date="2023-11-19T20:26:00Z">
        <w:r w:rsidR="00000000" w:rsidRPr="005D40D0" w:rsidDel="0083180D">
          <w:rPr>
            <w:rFonts w:eastAsia="標楷體"/>
            <w:sz w:val="24"/>
          </w:rPr>
          <w:delText>“</w:delText>
        </w:r>
      </w:del>
      <w:r w:rsidR="00000000" w:rsidRPr="005D40D0">
        <w:rPr>
          <w:rFonts w:eastAsia="標楷體"/>
          <w:sz w:val="24"/>
        </w:rPr>
        <w:t>Application of iBeacon Locating Technology with Data Mining for Shopping Recommendation APP at Retailer Store</w:t>
      </w:r>
      <w:ins w:id="428" w:author="190498 lily" w:date="2023-11-19T20:27:00Z">
        <w:r>
          <w:rPr>
            <w:rFonts w:eastAsia="標楷體"/>
            <w:sz w:val="24"/>
          </w:rPr>
          <w:t xml:space="preserve"> (Unpublished master’s thesis)</w:t>
        </w:r>
      </w:ins>
      <w:r w:rsidR="00000000" w:rsidRPr="005D40D0">
        <w:rPr>
          <w:rFonts w:eastAsia="標楷體"/>
          <w:sz w:val="24"/>
        </w:rPr>
        <w:t>.</w:t>
      </w:r>
      <w:del w:id="429" w:author="190498 lily" w:date="2023-11-19T20:27:00Z">
        <w:r w:rsidR="00000000" w:rsidRPr="005D40D0" w:rsidDel="0083180D">
          <w:rPr>
            <w:rFonts w:eastAsia="標楷體"/>
            <w:sz w:val="24"/>
          </w:rPr>
          <w:delText>” M.S. thesis,</w:delText>
        </w:r>
      </w:del>
      <w:r w:rsidR="00000000" w:rsidRPr="005D40D0">
        <w:rPr>
          <w:rFonts w:eastAsia="標楷體"/>
          <w:sz w:val="24"/>
        </w:rPr>
        <w:t xml:space="preserve"> National Taipei University of Technology, Taipei</w:t>
      </w:r>
      <w:del w:id="430" w:author="190498 lily" w:date="2023-11-19T20:27:00Z">
        <w:r w:rsidR="00000000" w:rsidRPr="005D40D0" w:rsidDel="0083180D">
          <w:rPr>
            <w:rFonts w:eastAsia="標楷體"/>
            <w:sz w:val="24"/>
          </w:rPr>
          <w:delText>, 2015</w:delText>
        </w:r>
      </w:del>
      <w:r w:rsidR="00000000" w:rsidRPr="005D40D0">
        <w:rPr>
          <w:rFonts w:eastAsia="標楷體"/>
          <w:sz w:val="24"/>
        </w:rPr>
        <w:t>.</w:t>
      </w:r>
    </w:p>
    <w:p w14:paraId="7AB4F227" w14:textId="6DE799E6" w:rsidR="00CB2FF0" w:rsidRPr="005D40D0" w:rsidDel="0083180D" w:rsidRDefault="0083180D" w:rsidP="0083180D">
      <w:pPr>
        <w:pStyle w:val="a4"/>
        <w:numPr>
          <w:ilvl w:val="0"/>
          <w:numId w:val="2"/>
        </w:numPr>
        <w:tabs>
          <w:tab w:val="left" w:pos="783"/>
          <w:tab w:val="left" w:pos="2547"/>
          <w:tab w:val="left" w:pos="3288"/>
          <w:tab w:val="left" w:pos="4590"/>
          <w:tab w:val="left" w:pos="5264"/>
          <w:tab w:val="left" w:pos="6692"/>
          <w:tab w:val="left" w:pos="7560"/>
          <w:tab w:val="left" w:pos="8519"/>
        </w:tabs>
        <w:spacing w:line="273" w:lineRule="exact"/>
        <w:ind w:left="783" w:hanging="478"/>
        <w:rPr>
          <w:del w:id="431" w:author="190498 lily" w:date="2023-11-19T20:29:00Z"/>
          <w:rFonts w:eastAsia="標楷體"/>
          <w:sz w:val="24"/>
        </w:rPr>
        <w:pPrChange w:id="432" w:author="190498 lily" w:date="2023-11-19T20:28:00Z">
          <w:pPr>
            <w:pStyle w:val="a4"/>
            <w:numPr>
              <w:numId w:val="2"/>
            </w:numPr>
            <w:tabs>
              <w:tab w:val="left" w:pos="783"/>
              <w:tab w:val="left" w:pos="1300"/>
              <w:tab w:val="left" w:pos="2547"/>
              <w:tab w:val="left" w:pos="3288"/>
              <w:tab w:val="left" w:pos="4590"/>
              <w:tab w:val="left" w:pos="5264"/>
              <w:tab w:val="left" w:pos="6692"/>
              <w:tab w:val="left" w:pos="7560"/>
              <w:tab w:val="left" w:pos="8519"/>
            </w:tabs>
            <w:spacing w:line="273" w:lineRule="exact"/>
            <w:ind w:left="783" w:hanging="478"/>
          </w:pPr>
        </w:pPrChange>
      </w:pPr>
      <w:proofErr w:type="spellStart"/>
      <w:ins w:id="433" w:author="190498 lily" w:date="2023-11-19T20:27:00Z">
        <w:r w:rsidRPr="005D40D0">
          <w:rPr>
            <w:rFonts w:eastAsia="標楷體"/>
            <w:spacing w:val="-2"/>
            <w:sz w:val="24"/>
          </w:rPr>
          <w:t>Sanathara</w:t>
        </w:r>
        <w:proofErr w:type="spellEnd"/>
        <w:r>
          <w:rPr>
            <w:rFonts w:eastAsia="標楷體"/>
            <w:spacing w:val="-2"/>
            <w:sz w:val="24"/>
          </w:rPr>
          <w:t>,</w:t>
        </w:r>
        <w:r w:rsidRPr="005D40D0">
          <w:rPr>
            <w:rFonts w:eastAsia="標楷體"/>
            <w:spacing w:val="-5"/>
            <w:sz w:val="24"/>
          </w:rPr>
          <w:t xml:space="preserve"> </w:t>
        </w:r>
      </w:ins>
      <w:r w:rsidR="00000000" w:rsidRPr="005D40D0">
        <w:rPr>
          <w:rFonts w:eastAsia="標楷體"/>
          <w:spacing w:val="-5"/>
          <w:sz w:val="24"/>
        </w:rPr>
        <w:t>M.</w:t>
      </w:r>
      <w:ins w:id="434" w:author="190498 lily" w:date="2023-11-19T20:27:00Z">
        <w:r>
          <w:rPr>
            <w:rFonts w:eastAsia="標楷體"/>
            <w:spacing w:val="-5"/>
            <w:sz w:val="24"/>
          </w:rPr>
          <w:t xml:space="preserve"> (</w:t>
        </w:r>
      </w:ins>
      <w:ins w:id="435" w:author="190498 lily" w:date="2023-11-19T20:28:00Z">
        <w:r>
          <w:rPr>
            <w:rFonts w:eastAsia="標楷體"/>
            <w:spacing w:val="-5"/>
            <w:sz w:val="24"/>
          </w:rPr>
          <w:t xml:space="preserve">2016, Aug. 22). </w:t>
        </w:r>
      </w:ins>
      <w:del w:id="436" w:author="190498 lily" w:date="2023-11-19T20:28:00Z">
        <w:r w:rsidR="00000000" w:rsidRPr="005D40D0" w:rsidDel="0083180D">
          <w:rPr>
            <w:rFonts w:eastAsia="標楷體"/>
            <w:sz w:val="24"/>
          </w:rPr>
          <w:tab/>
        </w:r>
      </w:del>
      <w:del w:id="437" w:author="190498 lily" w:date="2023-11-19T20:27:00Z">
        <w:r w:rsidR="00000000" w:rsidRPr="005D40D0" w:rsidDel="0083180D">
          <w:rPr>
            <w:rFonts w:eastAsia="標楷體"/>
            <w:spacing w:val="-2"/>
            <w:sz w:val="24"/>
          </w:rPr>
          <w:delText>Sanathara</w:delText>
        </w:r>
      </w:del>
      <w:del w:id="438" w:author="190498 lily" w:date="2023-11-19T20:28:00Z">
        <w:r w:rsidR="00000000" w:rsidRPr="005D40D0" w:rsidDel="0083180D">
          <w:rPr>
            <w:rFonts w:eastAsia="標楷體"/>
            <w:spacing w:val="-2"/>
            <w:sz w:val="24"/>
          </w:rPr>
          <w:delText>.</w:delText>
        </w:r>
        <w:r w:rsidR="00000000" w:rsidRPr="005D40D0" w:rsidDel="0083180D">
          <w:rPr>
            <w:rFonts w:eastAsia="標楷體"/>
            <w:sz w:val="24"/>
          </w:rPr>
          <w:tab/>
        </w:r>
        <w:r w:rsidR="00000000" w:rsidRPr="005D40D0" w:rsidDel="0083180D">
          <w:rPr>
            <w:rFonts w:eastAsia="標楷體"/>
            <w:spacing w:val="-4"/>
            <w:sz w:val="24"/>
          </w:rPr>
          <w:delText>“</w:delText>
        </w:r>
      </w:del>
      <w:r w:rsidR="00000000" w:rsidRPr="005D40D0">
        <w:rPr>
          <w:rFonts w:eastAsia="標楷體"/>
          <w:spacing w:val="-4"/>
          <w:sz w:val="24"/>
        </w:rPr>
        <w:t>IOS</w:t>
      </w:r>
      <w:del w:id="439" w:author="190498 lily" w:date="2023-11-19T20:28:00Z">
        <w:r w:rsidR="00000000" w:rsidRPr="005D40D0" w:rsidDel="0083180D">
          <w:rPr>
            <w:rFonts w:eastAsia="標楷體"/>
            <w:sz w:val="24"/>
          </w:rPr>
          <w:tab/>
        </w:r>
      </w:del>
      <w:ins w:id="440" w:author="190498 lily" w:date="2023-11-19T20:28:00Z">
        <w:r>
          <w:rPr>
            <w:rFonts w:eastAsia="標楷體"/>
            <w:sz w:val="24"/>
          </w:rPr>
          <w:t xml:space="preserve"> </w:t>
        </w:r>
      </w:ins>
      <w:r w:rsidR="00000000" w:rsidRPr="005D40D0">
        <w:rPr>
          <w:rFonts w:eastAsia="標楷體"/>
          <w:spacing w:val="-2"/>
          <w:sz w:val="24"/>
        </w:rPr>
        <w:t>IBEACON</w:t>
      </w:r>
      <w:r w:rsidR="00000000" w:rsidRPr="005D40D0">
        <w:rPr>
          <w:rFonts w:eastAsia="標楷體"/>
          <w:sz w:val="24"/>
        </w:rPr>
        <w:tab/>
      </w:r>
      <w:r w:rsidR="00000000" w:rsidRPr="005D40D0">
        <w:rPr>
          <w:rFonts w:eastAsia="標楷體"/>
          <w:spacing w:val="-5"/>
          <w:sz w:val="24"/>
        </w:rPr>
        <w:t>APP</w:t>
      </w:r>
      <w:del w:id="441" w:author="190498 lily" w:date="2023-11-19T20:28:00Z">
        <w:r w:rsidR="00000000" w:rsidRPr="005D40D0" w:rsidDel="0083180D">
          <w:rPr>
            <w:rFonts w:eastAsia="標楷體"/>
            <w:sz w:val="24"/>
          </w:rPr>
          <w:tab/>
        </w:r>
      </w:del>
      <w:ins w:id="442" w:author="190498 lily" w:date="2023-11-19T20:28:00Z">
        <w:r>
          <w:rPr>
            <w:rFonts w:eastAsia="標楷體"/>
            <w:sz w:val="24"/>
          </w:rPr>
          <w:t xml:space="preserve"> </w:t>
        </w:r>
      </w:ins>
      <w:r w:rsidR="00000000" w:rsidRPr="005D40D0">
        <w:rPr>
          <w:rFonts w:eastAsia="標楷體"/>
          <w:spacing w:val="-2"/>
          <w:sz w:val="24"/>
        </w:rPr>
        <w:t>TUTORIAL</w:t>
      </w:r>
      <w:ins w:id="443" w:author="190498 lily" w:date="2023-11-19T20:28:00Z">
        <w:r>
          <w:rPr>
            <w:rFonts w:eastAsia="標楷體"/>
            <w:spacing w:val="-2"/>
            <w:sz w:val="24"/>
          </w:rPr>
          <w:t xml:space="preserve"> </w:t>
        </w:r>
      </w:ins>
      <w:del w:id="444" w:author="190498 lily" w:date="2023-11-19T20:28:00Z">
        <w:r w:rsidR="00000000" w:rsidRPr="005D40D0" w:rsidDel="0083180D">
          <w:rPr>
            <w:rFonts w:eastAsia="標楷體"/>
            <w:sz w:val="24"/>
          </w:rPr>
          <w:tab/>
        </w:r>
      </w:del>
      <w:r w:rsidR="00000000" w:rsidRPr="005D40D0">
        <w:rPr>
          <w:rFonts w:eastAsia="標楷體"/>
          <w:spacing w:val="-4"/>
          <w:sz w:val="24"/>
        </w:rPr>
        <w:t>WITH</w:t>
      </w:r>
      <w:ins w:id="445" w:author="190498 lily" w:date="2023-11-19T20:28:00Z">
        <w:r>
          <w:rPr>
            <w:rFonts w:eastAsia="標楷體"/>
            <w:sz w:val="24"/>
          </w:rPr>
          <w:t xml:space="preserve"> </w:t>
        </w:r>
      </w:ins>
      <w:del w:id="446" w:author="190498 lily" w:date="2023-11-19T20:28:00Z">
        <w:r w:rsidR="00000000" w:rsidRPr="005D40D0" w:rsidDel="0083180D">
          <w:rPr>
            <w:rFonts w:eastAsia="標楷體"/>
            <w:sz w:val="24"/>
          </w:rPr>
          <w:tab/>
        </w:r>
      </w:del>
      <w:r w:rsidR="00000000" w:rsidRPr="005D40D0">
        <w:rPr>
          <w:rFonts w:eastAsia="標楷體"/>
          <w:spacing w:val="-2"/>
          <w:sz w:val="24"/>
        </w:rPr>
        <w:t>SWIFT</w:t>
      </w:r>
      <w:r w:rsidR="00000000" w:rsidRPr="005D40D0">
        <w:rPr>
          <w:rFonts w:eastAsia="標楷體"/>
          <w:sz w:val="24"/>
        </w:rPr>
        <w:tab/>
      </w:r>
      <w:r w:rsidR="00000000" w:rsidRPr="005D40D0">
        <w:rPr>
          <w:rFonts w:eastAsia="標楷體"/>
          <w:spacing w:val="-5"/>
          <w:sz w:val="24"/>
        </w:rPr>
        <w:t>2.</w:t>
      </w:r>
      <w:ins w:id="447" w:author="190498 lily" w:date="2023-11-19T20:28:00Z">
        <w:r>
          <w:rPr>
            <w:rFonts w:eastAsia="標楷體"/>
            <w:spacing w:val="-5"/>
            <w:sz w:val="24"/>
          </w:rPr>
          <w:t xml:space="preserve"> </w:t>
        </w:r>
        <w:proofErr w:type="spellStart"/>
        <w:r>
          <w:rPr>
            <w:rFonts w:eastAsia="標楷體"/>
            <w:sz w:val="24"/>
          </w:rPr>
          <w:t>Retrieverd</w:t>
        </w:r>
        <w:proofErr w:type="spellEnd"/>
        <w:r>
          <w:rPr>
            <w:rFonts w:eastAsia="標楷體"/>
            <w:sz w:val="24"/>
          </w:rPr>
          <w:t xml:space="preserve"> from</w:t>
        </w:r>
      </w:ins>
      <w:del w:id="448" w:author="190498 lily" w:date="2023-11-19T20:28:00Z">
        <w:r w:rsidR="00000000" w:rsidRPr="005D40D0" w:rsidDel="0083180D">
          <w:rPr>
            <w:rFonts w:eastAsia="標楷體"/>
            <w:spacing w:val="-5"/>
            <w:sz w:val="24"/>
          </w:rPr>
          <w:delText>”</w:delText>
        </w:r>
      </w:del>
      <w:ins w:id="449" w:author="190498 lily" w:date="2023-11-19T20:29:00Z">
        <w:r>
          <w:rPr>
            <w:rFonts w:eastAsia="標楷體"/>
            <w:spacing w:val="-5"/>
            <w:sz w:val="24"/>
          </w:rPr>
          <w:t xml:space="preserve"> </w:t>
        </w:r>
      </w:ins>
    </w:p>
    <w:p w14:paraId="0ABAB6D6" w14:textId="1C2B807E" w:rsidR="00CB2FF0" w:rsidRPr="0083180D" w:rsidDel="0083180D" w:rsidRDefault="0083180D" w:rsidP="0083180D">
      <w:pPr>
        <w:pStyle w:val="a4"/>
        <w:numPr>
          <w:ilvl w:val="0"/>
          <w:numId w:val="2"/>
        </w:numPr>
        <w:tabs>
          <w:tab w:val="left" w:pos="783"/>
          <w:tab w:val="left" w:pos="2547"/>
          <w:tab w:val="left" w:pos="3288"/>
          <w:tab w:val="left" w:pos="4590"/>
          <w:tab w:val="left" w:pos="5264"/>
          <w:tab w:val="left" w:pos="6692"/>
          <w:tab w:val="left" w:pos="7560"/>
          <w:tab w:val="left" w:pos="8519"/>
        </w:tabs>
        <w:spacing w:line="273" w:lineRule="exact"/>
        <w:ind w:left="783" w:hanging="478"/>
        <w:rPr>
          <w:del w:id="450" w:author="190498 lily" w:date="2023-11-19T20:28:00Z"/>
          <w:rFonts w:eastAsia="標楷體"/>
        </w:rPr>
        <w:pPrChange w:id="451" w:author="190498 lily" w:date="2023-11-19T20:29:00Z">
          <w:pPr>
            <w:pStyle w:val="a3"/>
            <w:tabs>
              <w:tab w:val="left" w:pos="7765"/>
              <w:tab w:val="left" w:pos="8507"/>
            </w:tabs>
            <w:spacing w:before="254"/>
            <w:ind w:left="785"/>
          </w:pPr>
        </w:pPrChange>
      </w:pPr>
      <w:ins w:id="452" w:author="190498 lily" w:date="2023-11-19T20:29:00Z">
        <w:r>
          <w:rPr>
            <w:rFonts w:eastAsia="標楷體"/>
            <w:spacing w:val="-2"/>
            <w:u w:val="single"/>
          </w:rPr>
          <w:fldChar w:fldCharType="begin"/>
        </w:r>
        <w:r>
          <w:rPr>
            <w:rFonts w:eastAsia="標楷體"/>
            <w:spacing w:val="-2"/>
            <w:u w:val="single"/>
          </w:rPr>
          <w:instrText>HYPERLINK "</w:instrText>
        </w:r>
      </w:ins>
      <w:r w:rsidRPr="0083180D">
        <w:rPr>
          <w:rFonts w:eastAsia="標楷體"/>
          <w:spacing w:val="-2"/>
          <w:u w:val="single"/>
        </w:rPr>
        <w:instrText>http://www.alphansotech.com/blogs/ios-ibeacon-app-tutorial-swift-</w:instrText>
      </w:r>
      <w:r w:rsidRPr="0083180D">
        <w:rPr>
          <w:rFonts w:eastAsia="標楷體"/>
          <w:spacing w:val="-5"/>
          <w:u w:val="single"/>
        </w:rPr>
        <w:instrText>2/</w:instrText>
      </w:r>
      <w:ins w:id="453" w:author="190498 lily" w:date="2023-11-19T20:29:00Z">
        <w:r>
          <w:rPr>
            <w:rFonts w:eastAsia="標楷體"/>
            <w:spacing w:val="-2"/>
            <w:u w:val="single"/>
          </w:rPr>
          <w:instrText>"</w:instrText>
        </w:r>
        <w:r>
          <w:rPr>
            <w:rFonts w:eastAsia="標楷體"/>
            <w:spacing w:val="-2"/>
            <w:u w:val="single"/>
          </w:rPr>
          <w:fldChar w:fldCharType="separate"/>
        </w:r>
      </w:ins>
      <w:r w:rsidRPr="00C97E50">
        <w:rPr>
          <w:rStyle w:val="a6"/>
          <w:rFonts w:eastAsia="標楷體"/>
          <w:spacing w:val="-2"/>
        </w:rPr>
        <w:t>http://www.alphansotech.com/blogs/ios-ibeacon-app-tutorial-swift-</w:t>
      </w:r>
      <w:r w:rsidRPr="00C97E50">
        <w:rPr>
          <w:rStyle w:val="a6"/>
          <w:rFonts w:eastAsia="標楷體"/>
          <w:spacing w:val="-5"/>
        </w:rPr>
        <w:t>2/</w:t>
      </w:r>
      <w:ins w:id="454" w:author="190498 lily" w:date="2023-11-19T20:29:00Z">
        <w:r>
          <w:rPr>
            <w:rFonts w:eastAsia="標楷體"/>
            <w:spacing w:val="-2"/>
            <w:u w:val="single"/>
          </w:rPr>
          <w:fldChar w:fldCharType="end"/>
        </w:r>
      </w:ins>
      <w:del w:id="455" w:author="190498 lily" w:date="2023-11-19T20:28:00Z">
        <w:r w:rsidR="00000000" w:rsidRPr="0083180D" w:rsidDel="0083180D">
          <w:rPr>
            <w:rFonts w:eastAsia="標楷體"/>
            <w:spacing w:val="-5"/>
          </w:rPr>
          <w:delText>,</w:delText>
        </w:r>
        <w:r w:rsidR="00000000" w:rsidRPr="0083180D" w:rsidDel="0083180D">
          <w:rPr>
            <w:rFonts w:eastAsia="標楷體"/>
          </w:rPr>
          <w:tab/>
        </w:r>
        <w:r w:rsidR="00000000" w:rsidRPr="0083180D" w:rsidDel="0083180D">
          <w:rPr>
            <w:rFonts w:eastAsia="標楷體"/>
            <w:spacing w:val="-4"/>
          </w:rPr>
          <w:delText>Aug.</w:delText>
        </w:r>
        <w:r w:rsidR="00000000" w:rsidRPr="0083180D" w:rsidDel="0083180D">
          <w:rPr>
            <w:rFonts w:eastAsia="標楷體"/>
          </w:rPr>
          <w:tab/>
        </w:r>
        <w:r w:rsidR="00000000" w:rsidRPr="0083180D" w:rsidDel="0083180D">
          <w:rPr>
            <w:rFonts w:eastAsia="標楷體"/>
            <w:spacing w:val="-5"/>
          </w:rPr>
          <w:delText>22,</w:delText>
        </w:r>
      </w:del>
    </w:p>
    <w:p w14:paraId="3804DC2D" w14:textId="71AD22CF" w:rsidR="00CB2FF0" w:rsidRPr="005D40D0" w:rsidRDefault="00000000" w:rsidP="0083180D">
      <w:pPr>
        <w:pStyle w:val="a4"/>
        <w:numPr>
          <w:ilvl w:val="0"/>
          <w:numId w:val="2"/>
        </w:numPr>
        <w:tabs>
          <w:tab w:val="left" w:pos="783"/>
          <w:tab w:val="left" w:pos="2547"/>
          <w:tab w:val="left" w:pos="3288"/>
          <w:tab w:val="left" w:pos="4590"/>
          <w:tab w:val="left" w:pos="5264"/>
          <w:tab w:val="left" w:pos="6692"/>
          <w:tab w:val="left" w:pos="7560"/>
          <w:tab w:val="left" w:pos="8519"/>
        </w:tabs>
        <w:spacing w:line="273" w:lineRule="exact"/>
        <w:ind w:left="783" w:hanging="478"/>
        <w:rPr>
          <w:rFonts w:eastAsia="標楷體"/>
        </w:rPr>
        <w:pPrChange w:id="456" w:author="190498 lily" w:date="2023-11-19T20:29:00Z">
          <w:pPr>
            <w:pStyle w:val="a3"/>
            <w:spacing w:before="264"/>
            <w:ind w:left="785"/>
          </w:pPr>
        </w:pPrChange>
      </w:pPr>
      <w:del w:id="457" w:author="190498 lily" w:date="2023-11-19T20:28:00Z">
        <w:r w:rsidRPr="005D40D0" w:rsidDel="0083180D">
          <w:rPr>
            <w:rFonts w:eastAsia="標楷體"/>
          </w:rPr>
          <w:delText>2016 [Jun. 25,</w:delText>
        </w:r>
        <w:r w:rsidRPr="005D40D0" w:rsidDel="0083180D">
          <w:rPr>
            <w:rFonts w:eastAsia="標楷體"/>
            <w:spacing w:val="1"/>
          </w:rPr>
          <w:delText xml:space="preserve"> </w:delText>
        </w:r>
        <w:r w:rsidRPr="005D40D0" w:rsidDel="0083180D">
          <w:rPr>
            <w:rFonts w:eastAsia="標楷體"/>
            <w:spacing w:val="-2"/>
          </w:rPr>
          <w:delText>2017].</w:delText>
        </w:r>
      </w:del>
    </w:p>
    <w:p w14:paraId="2D7F792C" w14:textId="77777777" w:rsidR="00CB2FF0" w:rsidRPr="005D40D0" w:rsidRDefault="00CB2FF0">
      <w:pPr>
        <w:rPr>
          <w:rFonts w:eastAsia="標楷體"/>
        </w:rPr>
        <w:sectPr w:rsidR="00CB2FF0" w:rsidRPr="005D40D0">
          <w:pgSz w:w="11910" w:h="16840"/>
          <w:pgMar w:top="1460" w:right="1180" w:bottom="1200" w:left="1680" w:header="0" w:footer="1017" w:gutter="0"/>
          <w:cols w:space="720"/>
        </w:sectPr>
      </w:pPr>
    </w:p>
    <w:p w14:paraId="0E586A20" w14:textId="77777777" w:rsidR="00CB2FF0" w:rsidRPr="005D40D0" w:rsidRDefault="00000000">
      <w:pPr>
        <w:pStyle w:val="a4"/>
        <w:numPr>
          <w:ilvl w:val="0"/>
          <w:numId w:val="2"/>
        </w:numPr>
        <w:tabs>
          <w:tab w:val="left" w:pos="783"/>
          <w:tab w:val="left" w:pos="785"/>
        </w:tabs>
        <w:spacing w:before="71" w:line="470" w:lineRule="auto"/>
        <w:ind w:right="233"/>
        <w:rPr>
          <w:rFonts w:eastAsia="標楷體"/>
          <w:sz w:val="24"/>
        </w:rPr>
      </w:pPr>
      <w:r w:rsidRPr="005D40D0">
        <w:rPr>
          <w:rFonts w:eastAsia="標楷體"/>
          <w:sz w:val="24"/>
        </w:rPr>
        <w:lastRenderedPageBreak/>
        <w:t xml:space="preserve">Y. Ohta, M. Sugano, and M. Murata. “Autonomous Localization Method in Wireless Sensor Networks.” in </w:t>
      </w:r>
      <w:r w:rsidRPr="005D40D0">
        <w:rPr>
          <w:rFonts w:eastAsia="標楷體"/>
          <w:i/>
          <w:sz w:val="24"/>
        </w:rPr>
        <w:t>Third IEEE International Conference on Pervasive Computing and Communications Workshops</w:t>
      </w:r>
      <w:r w:rsidRPr="005D40D0">
        <w:rPr>
          <w:rFonts w:eastAsia="標楷體"/>
          <w:sz w:val="24"/>
        </w:rPr>
        <w:t>, Kauai Island, 2005.</w:t>
      </w:r>
    </w:p>
    <w:p w14:paraId="70EBF8A2" w14:textId="514F0648" w:rsidR="00CB2FF0" w:rsidRPr="005D40D0" w:rsidRDefault="0083180D">
      <w:pPr>
        <w:pStyle w:val="a4"/>
        <w:numPr>
          <w:ilvl w:val="0"/>
          <w:numId w:val="2"/>
        </w:numPr>
        <w:tabs>
          <w:tab w:val="left" w:pos="783"/>
          <w:tab w:val="left" w:pos="785"/>
        </w:tabs>
        <w:spacing w:line="470" w:lineRule="auto"/>
        <w:ind w:right="234"/>
        <w:rPr>
          <w:rFonts w:eastAsia="標楷體"/>
          <w:sz w:val="24"/>
        </w:rPr>
      </w:pPr>
      <w:ins w:id="458" w:author="190498 lily" w:date="2023-11-19T20:29:00Z">
        <w:r w:rsidRPr="005D40D0">
          <w:rPr>
            <w:rFonts w:eastAsia="標楷體"/>
            <w:sz w:val="24"/>
          </w:rPr>
          <w:t>Lin</w:t>
        </w:r>
      </w:ins>
      <w:ins w:id="459" w:author="190498 lily" w:date="2023-11-19T20:30:00Z">
        <w:r>
          <w:rPr>
            <w:rFonts w:eastAsia="標楷體"/>
            <w:sz w:val="24"/>
          </w:rPr>
          <w:t>,</w:t>
        </w:r>
      </w:ins>
      <w:ins w:id="460" w:author="190498 lily" w:date="2023-11-19T20:29:00Z">
        <w:r w:rsidRPr="005D40D0">
          <w:rPr>
            <w:rFonts w:eastAsia="標楷體"/>
            <w:noProof/>
          </w:rPr>
          <w:t xml:space="preserve"> </w:t>
        </w:r>
      </w:ins>
      <w:r w:rsidR="00000000" w:rsidRPr="005D40D0">
        <w:rPr>
          <w:rFonts w:eastAsia="標楷體"/>
          <w:noProof/>
        </w:rPr>
        <w:drawing>
          <wp:anchor distT="0" distB="0" distL="0" distR="0" simplePos="0" relativeHeight="251734528" behindDoc="1" locked="0" layoutInCell="1" allowOverlap="1" wp14:anchorId="4D30B6A1" wp14:editId="60DB1DDF">
            <wp:simplePos x="0" y="0"/>
            <wp:positionH relativeFrom="page">
              <wp:posOffset>1652890</wp:posOffset>
            </wp:positionH>
            <wp:positionV relativeFrom="paragraph">
              <wp:posOffset>938427</wp:posOffset>
            </wp:positionV>
            <wp:extent cx="4628860" cy="4728872"/>
            <wp:effectExtent l="0" t="0" r="0" b="0"/>
            <wp:wrapNone/>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8" cstate="print"/>
                    <a:stretch>
                      <a:fillRect/>
                    </a:stretch>
                  </pic:blipFill>
                  <pic:spPr>
                    <a:xfrm>
                      <a:off x="0" y="0"/>
                      <a:ext cx="4628860" cy="4728872"/>
                    </a:xfrm>
                    <a:prstGeom prst="rect">
                      <a:avLst/>
                    </a:prstGeom>
                  </pic:spPr>
                </pic:pic>
              </a:graphicData>
            </a:graphic>
          </wp:anchor>
        </w:drawing>
      </w:r>
      <w:r w:rsidR="00000000" w:rsidRPr="005D40D0">
        <w:rPr>
          <w:rFonts w:eastAsia="標楷體"/>
          <w:sz w:val="24"/>
        </w:rPr>
        <w:t>C. C.</w:t>
      </w:r>
      <w:ins w:id="461" w:author="190498 lily" w:date="2023-11-19T20:30:00Z">
        <w:r>
          <w:rPr>
            <w:rFonts w:eastAsia="標楷體"/>
            <w:sz w:val="24"/>
          </w:rPr>
          <w:t xml:space="preserve"> (2015)</w:t>
        </w:r>
      </w:ins>
      <w:del w:id="462" w:author="190498 lily" w:date="2023-11-19T20:29:00Z">
        <w:r w:rsidR="00000000" w:rsidRPr="005D40D0" w:rsidDel="0083180D">
          <w:rPr>
            <w:rFonts w:eastAsia="標楷體"/>
            <w:sz w:val="24"/>
          </w:rPr>
          <w:delText xml:space="preserve"> Lin</w:delText>
        </w:r>
      </w:del>
      <w:r w:rsidR="00000000" w:rsidRPr="005D40D0">
        <w:rPr>
          <w:rFonts w:eastAsia="標楷體"/>
          <w:sz w:val="24"/>
        </w:rPr>
        <w:t xml:space="preserve">. </w:t>
      </w:r>
      <w:del w:id="463" w:author="190498 lily" w:date="2023-11-19T20:30:00Z">
        <w:r w:rsidR="00000000" w:rsidRPr="005D40D0" w:rsidDel="0083180D">
          <w:rPr>
            <w:rFonts w:eastAsia="標楷體"/>
            <w:sz w:val="24"/>
          </w:rPr>
          <w:delText>“</w:delText>
        </w:r>
      </w:del>
      <w:r w:rsidR="00000000" w:rsidRPr="005D40D0">
        <w:rPr>
          <w:rFonts w:eastAsia="標楷體"/>
          <w:sz w:val="24"/>
        </w:rPr>
        <w:t>The Appliance of Beacon - Taking Exhibition and Market Commercial’s Message Spreading as an Example</w:t>
      </w:r>
      <w:ins w:id="464" w:author="190498 lily" w:date="2023-11-19T20:30:00Z">
        <w:r>
          <w:rPr>
            <w:rFonts w:eastAsia="標楷體"/>
            <w:sz w:val="24"/>
          </w:rPr>
          <w:t xml:space="preserve"> (Unpublished master’s thesis)</w:t>
        </w:r>
      </w:ins>
      <w:r w:rsidR="00000000" w:rsidRPr="005D40D0">
        <w:rPr>
          <w:rFonts w:eastAsia="標楷體"/>
          <w:sz w:val="24"/>
        </w:rPr>
        <w:t>.</w:t>
      </w:r>
      <w:del w:id="465" w:author="190498 lily" w:date="2023-11-19T20:30:00Z">
        <w:r w:rsidR="00000000" w:rsidRPr="005D40D0" w:rsidDel="0083180D">
          <w:rPr>
            <w:rFonts w:eastAsia="標楷體"/>
            <w:sz w:val="24"/>
          </w:rPr>
          <w:delText>”</w:delText>
        </w:r>
      </w:del>
      <w:r w:rsidR="00000000" w:rsidRPr="005D40D0">
        <w:rPr>
          <w:rFonts w:eastAsia="標楷體"/>
          <w:sz w:val="24"/>
        </w:rPr>
        <w:t xml:space="preserve"> </w:t>
      </w:r>
      <w:del w:id="466" w:author="190498 lily" w:date="2023-11-19T20:30:00Z">
        <w:r w:rsidR="00000000" w:rsidRPr="005D40D0" w:rsidDel="0083180D">
          <w:rPr>
            <w:rFonts w:eastAsia="標楷體"/>
            <w:sz w:val="24"/>
          </w:rPr>
          <w:delText>M.S. thesis,</w:delText>
        </w:r>
      </w:del>
      <w:r w:rsidR="00000000" w:rsidRPr="005D40D0">
        <w:rPr>
          <w:rFonts w:eastAsia="標楷體"/>
          <w:sz w:val="24"/>
        </w:rPr>
        <w:t xml:space="preserve"> National Dong Hwa University, Hualien</w:t>
      </w:r>
      <w:del w:id="467" w:author="190498 lily" w:date="2023-11-19T20:30:00Z">
        <w:r w:rsidR="00000000" w:rsidRPr="005D40D0" w:rsidDel="0083180D">
          <w:rPr>
            <w:rFonts w:eastAsia="標楷體"/>
            <w:sz w:val="24"/>
          </w:rPr>
          <w:delText>, 20</w:delText>
        </w:r>
      </w:del>
      <w:del w:id="468" w:author="190498 lily" w:date="2023-11-19T20:31:00Z">
        <w:r w:rsidR="00000000" w:rsidRPr="005D40D0" w:rsidDel="0083180D">
          <w:rPr>
            <w:rFonts w:eastAsia="標楷體"/>
            <w:sz w:val="24"/>
          </w:rPr>
          <w:delText>15</w:delText>
        </w:r>
      </w:del>
      <w:r w:rsidR="00000000" w:rsidRPr="005D40D0">
        <w:rPr>
          <w:rFonts w:eastAsia="標楷體"/>
          <w:sz w:val="24"/>
        </w:rPr>
        <w:t>.</w:t>
      </w:r>
    </w:p>
    <w:p w14:paraId="27AE42BC" w14:textId="5F3F7AA9" w:rsidR="00CB2FF0" w:rsidRPr="005D40D0" w:rsidRDefault="000D637E">
      <w:pPr>
        <w:pStyle w:val="a4"/>
        <w:numPr>
          <w:ilvl w:val="0"/>
          <w:numId w:val="2"/>
        </w:numPr>
        <w:tabs>
          <w:tab w:val="left" w:pos="783"/>
          <w:tab w:val="left" w:pos="785"/>
        </w:tabs>
        <w:spacing w:line="470" w:lineRule="auto"/>
        <w:ind w:right="236"/>
        <w:rPr>
          <w:rFonts w:eastAsia="標楷體"/>
          <w:sz w:val="24"/>
        </w:rPr>
      </w:pPr>
      <w:ins w:id="469" w:author="190498 lily" w:date="2023-11-19T20:31:00Z">
        <w:r w:rsidRPr="005D40D0">
          <w:rPr>
            <w:rFonts w:eastAsia="標楷體"/>
            <w:sz w:val="24"/>
          </w:rPr>
          <w:t>Wu</w:t>
        </w:r>
        <w:r>
          <w:rPr>
            <w:rFonts w:eastAsia="標楷體"/>
            <w:sz w:val="24"/>
          </w:rPr>
          <w:t>,</w:t>
        </w:r>
        <w:r w:rsidRPr="005D40D0">
          <w:rPr>
            <w:rFonts w:eastAsia="標楷體"/>
            <w:sz w:val="24"/>
          </w:rPr>
          <w:t xml:space="preserve"> </w:t>
        </w:r>
      </w:ins>
      <w:r w:rsidR="00000000" w:rsidRPr="005D40D0">
        <w:rPr>
          <w:rFonts w:eastAsia="標楷體"/>
          <w:sz w:val="24"/>
        </w:rPr>
        <w:t>C. Y.</w:t>
      </w:r>
      <w:ins w:id="470" w:author="190498 lily" w:date="2023-11-19T20:31:00Z">
        <w:r>
          <w:rPr>
            <w:rFonts w:eastAsia="標楷體"/>
            <w:sz w:val="24"/>
          </w:rPr>
          <w:t xml:space="preserve"> (2016)</w:t>
        </w:r>
      </w:ins>
      <w:del w:id="471" w:author="190498 lily" w:date="2023-11-19T20:31:00Z">
        <w:r w:rsidR="00000000" w:rsidRPr="005D40D0" w:rsidDel="000D637E">
          <w:rPr>
            <w:rFonts w:eastAsia="標楷體"/>
            <w:sz w:val="24"/>
          </w:rPr>
          <w:delText xml:space="preserve"> Wu</w:delText>
        </w:r>
      </w:del>
      <w:r w:rsidR="00000000" w:rsidRPr="005D40D0">
        <w:rPr>
          <w:rFonts w:eastAsia="標楷體"/>
          <w:sz w:val="24"/>
        </w:rPr>
        <w:t xml:space="preserve">. </w:t>
      </w:r>
      <w:del w:id="472" w:author="190498 lily" w:date="2023-11-19T20:31:00Z">
        <w:r w:rsidR="00000000" w:rsidRPr="005D40D0" w:rsidDel="000D637E">
          <w:rPr>
            <w:rFonts w:eastAsia="標楷體"/>
            <w:sz w:val="24"/>
          </w:rPr>
          <w:delText>“</w:delText>
        </w:r>
      </w:del>
      <w:r w:rsidR="00000000" w:rsidRPr="005D40D0">
        <w:rPr>
          <w:rFonts w:eastAsia="標楷體"/>
          <w:sz w:val="24"/>
        </w:rPr>
        <w:t>The Research on the Beacon Micro-location: A case study of Indoor Parking Space Management System</w:t>
      </w:r>
      <w:ins w:id="473" w:author="190498 lily" w:date="2023-11-19T20:31:00Z">
        <w:r>
          <w:rPr>
            <w:rFonts w:eastAsia="標楷體"/>
            <w:sz w:val="24"/>
          </w:rPr>
          <w:t xml:space="preserve"> (Unpublished master’s thesis)</w:t>
        </w:r>
      </w:ins>
      <w:r w:rsidR="00000000" w:rsidRPr="005D40D0">
        <w:rPr>
          <w:rFonts w:eastAsia="標楷體"/>
          <w:sz w:val="24"/>
        </w:rPr>
        <w:t>.</w:t>
      </w:r>
      <w:del w:id="474" w:author="190498 lily" w:date="2023-11-19T20:31:00Z">
        <w:r w:rsidR="00000000" w:rsidRPr="005D40D0" w:rsidDel="000D637E">
          <w:rPr>
            <w:rFonts w:eastAsia="標楷體"/>
            <w:sz w:val="24"/>
          </w:rPr>
          <w:delText>” M.S. thesis,</w:delText>
        </w:r>
      </w:del>
      <w:r w:rsidR="00000000" w:rsidRPr="005D40D0">
        <w:rPr>
          <w:rFonts w:eastAsia="標楷體"/>
          <w:sz w:val="24"/>
        </w:rPr>
        <w:t xml:space="preserve"> Shu-</w:t>
      </w:r>
      <w:proofErr w:type="spellStart"/>
      <w:r w:rsidR="00000000" w:rsidRPr="005D40D0">
        <w:rPr>
          <w:rFonts w:eastAsia="標楷體"/>
          <w:sz w:val="24"/>
        </w:rPr>
        <w:t>Te</w:t>
      </w:r>
      <w:proofErr w:type="spellEnd"/>
      <w:r w:rsidR="00000000" w:rsidRPr="005D40D0">
        <w:rPr>
          <w:rFonts w:eastAsia="標楷體"/>
          <w:sz w:val="24"/>
        </w:rPr>
        <w:t xml:space="preserve"> University, Kaohsiung</w:t>
      </w:r>
      <w:del w:id="475" w:author="190498 lily" w:date="2023-11-19T20:31:00Z">
        <w:r w:rsidR="00000000" w:rsidRPr="005D40D0" w:rsidDel="000D637E">
          <w:rPr>
            <w:rFonts w:eastAsia="標楷體"/>
            <w:sz w:val="24"/>
          </w:rPr>
          <w:delText xml:space="preserve">, </w:delText>
        </w:r>
        <w:r w:rsidR="00000000" w:rsidRPr="005D40D0" w:rsidDel="000D637E">
          <w:rPr>
            <w:rFonts w:eastAsia="標楷體"/>
            <w:spacing w:val="-2"/>
            <w:sz w:val="24"/>
          </w:rPr>
          <w:delText>2016</w:delText>
        </w:r>
      </w:del>
      <w:r w:rsidR="00000000" w:rsidRPr="005D40D0">
        <w:rPr>
          <w:rFonts w:eastAsia="標楷體"/>
          <w:spacing w:val="-2"/>
          <w:sz w:val="24"/>
        </w:rPr>
        <w:t>.</w:t>
      </w:r>
    </w:p>
    <w:p w14:paraId="6342DEB7" w14:textId="368B4EDC" w:rsidR="00CB2FF0" w:rsidRPr="005D40D0" w:rsidRDefault="000D637E">
      <w:pPr>
        <w:pStyle w:val="a4"/>
        <w:numPr>
          <w:ilvl w:val="0"/>
          <w:numId w:val="2"/>
        </w:numPr>
        <w:tabs>
          <w:tab w:val="left" w:pos="783"/>
          <w:tab w:val="left" w:pos="785"/>
        </w:tabs>
        <w:spacing w:line="470" w:lineRule="auto"/>
        <w:ind w:right="239"/>
        <w:rPr>
          <w:rFonts w:eastAsia="標楷體"/>
          <w:sz w:val="24"/>
        </w:rPr>
      </w:pPr>
      <w:ins w:id="476" w:author="190498 lily" w:date="2023-11-19T20:31:00Z">
        <w:r w:rsidRPr="005D40D0">
          <w:rPr>
            <w:rFonts w:eastAsia="標楷體"/>
            <w:sz w:val="24"/>
          </w:rPr>
          <w:t>Chang</w:t>
        </w:r>
        <w:r>
          <w:rPr>
            <w:rFonts w:eastAsia="標楷體"/>
            <w:sz w:val="24"/>
          </w:rPr>
          <w:t>,</w:t>
        </w:r>
        <w:r w:rsidRPr="005D40D0">
          <w:rPr>
            <w:rFonts w:eastAsia="標楷體"/>
            <w:sz w:val="24"/>
          </w:rPr>
          <w:t xml:space="preserve"> </w:t>
        </w:r>
      </w:ins>
      <w:r w:rsidR="00000000" w:rsidRPr="005D40D0">
        <w:rPr>
          <w:rFonts w:eastAsia="標楷體"/>
          <w:sz w:val="24"/>
        </w:rPr>
        <w:t>S. C.</w:t>
      </w:r>
      <w:ins w:id="477" w:author="190498 lily" w:date="2023-11-19T20:31:00Z">
        <w:r>
          <w:rPr>
            <w:rFonts w:eastAsia="標楷體"/>
            <w:sz w:val="24"/>
          </w:rPr>
          <w:t xml:space="preserve"> (2015)</w:t>
        </w:r>
      </w:ins>
      <w:del w:id="478" w:author="190498 lily" w:date="2023-11-19T20:31:00Z">
        <w:r w:rsidR="00000000" w:rsidRPr="005D40D0" w:rsidDel="000D637E">
          <w:rPr>
            <w:rFonts w:eastAsia="標楷體"/>
            <w:sz w:val="24"/>
          </w:rPr>
          <w:delText xml:space="preserve"> Chang</w:delText>
        </w:r>
      </w:del>
      <w:r w:rsidR="00000000" w:rsidRPr="005D40D0">
        <w:rPr>
          <w:rFonts w:eastAsia="標楷體"/>
          <w:sz w:val="24"/>
        </w:rPr>
        <w:t xml:space="preserve">. </w:t>
      </w:r>
      <w:del w:id="479" w:author="190498 lily" w:date="2023-11-19T20:31:00Z">
        <w:r w:rsidR="00000000" w:rsidRPr="005D40D0" w:rsidDel="000D637E">
          <w:rPr>
            <w:rFonts w:eastAsia="標楷體"/>
            <w:sz w:val="24"/>
          </w:rPr>
          <w:delText>“</w:delText>
        </w:r>
      </w:del>
      <w:r w:rsidR="00000000" w:rsidRPr="005D40D0">
        <w:rPr>
          <w:rFonts w:eastAsia="標楷體"/>
          <w:sz w:val="24"/>
        </w:rPr>
        <w:t>NFC and iBeacon-based Smart Campus Patrol and Safety Reporting System</w:t>
      </w:r>
      <w:ins w:id="480" w:author="190498 lily" w:date="2023-11-19T20:31:00Z">
        <w:r>
          <w:rPr>
            <w:rFonts w:eastAsia="標楷體"/>
            <w:sz w:val="24"/>
          </w:rPr>
          <w:t xml:space="preserve"> (Unpublished master’s thesis)</w:t>
        </w:r>
      </w:ins>
      <w:r w:rsidR="00000000" w:rsidRPr="005D40D0">
        <w:rPr>
          <w:rFonts w:eastAsia="標楷體"/>
          <w:sz w:val="24"/>
        </w:rPr>
        <w:t>.</w:t>
      </w:r>
      <w:del w:id="481" w:author="190498 lily" w:date="2023-11-19T20:31:00Z">
        <w:r w:rsidR="00000000" w:rsidRPr="005D40D0" w:rsidDel="000D637E">
          <w:rPr>
            <w:rFonts w:eastAsia="標楷體"/>
            <w:sz w:val="24"/>
          </w:rPr>
          <w:delText>”</w:delText>
        </w:r>
      </w:del>
      <w:r w:rsidR="00000000" w:rsidRPr="005D40D0">
        <w:rPr>
          <w:rFonts w:eastAsia="標楷體"/>
          <w:sz w:val="24"/>
        </w:rPr>
        <w:t xml:space="preserve"> </w:t>
      </w:r>
      <w:del w:id="482" w:author="190498 lily" w:date="2023-11-19T20:31:00Z">
        <w:r w:rsidR="00000000" w:rsidRPr="005D40D0" w:rsidDel="000D637E">
          <w:rPr>
            <w:rFonts w:eastAsia="標楷體"/>
            <w:sz w:val="24"/>
          </w:rPr>
          <w:delText xml:space="preserve">M.S. thesis, </w:delText>
        </w:r>
      </w:del>
      <w:r w:rsidR="00000000" w:rsidRPr="005D40D0">
        <w:rPr>
          <w:rFonts w:eastAsia="標楷體"/>
          <w:sz w:val="24"/>
        </w:rPr>
        <w:t>National Taiwan Normal University, Taipei</w:t>
      </w:r>
      <w:del w:id="483" w:author="190498 lily" w:date="2023-11-19T20:31:00Z">
        <w:r w:rsidR="00000000" w:rsidRPr="005D40D0" w:rsidDel="000D637E">
          <w:rPr>
            <w:rFonts w:eastAsia="標楷體"/>
            <w:sz w:val="24"/>
          </w:rPr>
          <w:delText>, 2015</w:delText>
        </w:r>
      </w:del>
      <w:r w:rsidR="00000000" w:rsidRPr="005D40D0">
        <w:rPr>
          <w:rFonts w:eastAsia="標楷體"/>
          <w:sz w:val="24"/>
        </w:rPr>
        <w:t>.</w:t>
      </w:r>
    </w:p>
    <w:p w14:paraId="17670A12" w14:textId="21BF85E3" w:rsidR="00CB2FF0" w:rsidRPr="005D40D0" w:rsidRDefault="000D637E">
      <w:pPr>
        <w:pStyle w:val="a4"/>
        <w:numPr>
          <w:ilvl w:val="0"/>
          <w:numId w:val="2"/>
        </w:numPr>
        <w:tabs>
          <w:tab w:val="left" w:pos="783"/>
          <w:tab w:val="left" w:pos="785"/>
        </w:tabs>
        <w:spacing w:line="470" w:lineRule="auto"/>
        <w:ind w:right="235"/>
        <w:rPr>
          <w:rFonts w:eastAsia="標楷體"/>
          <w:sz w:val="24"/>
        </w:rPr>
      </w:pPr>
      <w:ins w:id="484" w:author="190498 lily" w:date="2023-11-19T20:32:00Z">
        <w:r w:rsidRPr="005D40D0">
          <w:rPr>
            <w:rFonts w:eastAsia="標楷體"/>
            <w:sz w:val="24"/>
          </w:rPr>
          <w:t>Sodano</w:t>
        </w:r>
        <w:r>
          <w:rPr>
            <w:rFonts w:eastAsia="標楷體"/>
            <w:sz w:val="24"/>
          </w:rPr>
          <w:t>,</w:t>
        </w:r>
        <w:r w:rsidRPr="005D40D0">
          <w:rPr>
            <w:rFonts w:eastAsia="標楷體"/>
            <w:sz w:val="24"/>
          </w:rPr>
          <w:t xml:space="preserve"> </w:t>
        </w:r>
      </w:ins>
      <w:r w:rsidR="00000000" w:rsidRPr="005D40D0">
        <w:rPr>
          <w:rFonts w:eastAsia="標楷體"/>
          <w:sz w:val="24"/>
        </w:rPr>
        <w:t>D.</w:t>
      </w:r>
      <w:ins w:id="485" w:author="190498 lily" w:date="2023-11-19T20:32:00Z">
        <w:r>
          <w:rPr>
            <w:rFonts w:eastAsia="標楷體"/>
            <w:sz w:val="24"/>
          </w:rPr>
          <w:t xml:space="preserve"> (2016, Dec. 16)</w:t>
        </w:r>
      </w:ins>
      <w:del w:id="486" w:author="190498 lily" w:date="2023-11-19T20:32:00Z">
        <w:r w:rsidR="00000000" w:rsidRPr="005D40D0" w:rsidDel="000D637E">
          <w:rPr>
            <w:rFonts w:eastAsia="標楷體"/>
            <w:sz w:val="24"/>
          </w:rPr>
          <w:delText xml:space="preserve"> Sodano</w:delText>
        </w:r>
      </w:del>
      <w:r w:rsidR="00000000" w:rsidRPr="005D40D0">
        <w:rPr>
          <w:rFonts w:eastAsia="標楷體"/>
          <w:sz w:val="24"/>
        </w:rPr>
        <w:t xml:space="preserve">. </w:t>
      </w:r>
      <w:del w:id="487" w:author="190498 lily" w:date="2023-11-19T20:32:00Z">
        <w:r w:rsidR="00000000" w:rsidRPr="005D40D0" w:rsidDel="000D637E">
          <w:rPr>
            <w:rFonts w:eastAsia="標楷體"/>
            <w:sz w:val="24"/>
          </w:rPr>
          <w:delText>“</w:delText>
        </w:r>
      </w:del>
      <w:r w:rsidR="00000000" w:rsidRPr="005D40D0">
        <w:rPr>
          <w:rFonts w:eastAsia="標楷體"/>
          <w:sz w:val="24"/>
        </w:rPr>
        <w:t>Mobile Taiwan: A Look at a Highly Mobile Market.</w:t>
      </w:r>
      <w:ins w:id="488" w:author="190498 lily" w:date="2023-11-19T20:32:00Z">
        <w:r>
          <w:rPr>
            <w:rFonts w:eastAsia="標楷體"/>
            <w:sz w:val="24"/>
          </w:rPr>
          <w:t xml:space="preserve"> </w:t>
        </w:r>
        <w:proofErr w:type="spellStart"/>
        <w:r>
          <w:rPr>
            <w:rFonts w:eastAsia="標楷體"/>
            <w:sz w:val="24"/>
          </w:rPr>
          <w:t>Retrieverd</w:t>
        </w:r>
        <w:proofErr w:type="spellEnd"/>
        <w:r>
          <w:rPr>
            <w:rFonts w:eastAsia="標楷體"/>
            <w:sz w:val="24"/>
          </w:rPr>
          <w:t xml:space="preserve"> from</w:t>
        </w:r>
        <w:r>
          <w:rPr>
            <w:rFonts w:eastAsia="標楷體"/>
            <w:sz w:val="24"/>
          </w:rPr>
          <w:t xml:space="preserve"> </w:t>
        </w:r>
      </w:ins>
      <w:del w:id="489" w:author="190498 lily" w:date="2023-11-19T20:32:00Z">
        <w:r w:rsidR="00000000" w:rsidRPr="005D40D0" w:rsidDel="000D637E">
          <w:rPr>
            <w:rFonts w:eastAsia="標楷體"/>
            <w:sz w:val="24"/>
          </w:rPr>
          <w:delText>”</w:delText>
        </w:r>
      </w:del>
      <w:r w:rsidR="00000000" w:rsidRPr="005D40D0">
        <w:rPr>
          <w:rFonts w:eastAsia="標楷體"/>
          <w:sz w:val="24"/>
        </w:rPr>
        <w:t xml:space="preserve"> </w:t>
      </w:r>
      <w:hyperlink r:id="rId35">
        <w:r w:rsidR="00000000" w:rsidRPr="005D40D0">
          <w:rPr>
            <w:rFonts w:eastAsia="標楷體"/>
            <w:sz w:val="24"/>
            <w:u w:val="single"/>
          </w:rPr>
          <w:t>http://ppt.cc/vhfjH</w:t>
        </w:r>
      </w:hyperlink>
      <w:del w:id="490" w:author="190498 lily" w:date="2023-11-19T20:32:00Z">
        <w:r w:rsidR="00000000" w:rsidRPr="005D40D0" w:rsidDel="000D637E">
          <w:rPr>
            <w:rFonts w:eastAsia="標楷體"/>
            <w:sz w:val="24"/>
          </w:rPr>
          <w:delText>, Dec. 16, 2016 [Jun. 16, 2017].</w:delText>
        </w:r>
      </w:del>
    </w:p>
    <w:sectPr w:rsidR="00CB2FF0" w:rsidRPr="005D40D0">
      <w:pgSz w:w="11910" w:h="16840"/>
      <w:pgMar w:top="1460" w:right="1180" w:bottom="1200" w:left="168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D00CC" w14:textId="77777777" w:rsidR="00524F6A" w:rsidRDefault="00524F6A">
      <w:r>
        <w:separator/>
      </w:r>
    </w:p>
  </w:endnote>
  <w:endnote w:type="continuationSeparator" w:id="0">
    <w:p w14:paraId="6E8E4AB5" w14:textId="77777777" w:rsidR="00524F6A" w:rsidRDefault="00524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dobe Clean Han ExtraBold">
    <w:altName w:val="Yu Gothic"/>
    <w:charset w:val="8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30DF" w14:textId="77777777" w:rsidR="00CB2FF0" w:rsidRDefault="00000000">
    <w:pPr>
      <w:pStyle w:val="a3"/>
      <w:spacing w:line="14" w:lineRule="auto"/>
      <w:rPr>
        <w:sz w:val="20"/>
      </w:rPr>
    </w:pPr>
    <w:r>
      <w:rPr>
        <w:noProof/>
      </w:rPr>
      <mc:AlternateContent>
        <mc:Choice Requires="wps">
          <w:drawing>
            <wp:anchor distT="0" distB="0" distL="0" distR="0" simplePos="0" relativeHeight="251655168" behindDoc="1" locked="0" layoutInCell="1" allowOverlap="1" wp14:anchorId="595B1E50" wp14:editId="17A6CE83">
              <wp:simplePos x="0" y="0"/>
              <wp:positionH relativeFrom="page">
                <wp:posOffset>2753995</wp:posOffset>
              </wp:positionH>
              <wp:positionV relativeFrom="page">
                <wp:posOffset>8968512</wp:posOffset>
              </wp:positionV>
              <wp:extent cx="2331720" cy="30734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1720" cy="307340"/>
                      </a:xfrm>
                      <a:prstGeom prst="rect">
                        <a:avLst/>
                      </a:prstGeom>
                    </wps:spPr>
                    <wps:txbx>
                      <w:txbxContent>
                        <w:p w14:paraId="2A1B6080" w14:textId="77777777" w:rsidR="00CB2FF0" w:rsidRDefault="00000000">
                          <w:pPr>
                            <w:spacing w:line="484" w:lineRule="exact"/>
                            <w:ind w:left="20"/>
                            <w:rPr>
                              <w:rFonts w:ascii="Adobe Clean Han ExtraBold" w:eastAsia="Adobe Clean Han ExtraBold"/>
                              <w:b/>
                              <w:sz w:val="40"/>
                            </w:rPr>
                          </w:pPr>
                          <w:r>
                            <w:rPr>
                              <w:rFonts w:ascii="Adobe Clean Han ExtraBold" w:eastAsia="Adobe Clean Han ExtraBold"/>
                              <w:b/>
                              <w:spacing w:val="-1"/>
                              <w:sz w:val="40"/>
                            </w:rPr>
                            <w:t xml:space="preserve">中華民國 </w:t>
                          </w:r>
                          <w:r>
                            <w:rPr>
                              <w:b/>
                              <w:sz w:val="40"/>
                            </w:rPr>
                            <w:t>106</w:t>
                          </w:r>
                          <w:r>
                            <w:rPr>
                              <w:b/>
                              <w:spacing w:val="-1"/>
                              <w:sz w:val="40"/>
                            </w:rPr>
                            <w:t xml:space="preserve"> </w:t>
                          </w:r>
                          <w:r>
                            <w:rPr>
                              <w:rFonts w:ascii="Adobe Clean Han ExtraBold" w:eastAsia="Adobe Clean Han ExtraBold"/>
                              <w:b/>
                              <w:spacing w:val="3"/>
                              <w:sz w:val="40"/>
                            </w:rPr>
                            <w:t xml:space="preserve">年 </w:t>
                          </w:r>
                          <w:r>
                            <w:rPr>
                              <w:b/>
                              <w:sz w:val="40"/>
                            </w:rPr>
                            <w:t>7</w:t>
                          </w:r>
                          <w:r>
                            <w:rPr>
                              <w:b/>
                              <w:spacing w:val="2"/>
                              <w:sz w:val="40"/>
                            </w:rPr>
                            <w:t xml:space="preserve"> </w:t>
                          </w:r>
                          <w:r>
                            <w:rPr>
                              <w:rFonts w:ascii="Adobe Clean Han ExtraBold" w:eastAsia="Adobe Clean Han ExtraBold"/>
                              <w:b/>
                              <w:spacing w:val="-10"/>
                              <w:sz w:val="40"/>
                            </w:rPr>
                            <w:t>月</w:t>
                          </w:r>
                        </w:p>
                      </w:txbxContent>
                    </wps:txbx>
                    <wps:bodyPr wrap="square" lIns="0" tIns="0" rIns="0" bIns="0" rtlCol="0">
                      <a:noAutofit/>
                    </wps:bodyPr>
                  </wps:wsp>
                </a:graphicData>
              </a:graphic>
            </wp:anchor>
          </w:drawing>
        </mc:Choice>
        <mc:Fallback>
          <w:pict>
            <v:shapetype w14:anchorId="595B1E50" id="_x0000_t202" coordsize="21600,21600" o:spt="202" path="m,l,21600r21600,l21600,xe">
              <v:stroke joinstyle="miter"/>
              <v:path gradientshapeok="t" o:connecttype="rect"/>
            </v:shapetype>
            <v:shape id="Textbox 1" o:spid="_x0000_s1042" type="#_x0000_t202" style="position:absolute;margin-left:216.85pt;margin-top:706.2pt;width:183.6pt;height:24.2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" filled="f" stroked="f">
              <v:textbox inset="0,0,0,0">
                <w:txbxContent>
                  <w:p w14:paraId="2A1B6080" w14:textId="77777777" w:rsidR="00CB2FF0" w:rsidRDefault="00000000">
                    <w:pPr>
                      <w:spacing w:line="484" w:lineRule="exact"/>
                      <w:ind w:left="20"/>
                      <w:rPr>
                        <w:rFonts w:ascii="Adobe Clean Han ExtraBold" w:eastAsia="Adobe Clean Han ExtraBold"/>
                        <w:b/>
                        <w:sz w:val="40"/>
                      </w:rPr>
                    </w:pPr>
                    <w:r>
                      <w:rPr>
                        <w:rFonts w:ascii="Adobe Clean Han ExtraBold" w:eastAsia="Adobe Clean Han ExtraBold"/>
                        <w:b/>
                        <w:spacing w:val="-1"/>
                        <w:sz w:val="40"/>
                      </w:rPr>
                      <w:t xml:space="preserve">中華民國 </w:t>
                    </w:r>
                    <w:r>
                      <w:rPr>
                        <w:b/>
                        <w:sz w:val="40"/>
                      </w:rPr>
                      <w:t>106</w:t>
                    </w:r>
                    <w:r>
                      <w:rPr>
                        <w:b/>
                        <w:spacing w:val="-1"/>
                        <w:sz w:val="40"/>
                      </w:rPr>
                      <w:t xml:space="preserve"> </w:t>
                    </w:r>
                    <w:r>
                      <w:rPr>
                        <w:rFonts w:ascii="Adobe Clean Han ExtraBold" w:eastAsia="Adobe Clean Han ExtraBold"/>
                        <w:b/>
                        <w:spacing w:val="3"/>
                        <w:sz w:val="40"/>
                      </w:rPr>
                      <w:t xml:space="preserve">年 </w:t>
                    </w:r>
                    <w:r>
                      <w:rPr>
                        <w:b/>
                        <w:sz w:val="40"/>
                      </w:rPr>
                      <w:t>7</w:t>
                    </w:r>
                    <w:r>
                      <w:rPr>
                        <w:b/>
                        <w:spacing w:val="2"/>
                        <w:sz w:val="40"/>
                      </w:rPr>
                      <w:t xml:space="preserve"> </w:t>
                    </w:r>
                    <w:r>
                      <w:rPr>
                        <w:rFonts w:ascii="Adobe Clean Han ExtraBold" w:eastAsia="Adobe Clean Han ExtraBold"/>
                        <w:b/>
                        <w:spacing w:val="-10"/>
                        <w:sz w:val="40"/>
                      </w:rPr>
                      <w:t>月</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2550B" w14:textId="77777777" w:rsidR="00CB2FF0" w:rsidRDefault="00CB2FF0">
    <w:pPr>
      <w:pStyle w:val="a3"/>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75067" w14:textId="77777777" w:rsidR="00CB2FF0" w:rsidRDefault="00CB2FF0">
    <w:pPr>
      <w:pStyle w:val="a3"/>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5D96" w14:textId="77777777" w:rsidR="00CB2FF0" w:rsidRDefault="00000000">
    <w:pPr>
      <w:pStyle w:val="a3"/>
      <w:spacing w:line="14" w:lineRule="auto"/>
      <w:rPr>
        <w:sz w:val="20"/>
      </w:rPr>
    </w:pPr>
    <w:r>
      <w:rPr>
        <w:noProof/>
      </w:rPr>
      <mc:AlternateContent>
        <mc:Choice Requires="wps">
          <w:drawing>
            <wp:anchor distT="0" distB="0" distL="0" distR="0" simplePos="0" relativeHeight="251657216" behindDoc="1" locked="0" layoutInCell="1" allowOverlap="1" wp14:anchorId="754D3D32" wp14:editId="2F319D8D">
              <wp:simplePos x="0" y="0"/>
              <wp:positionH relativeFrom="page">
                <wp:posOffset>3839083</wp:posOffset>
              </wp:positionH>
              <wp:positionV relativeFrom="page">
                <wp:posOffset>9907072</wp:posOffset>
              </wp:positionV>
              <wp:extent cx="243204"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204" cy="165735"/>
                      </a:xfrm>
                      <a:prstGeom prst="rect">
                        <a:avLst/>
                      </a:prstGeom>
                    </wps:spPr>
                    <wps:txbx>
                      <w:txbxContent>
                        <w:p w14:paraId="17297E62" w14:textId="77777777" w:rsidR="00CB2FF0" w:rsidRDefault="00000000">
                          <w:pPr>
                            <w:spacing w:before="10"/>
                            <w:ind w:left="20"/>
                            <w:rPr>
                              <w:sz w:val="20"/>
                            </w:rPr>
                          </w:pPr>
                          <w:r>
                            <w:rPr>
                              <w:spacing w:val="-4"/>
                              <w:sz w:val="20"/>
                            </w:rPr>
                            <w:t>-</w:t>
                          </w:r>
                          <w:r>
                            <w:rPr>
                              <w:spacing w:val="-5"/>
                              <w:sz w:val="20"/>
                            </w:rPr>
                            <w:fldChar w:fldCharType="begin"/>
                          </w:r>
                          <w:r>
                            <w:rPr>
                              <w:spacing w:val="-5"/>
                              <w:sz w:val="20"/>
                            </w:rPr>
                            <w:instrText xml:space="preserve"> PAGE  \* ROMAN </w:instrText>
                          </w:r>
                          <w:r>
                            <w:rPr>
                              <w:spacing w:val="-5"/>
                              <w:sz w:val="20"/>
                            </w:rPr>
                            <w:fldChar w:fldCharType="separate"/>
                          </w:r>
                          <w:r>
                            <w:rPr>
                              <w:spacing w:val="-5"/>
                              <w:sz w:val="20"/>
                            </w:rPr>
                            <w:t>IV</w:t>
                          </w:r>
                          <w:r>
                            <w:rPr>
                              <w:spacing w:val="-5"/>
                              <w:sz w:val="20"/>
                            </w:rPr>
                            <w:fldChar w:fldCharType="end"/>
                          </w:r>
                          <w:r>
                            <w:rPr>
                              <w:spacing w:val="-5"/>
                              <w:sz w:val="20"/>
                            </w:rPr>
                            <w:t>-</w:t>
                          </w:r>
                        </w:p>
                      </w:txbxContent>
                    </wps:txbx>
                    <wps:bodyPr wrap="square" lIns="0" tIns="0" rIns="0" bIns="0" rtlCol="0">
                      <a:noAutofit/>
                    </wps:bodyPr>
                  </wps:wsp>
                </a:graphicData>
              </a:graphic>
            </wp:anchor>
          </w:drawing>
        </mc:Choice>
        <mc:Fallback>
          <w:pict>
            <v:shapetype w14:anchorId="754D3D32" id="_x0000_t202" coordsize="21600,21600" o:spt="202" path="m,l,21600r21600,l21600,xe">
              <v:stroke joinstyle="miter"/>
              <v:path gradientshapeok="t" o:connecttype="rect"/>
            </v:shapetype>
            <v:shape id="Textbox 4" o:spid="_x0000_s1043" type="#_x0000_t202" style="position:absolute;margin-left:302.3pt;margin-top:780.1pt;width:19.15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" filled="f" stroked="f">
              <v:textbox inset="0,0,0,0">
                <w:txbxContent>
                  <w:p w14:paraId="17297E62" w14:textId="77777777" w:rsidR="00CB2FF0" w:rsidRDefault="00000000">
                    <w:pPr>
                      <w:spacing w:before="10"/>
                      <w:ind w:left="20"/>
                      <w:rPr>
                        <w:sz w:val="20"/>
                      </w:rPr>
                    </w:pPr>
                    <w:r>
                      <w:rPr>
                        <w:spacing w:val="-4"/>
                        <w:sz w:val="20"/>
                      </w:rPr>
                      <w:t>-</w:t>
                    </w:r>
                    <w:r>
                      <w:rPr>
                        <w:spacing w:val="-5"/>
                        <w:sz w:val="20"/>
                      </w:rPr>
                      <w:fldChar w:fldCharType="begin"/>
                    </w:r>
                    <w:r>
                      <w:rPr>
                        <w:spacing w:val="-5"/>
                        <w:sz w:val="20"/>
                      </w:rPr>
                      <w:instrText xml:space="preserve"> PAGE  \* ROMAN </w:instrText>
                    </w:r>
                    <w:r>
                      <w:rPr>
                        <w:spacing w:val="-5"/>
                        <w:sz w:val="20"/>
                      </w:rPr>
                      <w:fldChar w:fldCharType="separate"/>
                    </w:r>
                    <w:r>
                      <w:rPr>
                        <w:spacing w:val="-5"/>
                        <w:sz w:val="20"/>
                      </w:rPr>
                      <w:t>IV</w:t>
                    </w:r>
                    <w:r>
                      <w:rPr>
                        <w:spacing w:val="-5"/>
                        <w:sz w:val="20"/>
                      </w:rPr>
                      <w:fldChar w:fldCharType="end"/>
                    </w:r>
                    <w:r>
                      <w:rPr>
                        <w:spacing w:val="-5"/>
                        <w:sz w:val="20"/>
                      </w:rPr>
                      <w:t>-</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039D5" w14:textId="77777777" w:rsidR="00CB2FF0" w:rsidRDefault="00000000">
    <w:pPr>
      <w:pStyle w:val="a3"/>
      <w:spacing w:line="14" w:lineRule="auto"/>
      <w:rPr>
        <w:sz w:val="20"/>
      </w:rPr>
    </w:pPr>
    <w:r>
      <w:rPr>
        <w:noProof/>
      </w:rPr>
      <mc:AlternateContent>
        <mc:Choice Requires="wps">
          <w:drawing>
            <wp:anchor distT="0" distB="0" distL="0" distR="0" simplePos="0" relativeHeight="251659264" behindDoc="1" locked="0" layoutInCell="1" allowOverlap="1" wp14:anchorId="1D7603C4" wp14:editId="537B2C00">
              <wp:simplePos x="0" y="0"/>
              <wp:positionH relativeFrom="page">
                <wp:posOffset>3842130</wp:posOffset>
              </wp:positionH>
              <wp:positionV relativeFrom="page">
                <wp:posOffset>9907072</wp:posOffset>
              </wp:positionV>
              <wp:extent cx="237490"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65735"/>
                      </a:xfrm>
                      <a:prstGeom prst="rect">
                        <a:avLst/>
                      </a:prstGeom>
                    </wps:spPr>
                    <wps:txbx>
                      <w:txbxContent>
                        <w:p w14:paraId="58C77081" w14:textId="77777777" w:rsidR="00CB2FF0" w:rsidRDefault="00000000">
                          <w:pPr>
                            <w:spacing w:before="10"/>
                            <w:ind w:left="20"/>
                            <w:rPr>
                              <w:sz w:val="20"/>
                            </w:rPr>
                          </w:pPr>
                          <w:r>
                            <w:rPr>
                              <w:spacing w:val="-4"/>
                              <w:sz w:val="20"/>
                            </w:rPr>
                            <w:t>-</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r>
                            <w:rPr>
                              <w:spacing w:val="-5"/>
                              <w:sz w:val="20"/>
                            </w:rPr>
                            <w:t>-</w:t>
                          </w:r>
                        </w:p>
                      </w:txbxContent>
                    </wps:txbx>
                    <wps:bodyPr wrap="square" lIns="0" tIns="0" rIns="0" bIns="0" rtlCol="0">
                      <a:noAutofit/>
                    </wps:bodyPr>
                  </wps:wsp>
                </a:graphicData>
              </a:graphic>
            </wp:anchor>
          </w:drawing>
        </mc:Choice>
        <mc:Fallback>
          <w:pict>
            <v:shapetype w14:anchorId="1D7603C4" id="_x0000_t202" coordsize="21600,21600" o:spt="202" path="m,l,21600r21600,l21600,xe">
              <v:stroke joinstyle="miter"/>
              <v:path gradientshapeok="t" o:connecttype="rect"/>
            </v:shapetype>
            <v:shape id="Textbox 10" o:spid="_x0000_s1044" type="#_x0000_t202" style="position:absolute;margin-left:302.55pt;margin-top:780.1pt;width:18.7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" filled="f" stroked="f">
              <v:textbox inset="0,0,0,0">
                <w:txbxContent>
                  <w:p w14:paraId="58C77081" w14:textId="77777777" w:rsidR="00CB2FF0" w:rsidRDefault="00000000">
                    <w:pPr>
                      <w:spacing w:before="10"/>
                      <w:ind w:left="20"/>
                      <w:rPr>
                        <w:sz w:val="20"/>
                      </w:rPr>
                    </w:pPr>
                    <w:r>
                      <w:rPr>
                        <w:spacing w:val="-4"/>
                        <w:sz w:val="20"/>
                      </w:rPr>
                      <w:t>-</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r>
                      <w:rPr>
                        <w:spacing w:val="-5"/>
                        <w:sz w:val="20"/>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99D45" w14:textId="77777777" w:rsidR="00524F6A" w:rsidRDefault="00524F6A">
      <w:r>
        <w:separator/>
      </w:r>
    </w:p>
  </w:footnote>
  <w:footnote w:type="continuationSeparator" w:id="0">
    <w:p w14:paraId="51281E68" w14:textId="77777777" w:rsidR="00524F6A" w:rsidRDefault="00524F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33BE9"/>
    <w:multiLevelType w:val="hybridMultilevel"/>
    <w:tmpl w:val="3BFC8670"/>
    <w:lvl w:ilvl="0" w:tplc="EDA0A410">
      <w:start w:val="1"/>
      <w:numFmt w:val="decimal"/>
      <w:lvlText w:val="%1."/>
      <w:lvlJc w:val="left"/>
      <w:pPr>
        <w:ind w:left="1289" w:hanging="480"/>
      </w:pPr>
      <w:rPr>
        <w:rFonts w:ascii="Times New Roman" w:eastAsia="Times New Roman" w:hAnsi="Times New Roman" w:cs="Times New Roman" w:hint="default"/>
        <w:b w:val="0"/>
        <w:bCs w:val="0"/>
        <w:i w:val="0"/>
        <w:iCs w:val="0"/>
        <w:spacing w:val="0"/>
        <w:w w:val="100"/>
        <w:sz w:val="24"/>
        <w:szCs w:val="24"/>
        <w:lang w:val="en-US" w:eastAsia="zh-TW" w:bidi="ar-SA"/>
      </w:rPr>
    </w:lvl>
    <w:lvl w:ilvl="1" w:tplc="9C061792">
      <w:numFmt w:val="bullet"/>
      <w:lvlText w:val="•"/>
      <w:lvlJc w:val="left"/>
      <w:pPr>
        <w:ind w:left="2056" w:hanging="480"/>
      </w:pPr>
      <w:rPr>
        <w:rFonts w:hint="default"/>
        <w:lang w:val="en-US" w:eastAsia="zh-TW" w:bidi="ar-SA"/>
      </w:rPr>
    </w:lvl>
    <w:lvl w:ilvl="2" w:tplc="BF50D950">
      <w:numFmt w:val="bullet"/>
      <w:lvlText w:val="•"/>
      <w:lvlJc w:val="left"/>
      <w:pPr>
        <w:ind w:left="2833" w:hanging="480"/>
      </w:pPr>
      <w:rPr>
        <w:rFonts w:hint="default"/>
        <w:lang w:val="en-US" w:eastAsia="zh-TW" w:bidi="ar-SA"/>
      </w:rPr>
    </w:lvl>
    <w:lvl w:ilvl="3" w:tplc="529EF140">
      <w:numFmt w:val="bullet"/>
      <w:lvlText w:val="•"/>
      <w:lvlJc w:val="left"/>
      <w:pPr>
        <w:ind w:left="3609" w:hanging="480"/>
      </w:pPr>
      <w:rPr>
        <w:rFonts w:hint="default"/>
        <w:lang w:val="en-US" w:eastAsia="zh-TW" w:bidi="ar-SA"/>
      </w:rPr>
    </w:lvl>
    <w:lvl w:ilvl="4" w:tplc="C23276CA">
      <w:numFmt w:val="bullet"/>
      <w:lvlText w:val="•"/>
      <w:lvlJc w:val="left"/>
      <w:pPr>
        <w:ind w:left="4386" w:hanging="480"/>
      </w:pPr>
      <w:rPr>
        <w:rFonts w:hint="default"/>
        <w:lang w:val="en-US" w:eastAsia="zh-TW" w:bidi="ar-SA"/>
      </w:rPr>
    </w:lvl>
    <w:lvl w:ilvl="5" w:tplc="B3CADBFE">
      <w:numFmt w:val="bullet"/>
      <w:lvlText w:val="•"/>
      <w:lvlJc w:val="left"/>
      <w:pPr>
        <w:ind w:left="5163" w:hanging="480"/>
      </w:pPr>
      <w:rPr>
        <w:rFonts w:hint="default"/>
        <w:lang w:val="en-US" w:eastAsia="zh-TW" w:bidi="ar-SA"/>
      </w:rPr>
    </w:lvl>
    <w:lvl w:ilvl="6" w:tplc="442E266A">
      <w:numFmt w:val="bullet"/>
      <w:lvlText w:val="•"/>
      <w:lvlJc w:val="left"/>
      <w:pPr>
        <w:ind w:left="5939" w:hanging="480"/>
      </w:pPr>
      <w:rPr>
        <w:rFonts w:hint="default"/>
        <w:lang w:val="en-US" w:eastAsia="zh-TW" w:bidi="ar-SA"/>
      </w:rPr>
    </w:lvl>
    <w:lvl w:ilvl="7" w:tplc="F7EA596A">
      <w:numFmt w:val="bullet"/>
      <w:lvlText w:val="•"/>
      <w:lvlJc w:val="left"/>
      <w:pPr>
        <w:ind w:left="6716" w:hanging="480"/>
      </w:pPr>
      <w:rPr>
        <w:rFonts w:hint="default"/>
        <w:lang w:val="en-US" w:eastAsia="zh-TW" w:bidi="ar-SA"/>
      </w:rPr>
    </w:lvl>
    <w:lvl w:ilvl="8" w:tplc="A2DE87F2">
      <w:numFmt w:val="bullet"/>
      <w:lvlText w:val="•"/>
      <w:lvlJc w:val="left"/>
      <w:pPr>
        <w:ind w:left="7493" w:hanging="480"/>
      </w:pPr>
      <w:rPr>
        <w:rFonts w:hint="default"/>
        <w:lang w:val="en-US" w:eastAsia="zh-TW" w:bidi="ar-SA"/>
      </w:rPr>
    </w:lvl>
  </w:abstractNum>
  <w:abstractNum w:abstractNumId="1" w15:restartNumberingAfterBreak="0">
    <w:nsid w:val="3B7D795E"/>
    <w:multiLevelType w:val="hybridMultilevel"/>
    <w:tmpl w:val="CC268756"/>
    <w:lvl w:ilvl="0" w:tplc="6234FEE0">
      <w:start w:val="1"/>
      <w:numFmt w:val="decimal"/>
      <w:lvlText w:val="%1."/>
      <w:lvlJc w:val="left"/>
      <w:pPr>
        <w:ind w:left="665" w:hanging="360"/>
      </w:pPr>
      <w:rPr>
        <w:rFonts w:ascii="Times New Roman" w:eastAsia="Times New Roman" w:hAnsi="Times New Roman" w:cs="Times New Roman" w:hint="default"/>
        <w:b w:val="0"/>
        <w:bCs w:val="0"/>
        <w:i w:val="0"/>
        <w:iCs w:val="0"/>
        <w:spacing w:val="0"/>
        <w:w w:val="100"/>
        <w:sz w:val="24"/>
        <w:szCs w:val="24"/>
        <w:lang w:val="en-US" w:eastAsia="zh-TW" w:bidi="ar-SA"/>
      </w:rPr>
    </w:lvl>
    <w:lvl w:ilvl="1" w:tplc="5ECAFC46">
      <w:start w:val="1"/>
      <w:numFmt w:val="decimal"/>
      <w:lvlText w:val="%2."/>
      <w:lvlJc w:val="left"/>
      <w:pPr>
        <w:ind w:left="948" w:hanging="360"/>
      </w:pPr>
      <w:rPr>
        <w:rFonts w:ascii="Times New Roman" w:eastAsia="Times New Roman" w:hAnsi="Times New Roman" w:cs="Times New Roman" w:hint="default"/>
        <w:b w:val="0"/>
        <w:bCs w:val="0"/>
        <w:i w:val="0"/>
        <w:iCs w:val="0"/>
        <w:spacing w:val="0"/>
        <w:w w:val="100"/>
        <w:sz w:val="24"/>
        <w:szCs w:val="24"/>
        <w:lang w:val="en-US" w:eastAsia="zh-TW" w:bidi="ar-SA"/>
      </w:rPr>
    </w:lvl>
    <w:lvl w:ilvl="2" w:tplc="A2320924">
      <w:start w:val="1"/>
      <w:numFmt w:val="decimal"/>
      <w:lvlText w:val="(%3)"/>
      <w:lvlJc w:val="left"/>
      <w:pPr>
        <w:ind w:left="1582" w:hanging="360"/>
      </w:pPr>
      <w:rPr>
        <w:rFonts w:ascii="Times New Roman" w:eastAsia="Times New Roman" w:hAnsi="Times New Roman" w:cs="Times New Roman" w:hint="default"/>
        <w:b w:val="0"/>
        <w:bCs w:val="0"/>
        <w:i w:val="0"/>
        <w:iCs w:val="0"/>
        <w:spacing w:val="0"/>
        <w:w w:val="100"/>
        <w:sz w:val="24"/>
        <w:szCs w:val="24"/>
        <w:lang w:val="en-US" w:eastAsia="zh-TW" w:bidi="ar-SA"/>
      </w:rPr>
    </w:lvl>
    <w:lvl w:ilvl="3" w:tplc="23A6D832">
      <w:numFmt w:val="bullet"/>
      <w:lvlText w:val="•"/>
      <w:lvlJc w:val="left"/>
      <w:pPr>
        <w:ind w:left="1580" w:hanging="360"/>
      </w:pPr>
      <w:rPr>
        <w:rFonts w:hint="default"/>
        <w:lang w:val="en-US" w:eastAsia="zh-TW" w:bidi="ar-SA"/>
      </w:rPr>
    </w:lvl>
    <w:lvl w:ilvl="4" w:tplc="B650A9FC">
      <w:numFmt w:val="bullet"/>
      <w:lvlText w:val="•"/>
      <w:lvlJc w:val="left"/>
      <w:pPr>
        <w:ind w:left="2646" w:hanging="360"/>
      </w:pPr>
      <w:rPr>
        <w:rFonts w:hint="default"/>
        <w:lang w:val="en-US" w:eastAsia="zh-TW" w:bidi="ar-SA"/>
      </w:rPr>
    </w:lvl>
    <w:lvl w:ilvl="5" w:tplc="B71052FE">
      <w:numFmt w:val="bullet"/>
      <w:lvlText w:val="•"/>
      <w:lvlJc w:val="left"/>
      <w:pPr>
        <w:ind w:left="3713" w:hanging="360"/>
      </w:pPr>
      <w:rPr>
        <w:rFonts w:hint="default"/>
        <w:lang w:val="en-US" w:eastAsia="zh-TW" w:bidi="ar-SA"/>
      </w:rPr>
    </w:lvl>
    <w:lvl w:ilvl="6" w:tplc="4D8A3050">
      <w:numFmt w:val="bullet"/>
      <w:lvlText w:val="•"/>
      <w:lvlJc w:val="left"/>
      <w:pPr>
        <w:ind w:left="4779" w:hanging="360"/>
      </w:pPr>
      <w:rPr>
        <w:rFonts w:hint="default"/>
        <w:lang w:val="en-US" w:eastAsia="zh-TW" w:bidi="ar-SA"/>
      </w:rPr>
    </w:lvl>
    <w:lvl w:ilvl="7" w:tplc="BA4C93E8">
      <w:numFmt w:val="bullet"/>
      <w:lvlText w:val="•"/>
      <w:lvlJc w:val="left"/>
      <w:pPr>
        <w:ind w:left="5846" w:hanging="360"/>
      </w:pPr>
      <w:rPr>
        <w:rFonts w:hint="default"/>
        <w:lang w:val="en-US" w:eastAsia="zh-TW" w:bidi="ar-SA"/>
      </w:rPr>
    </w:lvl>
    <w:lvl w:ilvl="8" w:tplc="98C081EE">
      <w:numFmt w:val="bullet"/>
      <w:lvlText w:val="•"/>
      <w:lvlJc w:val="left"/>
      <w:pPr>
        <w:ind w:left="6913" w:hanging="360"/>
      </w:pPr>
      <w:rPr>
        <w:rFonts w:hint="default"/>
        <w:lang w:val="en-US" w:eastAsia="zh-TW" w:bidi="ar-SA"/>
      </w:rPr>
    </w:lvl>
  </w:abstractNum>
  <w:abstractNum w:abstractNumId="2" w15:restartNumberingAfterBreak="0">
    <w:nsid w:val="456D31D2"/>
    <w:multiLevelType w:val="hybridMultilevel"/>
    <w:tmpl w:val="0310DAD2"/>
    <w:lvl w:ilvl="0" w:tplc="4E50CCBE">
      <w:start w:val="1"/>
      <w:numFmt w:val="decimal"/>
      <w:lvlText w:val="%1."/>
      <w:lvlJc w:val="left"/>
      <w:pPr>
        <w:ind w:left="1289" w:hanging="480"/>
      </w:pPr>
      <w:rPr>
        <w:rFonts w:ascii="Times New Roman" w:eastAsia="Times New Roman" w:hAnsi="Times New Roman" w:cs="Times New Roman" w:hint="default"/>
        <w:b w:val="0"/>
        <w:bCs w:val="0"/>
        <w:i w:val="0"/>
        <w:iCs w:val="0"/>
        <w:spacing w:val="0"/>
        <w:w w:val="100"/>
        <w:sz w:val="24"/>
        <w:szCs w:val="24"/>
        <w:lang w:val="en-US" w:eastAsia="zh-TW" w:bidi="ar-SA"/>
      </w:rPr>
    </w:lvl>
    <w:lvl w:ilvl="1" w:tplc="48787AF6">
      <w:numFmt w:val="bullet"/>
      <w:lvlText w:val="•"/>
      <w:lvlJc w:val="left"/>
      <w:pPr>
        <w:ind w:left="2056" w:hanging="480"/>
      </w:pPr>
      <w:rPr>
        <w:rFonts w:hint="default"/>
        <w:lang w:val="en-US" w:eastAsia="zh-TW" w:bidi="ar-SA"/>
      </w:rPr>
    </w:lvl>
    <w:lvl w:ilvl="2" w:tplc="BB6E1EF4">
      <w:numFmt w:val="bullet"/>
      <w:lvlText w:val="•"/>
      <w:lvlJc w:val="left"/>
      <w:pPr>
        <w:ind w:left="2833" w:hanging="480"/>
      </w:pPr>
      <w:rPr>
        <w:rFonts w:hint="default"/>
        <w:lang w:val="en-US" w:eastAsia="zh-TW" w:bidi="ar-SA"/>
      </w:rPr>
    </w:lvl>
    <w:lvl w:ilvl="3" w:tplc="D55A6156">
      <w:numFmt w:val="bullet"/>
      <w:lvlText w:val="•"/>
      <w:lvlJc w:val="left"/>
      <w:pPr>
        <w:ind w:left="3609" w:hanging="480"/>
      </w:pPr>
      <w:rPr>
        <w:rFonts w:hint="default"/>
        <w:lang w:val="en-US" w:eastAsia="zh-TW" w:bidi="ar-SA"/>
      </w:rPr>
    </w:lvl>
    <w:lvl w:ilvl="4" w:tplc="9166A196">
      <w:numFmt w:val="bullet"/>
      <w:lvlText w:val="•"/>
      <w:lvlJc w:val="left"/>
      <w:pPr>
        <w:ind w:left="4386" w:hanging="480"/>
      </w:pPr>
      <w:rPr>
        <w:rFonts w:hint="default"/>
        <w:lang w:val="en-US" w:eastAsia="zh-TW" w:bidi="ar-SA"/>
      </w:rPr>
    </w:lvl>
    <w:lvl w:ilvl="5" w:tplc="A4501462">
      <w:numFmt w:val="bullet"/>
      <w:lvlText w:val="•"/>
      <w:lvlJc w:val="left"/>
      <w:pPr>
        <w:ind w:left="5163" w:hanging="480"/>
      </w:pPr>
      <w:rPr>
        <w:rFonts w:hint="default"/>
        <w:lang w:val="en-US" w:eastAsia="zh-TW" w:bidi="ar-SA"/>
      </w:rPr>
    </w:lvl>
    <w:lvl w:ilvl="6" w:tplc="653AD478">
      <w:numFmt w:val="bullet"/>
      <w:lvlText w:val="•"/>
      <w:lvlJc w:val="left"/>
      <w:pPr>
        <w:ind w:left="5939" w:hanging="480"/>
      </w:pPr>
      <w:rPr>
        <w:rFonts w:hint="default"/>
        <w:lang w:val="en-US" w:eastAsia="zh-TW" w:bidi="ar-SA"/>
      </w:rPr>
    </w:lvl>
    <w:lvl w:ilvl="7" w:tplc="BDB68A92">
      <w:numFmt w:val="bullet"/>
      <w:lvlText w:val="•"/>
      <w:lvlJc w:val="left"/>
      <w:pPr>
        <w:ind w:left="6716" w:hanging="480"/>
      </w:pPr>
      <w:rPr>
        <w:rFonts w:hint="default"/>
        <w:lang w:val="en-US" w:eastAsia="zh-TW" w:bidi="ar-SA"/>
      </w:rPr>
    </w:lvl>
    <w:lvl w:ilvl="8" w:tplc="A2F61EF6">
      <w:numFmt w:val="bullet"/>
      <w:lvlText w:val="•"/>
      <w:lvlJc w:val="left"/>
      <w:pPr>
        <w:ind w:left="7493" w:hanging="480"/>
      </w:pPr>
      <w:rPr>
        <w:rFonts w:hint="default"/>
        <w:lang w:val="en-US" w:eastAsia="zh-TW" w:bidi="ar-SA"/>
      </w:rPr>
    </w:lvl>
  </w:abstractNum>
  <w:abstractNum w:abstractNumId="3" w15:restartNumberingAfterBreak="0">
    <w:nsid w:val="46515ACF"/>
    <w:multiLevelType w:val="hybridMultilevel"/>
    <w:tmpl w:val="03448D30"/>
    <w:lvl w:ilvl="0" w:tplc="05B2CECE">
      <w:start w:val="1"/>
      <w:numFmt w:val="decimal"/>
      <w:lvlText w:val="(%1)"/>
      <w:lvlJc w:val="left"/>
      <w:pPr>
        <w:ind w:left="1265" w:hanging="480"/>
      </w:pPr>
      <w:rPr>
        <w:rFonts w:ascii="Times New Roman" w:eastAsia="Times New Roman" w:hAnsi="Times New Roman" w:cs="Times New Roman" w:hint="default"/>
        <w:b w:val="0"/>
        <w:bCs w:val="0"/>
        <w:i w:val="0"/>
        <w:iCs w:val="0"/>
        <w:spacing w:val="0"/>
        <w:w w:val="100"/>
        <w:sz w:val="24"/>
        <w:szCs w:val="24"/>
        <w:lang w:val="en-US" w:eastAsia="zh-TW" w:bidi="ar-SA"/>
      </w:rPr>
    </w:lvl>
    <w:lvl w:ilvl="1" w:tplc="36A81D1C">
      <w:numFmt w:val="bullet"/>
      <w:lvlText w:val="•"/>
      <w:lvlJc w:val="left"/>
      <w:pPr>
        <w:ind w:left="2038" w:hanging="480"/>
      </w:pPr>
      <w:rPr>
        <w:rFonts w:hint="default"/>
        <w:lang w:val="en-US" w:eastAsia="zh-TW" w:bidi="ar-SA"/>
      </w:rPr>
    </w:lvl>
    <w:lvl w:ilvl="2" w:tplc="3C34FDEE">
      <w:numFmt w:val="bullet"/>
      <w:lvlText w:val="•"/>
      <w:lvlJc w:val="left"/>
      <w:pPr>
        <w:ind w:left="2817" w:hanging="480"/>
      </w:pPr>
      <w:rPr>
        <w:rFonts w:hint="default"/>
        <w:lang w:val="en-US" w:eastAsia="zh-TW" w:bidi="ar-SA"/>
      </w:rPr>
    </w:lvl>
    <w:lvl w:ilvl="3" w:tplc="45867D80">
      <w:numFmt w:val="bullet"/>
      <w:lvlText w:val="•"/>
      <w:lvlJc w:val="left"/>
      <w:pPr>
        <w:ind w:left="3595" w:hanging="480"/>
      </w:pPr>
      <w:rPr>
        <w:rFonts w:hint="default"/>
        <w:lang w:val="en-US" w:eastAsia="zh-TW" w:bidi="ar-SA"/>
      </w:rPr>
    </w:lvl>
    <w:lvl w:ilvl="4" w:tplc="360E2FB8">
      <w:numFmt w:val="bullet"/>
      <w:lvlText w:val="•"/>
      <w:lvlJc w:val="left"/>
      <w:pPr>
        <w:ind w:left="4374" w:hanging="480"/>
      </w:pPr>
      <w:rPr>
        <w:rFonts w:hint="default"/>
        <w:lang w:val="en-US" w:eastAsia="zh-TW" w:bidi="ar-SA"/>
      </w:rPr>
    </w:lvl>
    <w:lvl w:ilvl="5" w:tplc="36C21FA4">
      <w:numFmt w:val="bullet"/>
      <w:lvlText w:val="•"/>
      <w:lvlJc w:val="left"/>
      <w:pPr>
        <w:ind w:left="5153" w:hanging="480"/>
      </w:pPr>
      <w:rPr>
        <w:rFonts w:hint="default"/>
        <w:lang w:val="en-US" w:eastAsia="zh-TW" w:bidi="ar-SA"/>
      </w:rPr>
    </w:lvl>
    <w:lvl w:ilvl="6" w:tplc="4508D42C">
      <w:numFmt w:val="bullet"/>
      <w:lvlText w:val="•"/>
      <w:lvlJc w:val="left"/>
      <w:pPr>
        <w:ind w:left="5931" w:hanging="480"/>
      </w:pPr>
      <w:rPr>
        <w:rFonts w:hint="default"/>
        <w:lang w:val="en-US" w:eastAsia="zh-TW" w:bidi="ar-SA"/>
      </w:rPr>
    </w:lvl>
    <w:lvl w:ilvl="7" w:tplc="26E2F4DE">
      <w:numFmt w:val="bullet"/>
      <w:lvlText w:val="•"/>
      <w:lvlJc w:val="left"/>
      <w:pPr>
        <w:ind w:left="6710" w:hanging="480"/>
      </w:pPr>
      <w:rPr>
        <w:rFonts w:hint="default"/>
        <w:lang w:val="en-US" w:eastAsia="zh-TW" w:bidi="ar-SA"/>
      </w:rPr>
    </w:lvl>
    <w:lvl w:ilvl="8" w:tplc="7444ED7A">
      <w:numFmt w:val="bullet"/>
      <w:lvlText w:val="•"/>
      <w:lvlJc w:val="left"/>
      <w:pPr>
        <w:ind w:left="7489" w:hanging="480"/>
      </w:pPr>
      <w:rPr>
        <w:rFonts w:hint="default"/>
        <w:lang w:val="en-US" w:eastAsia="zh-TW" w:bidi="ar-SA"/>
      </w:rPr>
    </w:lvl>
  </w:abstractNum>
  <w:abstractNum w:abstractNumId="4" w15:restartNumberingAfterBreak="0">
    <w:nsid w:val="65387306"/>
    <w:multiLevelType w:val="hybridMultilevel"/>
    <w:tmpl w:val="FA08B2BE"/>
    <w:lvl w:ilvl="0" w:tplc="BC767F8C">
      <w:start w:val="1"/>
      <w:numFmt w:val="decimal"/>
      <w:lvlText w:val="%1."/>
      <w:lvlJc w:val="left"/>
      <w:pPr>
        <w:ind w:left="1212" w:hanging="480"/>
      </w:pPr>
      <w:rPr>
        <w:rFonts w:ascii="Times New Roman" w:eastAsia="Times New Roman" w:hAnsi="Times New Roman" w:cs="Times New Roman" w:hint="default"/>
        <w:b w:val="0"/>
        <w:bCs w:val="0"/>
        <w:i w:val="0"/>
        <w:iCs w:val="0"/>
        <w:spacing w:val="0"/>
        <w:w w:val="100"/>
        <w:sz w:val="24"/>
        <w:szCs w:val="24"/>
        <w:lang w:val="en-US" w:eastAsia="zh-TW" w:bidi="ar-SA"/>
      </w:rPr>
    </w:lvl>
    <w:lvl w:ilvl="1" w:tplc="7F486C52">
      <w:numFmt w:val="bullet"/>
      <w:lvlText w:val="•"/>
      <w:lvlJc w:val="left"/>
      <w:pPr>
        <w:ind w:left="2002" w:hanging="480"/>
      </w:pPr>
      <w:rPr>
        <w:rFonts w:hint="default"/>
        <w:lang w:val="en-US" w:eastAsia="zh-TW" w:bidi="ar-SA"/>
      </w:rPr>
    </w:lvl>
    <w:lvl w:ilvl="2" w:tplc="FB302110">
      <w:numFmt w:val="bullet"/>
      <w:lvlText w:val="•"/>
      <w:lvlJc w:val="left"/>
      <w:pPr>
        <w:ind w:left="2785" w:hanging="480"/>
      </w:pPr>
      <w:rPr>
        <w:rFonts w:hint="default"/>
        <w:lang w:val="en-US" w:eastAsia="zh-TW" w:bidi="ar-SA"/>
      </w:rPr>
    </w:lvl>
    <w:lvl w:ilvl="3" w:tplc="D11CD010">
      <w:numFmt w:val="bullet"/>
      <w:lvlText w:val="•"/>
      <w:lvlJc w:val="left"/>
      <w:pPr>
        <w:ind w:left="3567" w:hanging="480"/>
      </w:pPr>
      <w:rPr>
        <w:rFonts w:hint="default"/>
        <w:lang w:val="en-US" w:eastAsia="zh-TW" w:bidi="ar-SA"/>
      </w:rPr>
    </w:lvl>
    <w:lvl w:ilvl="4" w:tplc="B36A56F2">
      <w:numFmt w:val="bullet"/>
      <w:lvlText w:val="•"/>
      <w:lvlJc w:val="left"/>
      <w:pPr>
        <w:ind w:left="4350" w:hanging="480"/>
      </w:pPr>
      <w:rPr>
        <w:rFonts w:hint="default"/>
        <w:lang w:val="en-US" w:eastAsia="zh-TW" w:bidi="ar-SA"/>
      </w:rPr>
    </w:lvl>
    <w:lvl w:ilvl="5" w:tplc="DAF0AA44">
      <w:numFmt w:val="bullet"/>
      <w:lvlText w:val="•"/>
      <w:lvlJc w:val="left"/>
      <w:pPr>
        <w:ind w:left="5133" w:hanging="480"/>
      </w:pPr>
      <w:rPr>
        <w:rFonts w:hint="default"/>
        <w:lang w:val="en-US" w:eastAsia="zh-TW" w:bidi="ar-SA"/>
      </w:rPr>
    </w:lvl>
    <w:lvl w:ilvl="6" w:tplc="86F03AB4">
      <w:numFmt w:val="bullet"/>
      <w:lvlText w:val="•"/>
      <w:lvlJc w:val="left"/>
      <w:pPr>
        <w:ind w:left="5915" w:hanging="480"/>
      </w:pPr>
      <w:rPr>
        <w:rFonts w:hint="default"/>
        <w:lang w:val="en-US" w:eastAsia="zh-TW" w:bidi="ar-SA"/>
      </w:rPr>
    </w:lvl>
    <w:lvl w:ilvl="7" w:tplc="8A48707A">
      <w:numFmt w:val="bullet"/>
      <w:lvlText w:val="•"/>
      <w:lvlJc w:val="left"/>
      <w:pPr>
        <w:ind w:left="6698" w:hanging="480"/>
      </w:pPr>
      <w:rPr>
        <w:rFonts w:hint="default"/>
        <w:lang w:val="en-US" w:eastAsia="zh-TW" w:bidi="ar-SA"/>
      </w:rPr>
    </w:lvl>
    <w:lvl w:ilvl="8" w:tplc="55283842">
      <w:numFmt w:val="bullet"/>
      <w:lvlText w:val="•"/>
      <w:lvlJc w:val="left"/>
      <w:pPr>
        <w:ind w:left="7481" w:hanging="480"/>
      </w:pPr>
      <w:rPr>
        <w:rFonts w:hint="default"/>
        <w:lang w:val="en-US" w:eastAsia="zh-TW" w:bidi="ar-SA"/>
      </w:rPr>
    </w:lvl>
  </w:abstractNum>
  <w:abstractNum w:abstractNumId="5" w15:restartNumberingAfterBreak="0">
    <w:nsid w:val="65610184"/>
    <w:multiLevelType w:val="hybridMultilevel"/>
    <w:tmpl w:val="8334CD74"/>
    <w:lvl w:ilvl="0" w:tplc="82A2F02A">
      <w:start w:val="1"/>
      <w:numFmt w:val="decimal"/>
      <w:lvlText w:val="%1."/>
      <w:lvlJc w:val="left"/>
      <w:pPr>
        <w:ind w:left="1145" w:hanging="360"/>
      </w:pPr>
      <w:rPr>
        <w:rFonts w:ascii="Times New Roman" w:eastAsia="Times New Roman" w:hAnsi="Times New Roman" w:cs="Times New Roman" w:hint="default"/>
        <w:b w:val="0"/>
        <w:bCs w:val="0"/>
        <w:i w:val="0"/>
        <w:iCs w:val="0"/>
        <w:spacing w:val="0"/>
        <w:w w:val="100"/>
        <w:sz w:val="24"/>
        <w:szCs w:val="24"/>
        <w:lang w:val="en-US" w:eastAsia="zh-TW" w:bidi="ar-SA"/>
      </w:rPr>
    </w:lvl>
    <w:lvl w:ilvl="1" w:tplc="3FA62EFA">
      <w:numFmt w:val="bullet"/>
      <w:lvlText w:val="•"/>
      <w:lvlJc w:val="left"/>
      <w:pPr>
        <w:ind w:left="1930" w:hanging="360"/>
      </w:pPr>
      <w:rPr>
        <w:rFonts w:hint="default"/>
        <w:lang w:val="en-US" w:eastAsia="zh-TW" w:bidi="ar-SA"/>
      </w:rPr>
    </w:lvl>
    <w:lvl w:ilvl="2" w:tplc="7492668E">
      <w:numFmt w:val="bullet"/>
      <w:lvlText w:val="•"/>
      <w:lvlJc w:val="left"/>
      <w:pPr>
        <w:ind w:left="2721" w:hanging="360"/>
      </w:pPr>
      <w:rPr>
        <w:rFonts w:hint="default"/>
        <w:lang w:val="en-US" w:eastAsia="zh-TW" w:bidi="ar-SA"/>
      </w:rPr>
    </w:lvl>
    <w:lvl w:ilvl="3" w:tplc="C44892E6">
      <w:numFmt w:val="bullet"/>
      <w:lvlText w:val="•"/>
      <w:lvlJc w:val="left"/>
      <w:pPr>
        <w:ind w:left="3511" w:hanging="360"/>
      </w:pPr>
      <w:rPr>
        <w:rFonts w:hint="default"/>
        <w:lang w:val="en-US" w:eastAsia="zh-TW" w:bidi="ar-SA"/>
      </w:rPr>
    </w:lvl>
    <w:lvl w:ilvl="4" w:tplc="17742CD2">
      <w:numFmt w:val="bullet"/>
      <w:lvlText w:val="•"/>
      <w:lvlJc w:val="left"/>
      <w:pPr>
        <w:ind w:left="4302" w:hanging="360"/>
      </w:pPr>
      <w:rPr>
        <w:rFonts w:hint="default"/>
        <w:lang w:val="en-US" w:eastAsia="zh-TW" w:bidi="ar-SA"/>
      </w:rPr>
    </w:lvl>
    <w:lvl w:ilvl="5" w:tplc="E6D64298">
      <w:numFmt w:val="bullet"/>
      <w:lvlText w:val="•"/>
      <w:lvlJc w:val="left"/>
      <w:pPr>
        <w:ind w:left="5093" w:hanging="360"/>
      </w:pPr>
      <w:rPr>
        <w:rFonts w:hint="default"/>
        <w:lang w:val="en-US" w:eastAsia="zh-TW" w:bidi="ar-SA"/>
      </w:rPr>
    </w:lvl>
    <w:lvl w:ilvl="6" w:tplc="1EE21676">
      <w:numFmt w:val="bullet"/>
      <w:lvlText w:val="•"/>
      <w:lvlJc w:val="left"/>
      <w:pPr>
        <w:ind w:left="5883" w:hanging="360"/>
      </w:pPr>
      <w:rPr>
        <w:rFonts w:hint="default"/>
        <w:lang w:val="en-US" w:eastAsia="zh-TW" w:bidi="ar-SA"/>
      </w:rPr>
    </w:lvl>
    <w:lvl w:ilvl="7" w:tplc="0C28AE42">
      <w:numFmt w:val="bullet"/>
      <w:lvlText w:val="•"/>
      <w:lvlJc w:val="left"/>
      <w:pPr>
        <w:ind w:left="6674" w:hanging="360"/>
      </w:pPr>
      <w:rPr>
        <w:rFonts w:hint="default"/>
        <w:lang w:val="en-US" w:eastAsia="zh-TW" w:bidi="ar-SA"/>
      </w:rPr>
    </w:lvl>
    <w:lvl w:ilvl="8" w:tplc="AFE6827A">
      <w:numFmt w:val="bullet"/>
      <w:lvlText w:val="•"/>
      <w:lvlJc w:val="left"/>
      <w:pPr>
        <w:ind w:left="7465" w:hanging="360"/>
      </w:pPr>
      <w:rPr>
        <w:rFonts w:hint="default"/>
        <w:lang w:val="en-US" w:eastAsia="zh-TW" w:bidi="ar-SA"/>
      </w:rPr>
    </w:lvl>
  </w:abstractNum>
  <w:abstractNum w:abstractNumId="6" w15:restartNumberingAfterBreak="0">
    <w:nsid w:val="660A5A42"/>
    <w:multiLevelType w:val="hybridMultilevel"/>
    <w:tmpl w:val="D15076BC"/>
    <w:lvl w:ilvl="0" w:tplc="67FCCBB0">
      <w:start w:val="1"/>
      <w:numFmt w:val="decimal"/>
      <w:lvlText w:val="%1."/>
      <w:lvlJc w:val="left"/>
      <w:pPr>
        <w:ind w:left="1248" w:hanging="480"/>
      </w:pPr>
      <w:rPr>
        <w:rFonts w:ascii="Times New Roman" w:eastAsia="Times New Roman" w:hAnsi="Times New Roman" w:cs="Times New Roman" w:hint="default"/>
        <w:b w:val="0"/>
        <w:bCs w:val="0"/>
        <w:i w:val="0"/>
        <w:iCs w:val="0"/>
        <w:spacing w:val="0"/>
        <w:w w:val="100"/>
        <w:sz w:val="24"/>
        <w:szCs w:val="24"/>
        <w:lang w:val="en-US" w:eastAsia="zh-TW" w:bidi="ar-SA"/>
      </w:rPr>
    </w:lvl>
    <w:lvl w:ilvl="1" w:tplc="AF4CA404">
      <w:numFmt w:val="bullet"/>
      <w:lvlText w:val="•"/>
      <w:lvlJc w:val="left"/>
      <w:pPr>
        <w:ind w:left="2020" w:hanging="480"/>
      </w:pPr>
      <w:rPr>
        <w:rFonts w:hint="default"/>
        <w:lang w:val="en-US" w:eastAsia="zh-TW" w:bidi="ar-SA"/>
      </w:rPr>
    </w:lvl>
    <w:lvl w:ilvl="2" w:tplc="9D7AFB48">
      <w:numFmt w:val="bullet"/>
      <w:lvlText w:val="•"/>
      <w:lvlJc w:val="left"/>
      <w:pPr>
        <w:ind w:left="2801" w:hanging="480"/>
      </w:pPr>
      <w:rPr>
        <w:rFonts w:hint="default"/>
        <w:lang w:val="en-US" w:eastAsia="zh-TW" w:bidi="ar-SA"/>
      </w:rPr>
    </w:lvl>
    <w:lvl w:ilvl="3" w:tplc="A094DE3C">
      <w:numFmt w:val="bullet"/>
      <w:lvlText w:val="•"/>
      <w:lvlJc w:val="left"/>
      <w:pPr>
        <w:ind w:left="3581" w:hanging="480"/>
      </w:pPr>
      <w:rPr>
        <w:rFonts w:hint="default"/>
        <w:lang w:val="en-US" w:eastAsia="zh-TW" w:bidi="ar-SA"/>
      </w:rPr>
    </w:lvl>
    <w:lvl w:ilvl="4" w:tplc="618A7F1C">
      <w:numFmt w:val="bullet"/>
      <w:lvlText w:val="•"/>
      <w:lvlJc w:val="left"/>
      <w:pPr>
        <w:ind w:left="4362" w:hanging="480"/>
      </w:pPr>
      <w:rPr>
        <w:rFonts w:hint="default"/>
        <w:lang w:val="en-US" w:eastAsia="zh-TW" w:bidi="ar-SA"/>
      </w:rPr>
    </w:lvl>
    <w:lvl w:ilvl="5" w:tplc="BCC8C2D2">
      <w:numFmt w:val="bullet"/>
      <w:lvlText w:val="•"/>
      <w:lvlJc w:val="left"/>
      <w:pPr>
        <w:ind w:left="5143" w:hanging="480"/>
      </w:pPr>
      <w:rPr>
        <w:rFonts w:hint="default"/>
        <w:lang w:val="en-US" w:eastAsia="zh-TW" w:bidi="ar-SA"/>
      </w:rPr>
    </w:lvl>
    <w:lvl w:ilvl="6" w:tplc="73E8147C">
      <w:numFmt w:val="bullet"/>
      <w:lvlText w:val="•"/>
      <w:lvlJc w:val="left"/>
      <w:pPr>
        <w:ind w:left="5923" w:hanging="480"/>
      </w:pPr>
      <w:rPr>
        <w:rFonts w:hint="default"/>
        <w:lang w:val="en-US" w:eastAsia="zh-TW" w:bidi="ar-SA"/>
      </w:rPr>
    </w:lvl>
    <w:lvl w:ilvl="7" w:tplc="40D6B48E">
      <w:numFmt w:val="bullet"/>
      <w:lvlText w:val="•"/>
      <w:lvlJc w:val="left"/>
      <w:pPr>
        <w:ind w:left="6704" w:hanging="480"/>
      </w:pPr>
      <w:rPr>
        <w:rFonts w:hint="default"/>
        <w:lang w:val="en-US" w:eastAsia="zh-TW" w:bidi="ar-SA"/>
      </w:rPr>
    </w:lvl>
    <w:lvl w:ilvl="8" w:tplc="4D3A0C18">
      <w:numFmt w:val="bullet"/>
      <w:lvlText w:val="•"/>
      <w:lvlJc w:val="left"/>
      <w:pPr>
        <w:ind w:left="7485" w:hanging="480"/>
      </w:pPr>
      <w:rPr>
        <w:rFonts w:hint="default"/>
        <w:lang w:val="en-US" w:eastAsia="zh-TW" w:bidi="ar-SA"/>
      </w:rPr>
    </w:lvl>
  </w:abstractNum>
  <w:abstractNum w:abstractNumId="7" w15:restartNumberingAfterBreak="0">
    <w:nsid w:val="71FB7475"/>
    <w:multiLevelType w:val="hybridMultilevel"/>
    <w:tmpl w:val="E9224284"/>
    <w:lvl w:ilvl="0" w:tplc="2D08DCC2">
      <w:start w:val="1"/>
      <w:numFmt w:val="decimal"/>
      <w:lvlText w:val="[%1]"/>
      <w:lvlJc w:val="left"/>
      <w:pPr>
        <w:ind w:left="785" w:hanging="480"/>
      </w:pPr>
      <w:rPr>
        <w:rFonts w:ascii="Times New Roman" w:eastAsia="Times New Roman" w:hAnsi="Times New Roman" w:cs="Times New Roman" w:hint="default"/>
        <w:b w:val="0"/>
        <w:bCs w:val="0"/>
        <w:i w:val="0"/>
        <w:iCs w:val="0"/>
        <w:spacing w:val="0"/>
        <w:w w:val="100"/>
        <w:sz w:val="24"/>
        <w:szCs w:val="24"/>
        <w:lang w:val="en-US" w:eastAsia="zh-TW" w:bidi="ar-SA"/>
      </w:rPr>
    </w:lvl>
    <w:lvl w:ilvl="1" w:tplc="AA7855BA">
      <w:numFmt w:val="bullet"/>
      <w:lvlText w:val="•"/>
      <w:lvlJc w:val="left"/>
      <w:pPr>
        <w:ind w:left="1606" w:hanging="480"/>
      </w:pPr>
      <w:rPr>
        <w:rFonts w:hint="default"/>
        <w:lang w:val="en-US" w:eastAsia="zh-TW" w:bidi="ar-SA"/>
      </w:rPr>
    </w:lvl>
    <w:lvl w:ilvl="2" w:tplc="147A07B4">
      <w:numFmt w:val="bullet"/>
      <w:lvlText w:val="•"/>
      <w:lvlJc w:val="left"/>
      <w:pPr>
        <w:ind w:left="2433" w:hanging="480"/>
      </w:pPr>
      <w:rPr>
        <w:rFonts w:hint="default"/>
        <w:lang w:val="en-US" w:eastAsia="zh-TW" w:bidi="ar-SA"/>
      </w:rPr>
    </w:lvl>
    <w:lvl w:ilvl="3" w:tplc="F4923C02">
      <w:numFmt w:val="bullet"/>
      <w:lvlText w:val="•"/>
      <w:lvlJc w:val="left"/>
      <w:pPr>
        <w:ind w:left="3259" w:hanging="480"/>
      </w:pPr>
      <w:rPr>
        <w:rFonts w:hint="default"/>
        <w:lang w:val="en-US" w:eastAsia="zh-TW" w:bidi="ar-SA"/>
      </w:rPr>
    </w:lvl>
    <w:lvl w:ilvl="4" w:tplc="8B68A786">
      <w:numFmt w:val="bullet"/>
      <w:lvlText w:val="•"/>
      <w:lvlJc w:val="left"/>
      <w:pPr>
        <w:ind w:left="4086" w:hanging="480"/>
      </w:pPr>
      <w:rPr>
        <w:rFonts w:hint="default"/>
        <w:lang w:val="en-US" w:eastAsia="zh-TW" w:bidi="ar-SA"/>
      </w:rPr>
    </w:lvl>
    <w:lvl w:ilvl="5" w:tplc="3BAEE37E">
      <w:numFmt w:val="bullet"/>
      <w:lvlText w:val="•"/>
      <w:lvlJc w:val="left"/>
      <w:pPr>
        <w:ind w:left="4913" w:hanging="480"/>
      </w:pPr>
      <w:rPr>
        <w:rFonts w:hint="default"/>
        <w:lang w:val="en-US" w:eastAsia="zh-TW" w:bidi="ar-SA"/>
      </w:rPr>
    </w:lvl>
    <w:lvl w:ilvl="6" w:tplc="0E54F936">
      <w:numFmt w:val="bullet"/>
      <w:lvlText w:val="•"/>
      <w:lvlJc w:val="left"/>
      <w:pPr>
        <w:ind w:left="5739" w:hanging="480"/>
      </w:pPr>
      <w:rPr>
        <w:rFonts w:hint="default"/>
        <w:lang w:val="en-US" w:eastAsia="zh-TW" w:bidi="ar-SA"/>
      </w:rPr>
    </w:lvl>
    <w:lvl w:ilvl="7" w:tplc="33489A9A">
      <w:numFmt w:val="bullet"/>
      <w:lvlText w:val="•"/>
      <w:lvlJc w:val="left"/>
      <w:pPr>
        <w:ind w:left="6566" w:hanging="480"/>
      </w:pPr>
      <w:rPr>
        <w:rFonts w:hint="default"/>
        <w:lang w:val="en-US" w:eastAsia="zh-TW" w:bidi="ar-SA"/>
      </w:rPr>
    </w:lvl>
    <w:lvl w:ilvl="8" w:tplc="A860F63E">
      <w:numFmt w:val="bullet"/>
      <w:lvlText w:val="•"/>
      <w:lvlJc w:val="left"/>
      <w:pPr>
        <w:ind w:left="7393" w:hanging="480"/>
      </w:pPr>
      <w:rPr>
        <w:rFonts w:hint="default"/>
        <w:lang w:val="en-US" w:eastAsia="zh-TW" w:bidi="ar-SA"/>
      </w:rPr>
    </w:lvl>
  </w:abstractNum>
  <w:abstractNum w:abstractNumId="8" w15:restartNumberingAfterBreak="0">
    <w:nsid w:val="7757045D"/>
    <w:multiLevelType w:val="hybridMultilevel"/>
    <w:tmpl w:val="3C76E2AC"/>
    <w:lvl w:ilvl="0" w:tplc="705E440C">
      <w:start w:val="1"/>
      <w:numFmt w:val="decimal"/>
      <w:lvlText w:val="%1."/>
      <w:lvlJc w:val="left"/>
      <w:pPr>
        <w:ind w:left="1022" w:hanging="236"/>
      </w:pPr>
      <w:rPr>
        <w:rFonts w:ascii="Times New Roman" w:eastAsia="Times New Roman" w:hAnsi="Times New Roman" w:cs="Times New Roman" w:hint="default"/>
        <w:b w:val="0"/>
        <w:bCs w:val="0"/>
        <w:i w:val="0"/>
        <w:iCs w:val="0"/>
        <w:spacing w:val="0"/>
        <w:w w:val="100"/>
        <w:sz w:val="24"/>
        <w:szCs w:val="24"/>
        <w:lang w:val="en-US" w:eastAsia="zh-TW" w:bidi="ar-SA"/>
      </w:rPr>
    </w:lvl>
    <w:lvl w:ilvl="1" w:tplc="0B9A7348">
      <w:numFmt w:val="bullet"/>
      <w:lvlText w:val="•"/>
      <w:lvlJc w:val="left"/>
      <w:pPr>
        <w:ind w:left="1822" w:hanging="236"/>
      </w:pPr>
      <w:rPr>
        <w:rFonts w:hint="default"/>
        <w:lang w:val="en-US" w:eastAsia="zh-TW" w:bidi="ar-SA"/>
      </w:rPr>
    </w:lvl>
    <w:lvl w:ilvl="2" w:tplc="1EC6E7BE">
      <w:numFmt w:val="bullet"/>
      <w:lvlText w:val="•"/>
      <w:lvlJc w:val="left"/>
      <w:pPr>
        <w:ind w:left="2625" w:hanging="236"/>
      </w:pPr>
      <w:rPr>
        <w:rFonts w:hint="default"/>
        <w:lang w:val="en-US" w:eastAsia="zh-TW" w:bidi="ar-SA"/>
      </w:rPr>
    </w:lvl>
    <w:lvl w:ilvl="3" w:tplc="0770B6F4">
      <w:numFmt w:val="bullet"/>
      <w:lvlText w:val="•"/>
      <w:lvlJc w:val="left"/>
      <w:pPr>
        <w:ind w:left="3427" w:hanging="236"/>
      </w:pPr>
      <w:rPr>
        <w:rFonts w:hint="default"/>
        <w:lang w:val="en-US" w:eastAsia="zh-TW" w:bidi="ar-SA"/>
      </w:rPr>
    </w:lvl>
    <w:lvl w:ilvl="4" w:tplc="4BF41DB0">
      <w:numFmt w:val="bullet"/>
      <w:lvlText w:val="•"/>
      <w:lvlJc w:val="left"/>
      <w:pPr>
        <w:ind w:left="4230" w:hanging="236"/>
      </w:pPr>
      <w:rPr>
        <w:rFonts w:hint="default"/>
        <w:lang w:val="en-US" w:eastAsia="zh-TW" w:bidi="ar-SA"/>
      </w:rPr>
    </w:lvl>
    <w:lvl w:ilvl="5" w:tplc="4B268292">
      <w:numFmt w:val="bullet"/>
      <w:lvlText w:val="•"/>
      <w:lvlJc w:val="left"/>
      <w:pPr>
        <w:ind w:left="5033" w:hanging="236"/>
      </w:pPr>
      <w:rPr>
        <w:rFonts w:hint="default"/>
        <w:lang w:val="en-US" w:eastAsia="zh-TW" w:bidi="ar-SA"/>
      </w:rPr>
    </w:lvl>
    <w:lvl w:ilvl="6" w:tplc="9A7E722E">
      <w:numFmt w:val="bullet"/>
      <w:lvlText w:val="•"/>
      <w:lvlJc w:val="left"/>
      <w:pPr>
        <w:ind w:left="5835" w:hanging="236"/>
      </w:pPr>
      <w:rPr>
        <w:rFonts w:hint="default"/>
        <w:lang w:val="en-US" w:eastAsia="zh-TW" w:bidi="ar-SA"/>
      </w:rPr>
    </w:lvl>
    <w:lvl w:ilvl="7" w:tplc="D32A8EE8">
      <w:numFmt w:val="bullet"/>
      <w:lvlText w:val="•"/>
      <w:lvlJc w:val="left"/>
      <w:pPr>
        <w:ind w:left="6638" w:hanging="236"/>
      </w:pPr>
      <w:rPr>
        <w:rFonts w:hint="default"/>
        <w:lang w:val="en-US" w:eastAsia="zh-TW" w:bidi="ar-SA"/>
      </w:rPr>
    </w:lvl>
    <w:lvl w:ilvl="8" w:tplc="EA705ABC">
      <w:numFmt w:val="bullet"/>
      <w:lvlText w:val="•"/>
      <w:lvlJc w:val="left"/>
      <w:pPr>
        <w:ind w:left="7441" w:hanging="236"/>
      </w:pPr>
      <w:rPr>
        <w:rFonts w:hint="default"/>
        <w:lang w:val="en-US" w:eastAsia="zh-TW" w:bidi="ar-SA"/>
      </w:rPr>
    </w:lvl>
  </w:abstractNum>
  <w:num w:numId="1" w16cid:durableId="1357151198">
    <w:abstractNumId w:val="2"/>
  </w:num>
  <w:num w:numId="2" w16cid:durableId="1368797124">
    <w:abstractNumId w:val="7"/>
  </w:num>
  <w:num w:numId="3" w16cid:durableId="167447883">
    <w:abstractNumId w:val="3"/>
  </w:num>
  <w:num w:numId="4" w16cid:durableId="1978995089">
    <w:abstractNumId w:val="1"/>
  </w:num>
  <w:num w:numId="5" w16cid:durableId="1216700920">
    <w:abstractNumId w:val="5"/>
  </w:num>
  <w:num w:numId="6" w16cid:durableId="1395934874">
    <w:abstractNumId w:val="6"/>
  </w:num>
  <w:num w:numId="7" w16cid:durableId="1174151778">
    <w:abstractNumId w:val="0"/>
  </w:num>
  <w:num w:numId="8" w16cid:durableId="2008360165">
    <w:abstractNumId w:val="4"/>
  </w:num>
  <w:num w:numId="9" w16cid:durableId="9722516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洪名臻">
    <w15:presenceInfo w15:providerId="AD" w15:userId="S::u10816002@ms.utaipei.edu.tw::53547728-5928-45e1-ab6b-6d5f534849e8"/>
  </w15:person>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trackRevision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CB2FF0"/>
    <w:rsid w:val="000D637E"/>
    <w:rsid w:val="001D24AA"/>
    <w:rsid w:val="004C2543"/>
    <w:rsid w:val="00524F6A"/>
    <w:rsid w:val="005D40D0"/>
    <w:rsid w:val="007A53D1"/>
    <w:rsid w:val="007A5E2A"/>
    <w:rsid w:val="007B2961"/>
    <w:rsid w:val="0083180D"/>
    <w:rsid w:val="008D58F5"/>
    <w:rsid w:val="00991AE8"/>
    <w:rsid w:val="009B0237"/>
    <w:rsid w:val="00AC2E81"/>
    <w:rsid w:val="00AD4C47"/>
    <w:rsid w:val="00C96129"/>
    <w:rsid w:val="00CB2FF0"/>
    <w:rsid w:val="00FF47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B6655"/>
  <w15:docId w15:val="{0897ED55-248B-41F0-A453-E8476C021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eastAsia="zh-TW"/>
    </w:rPr>
  </w:style>
  <w:style w:type="paragraph" w:styleId="1">
    <w:name w:val="heading 1"/>
    <w:basedOn w:val="a"/>
    <w:uiPriority w:val="9"/>
    <w:qFormat/>
    <w:pPr>
      <w:spacing w:before="56"/>
      <w:ind w:left="65"/>
      <w:jc w:val="center"/>
      <w:outlineLvl w:val="0"/>
    </w:pPr>
    <w:rPr>
      <w:b/>
      <w:bCs/>
      <w:sz w:val="36"/>
      <w:szCs w:val="36"/>
    </w:rPr>
  </w:style>
  <w:style w:type="paragraph" w:styleId="2">
    <w:name w:val="heading 2"/>
    <w:basedOn w:val="a"/>
    <w:uiPriority w:val="9"/>
    <w:unhideWhenUsed/>
    <w:qFormat/>
    <w:pPr>
      <w:spacing w:before="331"/>
      <w:ind w:left="305"/>
      <w:outlineLvl w:val="1"/>
    </w:pPr>
    <w:rPr>
      <w:b/>
      <w:bCs/>
      <w:sz w:val="32"/>
      <w:szCs w:val="32"/>
    </w:rPr>
  </w:style>
  <w:style w:type="paragraph" w:styleId="3">
    <w:name w:val="heading 3"/>
    <w:basedOn w:val="a"/>
    <w:uiPriority w:val="9"/>
    <w:unhideWhenUsed/>
    <w:qFormat/>
    <w:pPr>
      <w:spacing w:before="123"/>
      <w:ind w:left="305"/>
      <w:outlineLvl w:val="2"/>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73"/>
      <w:ind w:left="305"/>
    </w:pPr>
    <w:rPr>
      <w:sz w:val="24"/>
      <w:szCs w:val="24"/>
    </w:rPr>
  </w:style>
  <w:style w:type="paragraph" w:styleId="20">
    <w:name w:val="toc 2"/>
    <w:basedOn w:val="a"/>
    <w:uiPriority w:val="1"/>
    <w:qFormat/>
    <w:pPr>
      <w:spacing w:before="264"/>
      <w:ind w:left="785"/>
    </w:pPr>
    <w:rPr>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785" w:hanging="480"/>
      <w:jc w:val="both"/>
    </w:pPr>
  </w:style>
  <w:style w:type="paragraph" w:customStyle="1" w:styleId="TableParagraph">
    <w:name w:val="Table Paragraph"/>
    <w:basedOn w:val="a"/>
    <w:uiPriority w:val="1"/>
    <w:qFormat/>
    <w:pPr>
      <w:spacing w:before="131"/>
      <w:ind w:left="107"/>
    </w:pPr>
  </w:style>
  <w:style w:type="paragraph" w:styleId="a5">
    <w:name w:val="Revision"/>
    <w:hidden/>
    <w:uiPriority w:val="99"/>
    <w:semiHidden/>
    <w:rsid w:val="00C96129"/>
    <w:pPr>
      <w:widowControl/>
      <w:autoSpaceDE/>
      <w:autoSpaceDN/>
    </w:pPr>
    <w:rPr>
      <w:rFonts w:ascii="Times New Roman" w:eastAsia="Times New Roman" w:hAnsi="Times New Roman" w:cs="Times New Roman"/>
      <w:lang w:eastAsia="zh-TW"/>
    </w:rPr>
  </w:style>
  <w:style w:type="character" w:styleId="a6">
    <w:name w:val="Hyperlink"/>
    <w:basedOn w:val="a0"/>
    <w:uiPriority w:val="99"/>
    <w:unhideWhenUsed/>
    <w:rsid w:val="00991AE8"/>
    <w:rPr>
      <w:color w:val="0000FF" w:themeColor="hyperlink"/>
      <w:u w:val="single"/>
    </w:rPr>
  </w:style>
  <w:style w:type="character" w:styleId="a7">
    <w:name w:val="Unresolved Mention"/>
    <w:basedOn w:val="a0"/>
    <w:uiPriority w:val="99"/>
    <w:semiHidden/>
    <w:unhideWhenUsed/>
    <w:rsid w:val="00991AE8"/>
    <w:rPr>
      <w:color w:val="605E5C"/>
      <w:shd w:val="clear" w:color="auto" w:fill="E1DFDD"/>
    </w:rPr>
  </w:style>
  <w:style w:type="character" w:styleId="a8">
    <w:name w:val="annotation reference"/>
    <w:basedOn w:val="a0"/>
    <w:uiPriority w:val="99"/>
    <w:semiHidden/>
    <w:unhideWhenUsed/>
    <w:rsid w:val="008D58F5"/>
    <w:rPr>
      <w:sz w:val="18"/>
      <w:szCs w:val="18"/>
    </w:rPr>
  </w:style>
  <w:style w:type="paragraph" w:styleId="a9">
    <w:name w:val="annotation text"/>
    <w:basedOn w:val="a"/>
    <w:link w:val="aa"/>
    <w:uiPriority w:val="99"/>
    <w:unhideWhenUsed/>
    <w:rsid w:val="008D58F5"/>
  </w:style>
  <w:style w:type="character" w:customStyle="1" w:styleId="aa">
    <w:name w:val="註解文字 字元"/>
    <w:basedOn w:val="a0"/>
    <w:link w:val="a9"/>
    <w:uiPriority w:val="99"/>
    <w:rsid w:val="008D58F5"/>
    <w:rPr>
      <w:rFonts w:ascii="Times New Roman" w:eastAsia="Times New Roman" w:hAnsi="Times New Roman" w:cs="Times New Roman"/>
      <w:lang w:eastAsia="zh-TW"/>
    </w:rPr>
  </w:style>
  <w:style w:type="paragraph" w:styleId="ab">
    <w:name w:val="annotation subject"/>
    <w:basedOn w:val="a9"/>
    <w:next w:val="a9"/>
    <w:link w:val="ac"/>
    <w:uiPriority w:val="99"/>
    <w:semiHidden/>
    <w:unhideWhenUsed/>
    <w:rsid w:val="008D58F5"/>
    <w:rPr>
      <w:b/>
      <w:bCs/>
    </w:rPr>
  </w:style>
  <w:style w:type="character" w:customStyle="1" w:styleId="ac">
    <w:name w:val="註解主旨 字元"/>
    <w:basedOn w:val="aa"/>
    <w:link w:val="ab"/>
    <w:uiPriority w:val="99"/>
    <w:semiHidden/>
    <w:rsid w:val="008D58F5"/>
    <w:rPr>
      <w:rFonts w:ascii="Times New Roman" w:eastAsia="Times New Roman" w:hAnsi="Times New Roman" w:cs="Times New Roman"/>
      <w:b/>
      <w:bCs/>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7.jpe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hyperlink" Target="http://ppt.cc/1yV1E" TargetMode="External"/><Relationship Id="rId7" Type="http://schemas.openxmlformats.org/officeDocument/2006/relationships/footer" Target="footer1.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gcis.nat.gov.tw/like/Plan/TechReportDetail/432"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gvm.com.tw/webonly_content_10267.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yperlink" Target="http://atiip.atri.org.tw/Report/PubReportShow.aspx?rpt_guid=f002901b-278a-4980-8028-8e51dea81cd5" TargetMode="Externa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hyperlink" Target="http://animal.coa.gov.tw/html/index_06_1_Y104.htm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www.coa.gov.tw/ws.php?id=2446815&#239;&#188;&#338;2013/05/29" TargetMode="External"/><Relationship Id="rId35" Type="http://schemas.openxmlformats.org/officeDocument/2006/relationships/hyperlink" Target="http://ppt.cc/vhfjH"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66</Pages>
  <Words>14359</Words>
  <Characters>81850</Characters>
  <Application>Microsoft Office Word</Application>
  <DocSecurity>0</DocSecurity>
  <Lines>682</Lines>
  <Paragraphs>192</Paragraphs>
  <ScaleCrop>false</ScaleCrop>
  <Company/>
  <LinksUpToDate>false</LinksUpToDate>
  <CharactersWithSpaces>96017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東海大學高階經營管理碩士在職專班（研究所）</dc:title>
  <dc:creator>U</dc:creator>
  <cp:lastModifiedBy>190498 lily</cp:lastModifiedBy>
  <cp:revision>7</cp:revision>
  <dcterms:created xsi:type="dcterms:W3CDTF">2023-11-19T10:47:00Z</dcterms:created>
  <dcterms:modified xsi:type="dcterms:W3CDTF">2023-11-19T12:32:00Z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2017-07-31T00:00:00Z</vt:filetime>
  </property>
  <property fmtid="{D5CDD505-2E9C-101B-9397-08002B2CF9AE}" pid="3" name="Creator">
    <vt:lpwstr>Microsoft® Word 2010</vt:lpwstr>
  </property>
  <property fmtid="{D5CDD505-2E9C-101B-9397-08002B2CF9AE}" pid="4" name="LastSaved">
    <vt:filetime>2023-11-19T00:00:00Z</vt:filetime>
  </property>
  <property fmtid="{D5CDD505-2E9C-101B-9397-08002B2CF9AE}" pid="5" name="Producer">
    <vt:lpwstr>Microsoft® Word 2010</vt:lpwstr>
  </property>
</Properties>
</file>